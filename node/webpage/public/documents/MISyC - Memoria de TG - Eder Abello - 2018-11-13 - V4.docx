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9600A" w14:textId="77777777" w:rsidR="003C4959" w:rsidRDefault="003C4959" w:rsidP="007F23C5">
      <w:pPr>
        <w:spacing w:before="0"/>
        <w:jc w:val="center"/>
        <w:rPr>
          <w:b/>
          <w:sz w:val="32"/>
          <w:szCs w:val="32"/>
        </w:rPr>
      </w:pPr>
      <w:bookmarkStart w:id="0" w:name="_GoBack"/>
      <w:bookmarkEnd w:id="0"/>
      <w:r w:rsidRPr="003C4959">
        <w:rPr>
          <w:b/>
          <w:sz w:val="32"/>
          <w:szCs w:val="32"/>
        </w:rPr>
        <w:t xml:space="preserve">PI1830-1-ACT-CCTV </w:t>
      </w:r>
    </w:p>
    <w:p w14:paraId="21B63700" w14:textId="77777777" w:rsidR="00026A1F" w:rsidRDefault="003C4959" w:rsidP="007F23C5">
      <w:pPr>
        <w:spacing w:before="0"/>
        <w:jc w:val="center"/>
        <w:rPr>
          <w:sz w:val="28"/>
          <w:lang w:val="es-ES"/>
        </w:rPr>
      </w:pPr>
      <w:r w:rsidRPr="003C4959">
        <w:rPr>
          <w:sz w:val="28"/>
          <w:lang w:val="es-ES"/>
        </w:rPr>
        <w:t>Identificación de actividades inusuales a partir del uso de CCTV</w:t>
      </w:r>
    </w:p>
    <w:p w14:paraId="6668CCE5" w14:textId="77777777" w:rsidR="003C4959" w:rsidRDefault="003C4959" w:rsidP="007F23C5">
      <w:pPr>
        <w:spacing w:before="0"/>
        <w:jc w:val="center"/>
        <w:rPr>
          <w:sz w:val="28"/>
          <w:lang w:val="es-ES"/>
        </w:rPr>
      </w:pPr>
    </w:p>
    <w:p w14:paraId="5D895B7C" w14:textId="77777777" w:rsidR="007F23C5" w:rsidRDefault="007F23C5" w:rsidP="007F23C5">
      <w:pPr>
        <w:spacing w:before="0"/>
        <w:jc w:val="center"/>
        <w:rPr>
          <w:sz w:val="28"/>
          <w:lang w:val="es-ES"/>
        </w:rPr>
      </w:pPr>
    </w:p>
    <w:p w14:paraId="79878C45" w14:textId="77777777" w:rsidR="007F23C5" w:rsidRDefault="007F23C5" w:rsidP="007F23C5">
      <w:pPr>
        <w:spacing w:before="0"/>
        <w:jc w:val="center"/>
        <w:rPr>
          <w:sz w:val="28"/>
          <w:lang w:val="es-ES"/>
        </w:rPr>
      </w:pPr>
    </w:p>
    <w:p w14:paraId="601D264E" w14:textId="77777777" w:rsidR="007F23C5" w:rsidRDefault="007F23C5" w:rsidP="007F23C5">
      <w:pPr>
        <w:spacing w:before="0"/>
        <w:jc w:val="center"/>
        <w:rPr>
          <w:sz w:val="28"/>
          <w:lang w:val="es-ES"/>
        </w:rPr>
      </w:pPr>
    </w:p>
    <w:p w14:paraId="59536643" w14:textId="77777777" w:rsidR="00026A1F" w:rsidRDefault="00026A1F" w:rsidP="007F23C5">
      <w:pPr>
        <w:spacing w:before="0"/>
        <w:jc w:val="center"/>
        <w:rPr>
          <w:sz w:val="28"/>
          <w:lang w:val="es-ES"/>
        </w:rPr>
      </w:pPr>
    </w:p>
    <w:p w14:paraId="6F86EFB4" w14:textId="77777777" w:rsidR="00026A1F" w:rsidRDefault="00026A1F" w:rsidP="007F23C5">
      <w:pPr>
        <w:spacing w:before="0"/>
        <w:jc w:val="center"/>
        <w:rPr>
          <w:sz w:val="28"/>
          <w:lang w:val="es-ES"/>
        </w:rPr>
      </w:pPr>
    </w:p>
    <w:p w14:paraId="26A6C4A7" w14:textId="77777777" w:rsidR="00026A1F" w:rsidRDefault="003C4959" w:rsidP="007F23C5">
      <w:pPr>
        <w:spacing w:before="0" w:after="0"/>
        <w:jc w:val="center"/>
        <w:rPr>
          <w:sz w:val="28"/>
          <w:lang w:val="es-ES"/>
        </w:rPr>
      </w:pPr>
      <w:r>
        <w:rPr>
          <w:sz w:val="28"/>
          <w:lang w:val="es-ES"/>
        </w:rPr>
        <w:t>Eder Mauricio Abello Rodríguez</w:t>
      </w:r>
    </w:p>
    <w:p w14:paraId="66D302AC" w14:textId="77777777" w:rsidR="00026A1F" w:rsidRDefault="00026A1F" w:rsidP="007F23C5">
      <w:pPr>
        <w:spacing w:before="0"/>
        <w:jc w:val="center"/>
        <w:rPr>
          <w:sz w:val="28"/>
          <w:lang w:val="es-ES"/>
        </w:rPr>
      </w:pPr>
    </w:p>
    <w:p w14:paraId="481A6FAE" w14:textId="77777777" w:rsidR="00026A1F" w:rsidRDefault="00026A1F" w:rsidP="007F23C5">
      <w:pPr>
        <w:spacing w:before="0"/>
        <w:jc w:val="center"/>
        <w:rPr>
          <w:sz w:val="28"/>
          <w:lang w:val="es-ES"/>
        </w:rPr>
      </w:pPr>
    </w:p>
    <w:p w14:paraId="393B2EF8" w14:textId="77777777" w:rsidR="00026A1F" w:rsidRDefault="00026A1F" w:rsidP="007F23C5">
      <w:pPr>
        <w:spacing w:before="0"/>
        <w:jc w:val="center"/>
        <w:rPr>
          <w:sz w:val="28"/>
          <w:lang w:val="es-ES"/>
        </w:rPr>
      </w:pPr>
    </w:p>
    <w:p w14:paraId="2E85A1E2" w14:textId="77777777" w:rsidR="007F23C5" w:rsidRDefault="007F23C5" w:rsidP="007F23C5">
      <w:pPr>
        <w:spacing w:before="0"/>
        <w:jc w:val="center"/>
        <w:rPr>
          <w:sz w:val="28"/>
          <w:lang w:val="es-ES"/>
        </w:rPr>
      </w:pPr>
    </w:p>
    <w:p w14:paraId="57A02102" w14:textId="77777777" w:rsidR="007F23C5" w:rsidRDefault="007F23C5" w:rsidP="007F23C5">
      <w:pPr>
        <w:spacing w:before="0"/>
        <w:jc w:val="center"/>
        <w:rPr>
          <w:sz w:val="28"/>
          <w:lang w:val="es-ES"/>
        </w:rPr>
      </w:pPr>
    </w:p>
    <w:p w14:paraId="351F35A0" w14:textId="77777777" w:rsidR="007F23C5" w:rsidRDefault="007F23C5" w:rsidP="007F23C5">
      <w:pPr>
        <w:spacing w:before="0"/>
        <w:jc w:val="center"/>
        <w:rPr>
          <w:sz w:val="28"/>
          <w:lang w:val="es-ES"/>
        </w:rPr>
      </w:pPr>
    </w:p>
    <w:p w14:paraId="0959042F" w14:textId="77777777" w:rsidR="00026A1F" w:rsidRDefault="00026A1F" w:rsidP="007F23C5">
      <w:pPr>
        <w:spacing w:before="0"/>
        <w:jc w:val="center"/>
        <w:rPr>
          <w:sz w:val="28"/>
          <w:lang w:val="es-ES"/>
        </w:rPr>
      </w:pPr>
    </w:p>
    <w:p w14:paraId="3702365F" w14:textId="77777777" w:rsidR="00026A1F" w:rsidRDefault="00026A1F" w:rsidP="007F23C5">
      <w:pPr>
        <w:spacing w:before="0" w:after="0"/>
        <w:jc w:val="center"/>
        <w:rPr>
          <w:sz w:val="28"/>
          <w:lang w:val="es-ES"/>
        </w:rPr>
      </w:pPr>
      <w:r>
        <w:rPr>
          <w:sz w:val="28"/>
          <w:lang w:val="es-ES"/>
        </w:rPr>
        <w:t>PONTIFICIA UNIVERSIDAD JAVERIANA</w:t>
      </w:r>
    </w:p>
    <w:p w14:paraId="6AECB64C" w14:textId="77777777" w:rsidR="00026A1F" w:rsidRDefault="00026A1F" w:rsidP="007F23C5">
      <w:pPr>
        <w:spacing w:before="0" w:after="0"/>
        <w:jc w:val="center"/>
        <w:rPr>
          <w:sz w:val="28"/>
          <w:lang w:val="es-ES"/>
        </w:rPr>
      </w:pPr>
      <w:r>
        <w:rPr>
          <w:sz w:val="28"/>
          <w:lang w:val="es-ES"/>
        </w:rPr>
        <w:t>FACULTAD DE INGENIERIA</w:t>
      </w:r>
    </w:p>
    <w:p w14:paraId="161A6F02" w14:textId="77777777" w:rsidR="00026A1F" w:rsidRDefault="005A38EF" w:rsidP="007F23C5">
      <w:pPr>
        <w:spacing w:before="0" w:after="0"/>
        <w:jc w:val="center"/>
        <w:rPr>
          <w:sz w:val="28"/>
          <w:lang w:val="es-ES"/>
        </w:rPr>
      </w:pPr>
      <w:r>
        <w:rPr>
          <w:sz w:val="28"/>
          <w:lang w:val="es-ES"/>
        </w:rPr>
        <w:t>MAESTRÍA EN INGENIERÍA DE</w:t>
      </w:r>
      <w:r w:rsidR="003C4959">
        <w:rPr>
          <w:sz w:val="28"/>
          <w:lang w:val="es-ES"/>
        </w:rPr>
        <w:t xml:space="preserve"> </w:t>
      </w:r>
      <w:r w:rsidR="00026A1F">
        <w:rPr>
          <w:sz w:val="28"/>
          <w:lang w:val="es-ES"/>
        </w:rPr>
        <w:t>SISTEMAS</w:t>
      </w:r>
      <w:r>
        <w:rPr>
          <w:sz w:val="28"/>
          <w:lang w:val="es-ES"/>
        </w:rPr>
        <w:t xml:space="preserve"> Y COMPUTACIÓN</w:t>
      </w:r>
    </w:p>
    <w:p w14:paraId="0F215AB3" w14:textId="77777777" w:rsidR="00026A1F" w:rsidRPr="009D2AA5" w:rsidRDefault="00026A1F" w:rsidP="007F23C5">
      <w:pPr>
        <w:spacing w:before="0" w:after="0"/>
        <w:jc w:val="center"/>
        <w:rPr>
          <w:sz w:val="28"/>
          <w:lang w:val="en-US"/>
        </w:rPr>
      </w:pPr>
      <w:r w:rsidRPr="009D2AA5">
        <w:rPr>
          <w:sz w:val="28"/>
          <w:lang w:val="en-US"/>
        </w:rPr>
        <w:t>BOGOTÁ, D.C.</w:t>
      </w:r>
    </w:p>
    <w:p w14:paraId="0DA136A2" w14:textId="77777777" w:rsidR="00026A1F" w:rsidRPr="009D2AA5" w:rsidRDefault="003C4959" w:rsidP="007F23C5">
      <w:pPr>
        <w:spacing w:before="0" w:after="0"/>
        <w:jc w:val="center"/>
        <w:rPr>
          <w:sz w:val="28"/>
          <w:lang w:val="en-US"/>
        </w:rPr>
      </w:pPr>
      <w:r w:rsidRPr="009D2AA5">
        <w:rPr>
          <w:sz w:val="28"/>
          <w:lang w:val="en-US"/>
        </w:rPr>
        <w:t>2018</w:t>
      </w:r>
    </w:p>
    <w:p w14:paraId="7CB9A1C4" w14:textId="77777777" w:rsidR="007378A4" w:rsidRPr="009D2AA5" w:rsidRDefault="007378A4" w:rsidP="007F23C5">
      <w:pPr>
        <w:spacing w:before="0"/>
        <w:jc w:val="center"/>
        <w:rPr>
          <w:sz w:val="28"/>
          <w:lang w:val="en-US"/>
        </w:rPr>
        <w:sectPr w:rsidR="007378A4" w:rsidRPr="009D2AA5" w:rsidSect="00D42B25">
          <w:headerReference w:type="even" r:id="rId8"/>
          <w:headerReference w:type="default" r:id="rId9"/>
          <w:footerReference w:type="even" r:id="rId10"/>
          <w:headerReference w:type="first" r:id="rId11"/>
          <w:footerReference w:type="first" r:id="rId12"/>
          <w:pgSz w:w="12240" w:h="15840" w:code="1"/>
          <w:pgMar w:top="567" w:right="851" w:bottom="1134" w:left="1134" w:header="1440" w:footer="1440" w:gutter="0"/>
          <w:cols w:space="720"/>
        </w:sectPr>
      </w:pPr>
    </w:p>
    <w:p w14:paraId="787FCFE4" w14:textId="77777777" w:rsidR="00026A1F" w:rsidRPr="009D2AA5" w:rsidRDefault="003C4959" w:rsidP="007F23C5">
      <w:pPr>
        <w:spacing w:before="0" w:after="0"/>
        <w:jc w:val="center"/>
        <w:rPr>
          <w:sz w:val="24"/>
          <w:lang w:val="en-US"/>
        </w:rPr>
      </w:pPr>
      <w:r w:rsidRPr="009D2AA5">
        <w:rPr>
          <w:sz w:val="24"/>
          <w:lang w:val="en-US"/>
        </w:rPr>
        <w:lastRenderedPageBreak/>
        <w:t>PI1830-1-ACT-CCTV</w:t>
      </w:r>
    </w:p>
    <w:p w14:paraId="5A57490D" w14:textId="77777777" w:rsidR="00026A1F" w:rsidRDefault="003C4959" w:rsidP="007F23C5">
      <w:pPr>
        <w:spacing w:before="0"/>
        <w:jc w:val="center"/>
        <w:rPr>
          <w:sz w:val="28"/>
          <w:lang w:val="es-ES"/>
        </w:rPr>
      </w:pPr>
      <w:r w:rsidRPr="003C4959">
        <w:rPr>
          <w:sz w:val="28"/>
          <w:lang w:val="es-ES"/>
        </w:rPr>
        <w:t>Identificación de actividades inusuales a partir del uso de CCTV</w:t>
      </w:r>
    </w:p>
    <w:p w14:paraId="619A4EDD" w14:textId="77777777" w:rsidR="003C4959" w:rsidRDefault="003C4959" w:rsidP="007F23C5">
      <w:pPr>
        <w:spacing w:before="0"/>
        <w:jc w:val="center"/>
        <w:rPr>
          <w:sz w:val="24"/>
          <w:lang w:val="es-ES"/>
        </w:rPr>
      </w:pPr>
    </w:p>
    <w:p w14:paraId="77D057A3" w14:textId="77777777" w:rsidR="007F23C5" w:rsidRDefault="007F23C5" w:rsidP="007F23C5">
      <w:pPr>
        <w:spacing w:before="0"/>
        <w:jc w:val="center"/>
        <w:rPr>
          <w:sz w:val="24"/>
          <w:lang w:val="es-ES"/>
        </w:rPr>
      </w:pPr>
    </w:p>
    <w:p w14:paraId="0EBF02E0" w14:textId="77777777" w:rsidR="007F23C5" w:rsidRPr="00282CA2" w:rsidRDefault="007F23C5" w:rsidP="007F23C5">
      <w:pPr>
        <w:spacing w:before="0"/>
        <w:jc w:val="center"/>
        <w:rPr>
          <w:sz w:val="24"/>
          <w:lang w:val="es-ES"/>
        </w:rPr>
      </w:pPr>
    </w:p>
    <w:p w14:paraId="50DE0C30" w14:textId="77777777" w:rsidR="00026A1F" w:rsidRPr="00282CA2" w:rsidRDefault="00026A1F" w:rsidP="007F23C5">
      <w:pPr>
        <w:spacing w:before="0"/>
        <w:jc w:val="center"/>
        <w:rPr>
          <w:sz w:val="24"/>
          <w:lang w:val="es-ES"/>
        </w:rPr>
      </w:pPr>
    </w:p>
    <w:p w14:paraId="71866BD8" w14:textId="77777777" w:rsidR="00026A1F" w:rsidRPr="00282CA2" w:rsidRDefault="00026A1F" w:rsidP="007F23C5">
      <w:pPr>
        <w:spacing w:before="0"/>
        <w:jc w:val="center"/>
        <w:rPr>
          <w:b/>
          <w:sz w:val="24"/>
          <w:lang w:val="es-ES"/>
        </w:rPr>
      </w:pPr>
      <w:r w:rsidRPr="00282CA2">
        <w:rPr>
          <w:b/>
          <w:sz w:val="24"/>
          <w:lang w:val="es-ES"/>
        </w:rPr>
        <w:t>Autor:</w:t>
      </w:r>
    </w:p>
    <w:p w14:paraId="4CE43893" w14:textId="77777777" w:rsidR="00026A1F" w:rsidRPr="00D972A2" w:rsidRDefault="003C4959" w:rsidP="00D972A2">
      <w:pPr>
        <w:spacing w:before="0" w:after="0"/>
        <w:jc w:val="center"/>
        <w:rPr>
          <w:sz w:val="28"/>
          <w:lang w:val="es-ES"/>
        </w:rPr>
      </w:pPr>
      <w:r>
        <w:rPr>
          <w:sz w:val="28"/>
          <w:lang w:val="es-ES"/>
        </w:rPr>
        <w:t>Eder Mauricio Abello Rodríguez</w:t>
      </w:r>
    </w:p>
    <w:p w14:paraId="6A5B4A06" w14:textId="77777777" w:rsidR="00026A1F" w:rsidRDefault="00026A1F" w:rsidP="007F23C5">
      <w:pPr>
        <w:spacing w:before="0"/>
        <w:jc w:val="center"/>
        <w:rPr>
          <w:sz w:val="24"/>
          <w:lang w:val="es-ES"/>
        </w:rPr>
      </w:pPr>
    </w:p>
    <w:p w14:paraId="4B33B43A" w14:textId="77777777" w:rsidR="007F23C5" w:rsidRDefault="007F23C5" w:rsidP="007F23C5">
      <w:pPr>
        <w:spacing w:before="0"/>
        <w:jc w:val="center"/>
        <w:rPr>
          <w:sz w:val="24"/>
          <w:lang w:val="es-ES"/>
        </w:rPr>
      </w:pPr>
    </w:p>
    <w:p w14:paraId="1995EC11" w14:textId="77777777" w:rsidR="007F23C5" w:rsidRDefault="007F23C5" w:rsidP="007F23C5">
      <w:pPr>
        <w:spacing w:before="0"/>
        <w:jc w:val="center"/>
        <w:rPr>
          <w:sz w:val="24"/>
          <w:lang w:val="es-ES"/>
        </w:rPr>
      </w:pPr>
    </w:p>
    <w:p w14:paraId="278DF73C" w14:textId="77777777" w:rsidR="007F23C5" w:rsidRPr="00282CA2" w:rsidRDefault="007F23C5" w:rsidP="007F23C5">
      <w:pPr>
        <w:spacing w:before="0"/>
        <w:jc w:val="center"/>
        <w:rPr>
          <w:sz w:val="24"/>
          <w:lang w:val="es-ES"/>
        </w:rPr>
      </w:pPr>
    </w:p>
    <w:p w14:paraId="0C526EF9" w14:textId="77777777" w:rsidR="00026A1F" w:rsidRPr="00282CA2" w:rsidRDefault="00026A1F" w:rsidP="007F23C5">
      <w:pPr>
        <w:spacing w:before="0"/>
        <w:jc w:val="center"/>
        <w:rPr>
          <w:sz w:val="24"/>
          <w:lang w:val="es-ES"/>
        </w:rPr>
      </w:pPr>
    </w:p>
    <w:p w14:paraId="51780672" w14:textId="77777777" w:rsidR="00026A1F" w:rsidRPr="00282CA2" w:rsidRDefault="00026A1F" w:rsidP="007F23C5">
      <w:pPr>
        <w:spacing w:before="0"/>
        <w:jc w:val="center"/>
        <w:rPr>
          <w:sz w:val="24"/>
          <w:lang w:val="es-ES"/>
        </w:rPr>
      </w:pPr>
    </w:p>
    <w:p w14:paraId="049C21E7" w14:textId="77777777" w:rsidR="005A38EF" w:rsidRDefault="005A38EF" w:rsidP="007F23C5">
      <w:pPr>
        <w:spacing w:before="0"/>
        <w:jc w:val="center"/>
        <w:rPr>
          <w:sz w:val="24"/>
          <w:lang w:val="es-ES"/>
        </w:rPr>
      </w:pPr>
      <w:r>
        <w:rPr>
          <w:sz w:val="24"/>
          <w:lang w:val="es-ES"/>
        </w:rPr>
        <w:t xml:space="preserve">MEMORIA DEL TRABAJO DE GRADO </w:t>
      </w:r>
      <w:r w:rsidR="00026A1F" w:rsidRPr="00282CA2">
        <w:rPr>
          <w:sz w:val="24"/>
          <w:lang w:val="es-ES"/>
        </w:rPr>
        <w:t>REALIZADO PARA CUMPLIR UNO DE LOS REQUISITOS PARA OPTAR AL TITULO DE</w:t>
      </w:r>
    </w:p>
    <w:p w14:paraId="74CD5044" w14:textId="77777777" w:rsidR="00026A1F" w:rsidRPr="005A38EF" w:rsidRDefault="005A38EF" w:rsidP="007F23C5">
      <w:pPr>
        <w:spacing w:before="0"/>
        <w:jc w:val="center"/>
        <w:rPr>
          <w:caps/>
          <w:sz w:val="24"/>
          <w:lang w:val="es-ES"/>
        </w:rPr>
      </w:pPr>
      <w:r w:rsidRPr="005A38EF">
        <w:rPr>
          <w:caps/>
          <w:sz w:val="24"/>
          <w:lang w:val="es-ES"/>
        </w:rPr>
        <w:t>Magíster en Ingeniería de Sistemas y Computación</w:t>
      </w:r>
    </w:p>
    <w:p w14:paraId="038D2722" w14:textId="77777777" w:rsidR="00026A1F" w:rsidRPr="00282CA2" w:rsidRDefault="00026A1F" w:rsidP="007F23C5">
      <w:pPr>
        <w:spacing w:before="0"/>
        <w:jc w:val="center"/>
        <w:rPr>
          <w:sz w:val="24"/>
          <w:lang w:val="es-ES"/>
        </w:rPr>
      </w:pPr>
    </w:p>
    <w:p w14:paraId="59230284" w14:textId="77777777" w:rsidR="00026A1F" w:rsidRPr="00282CA2" w:rsidRDefault="007378A4" w:rsidP="007F23C5">
      <w:pPr>
        <w:spacing w:before="0"/>
        <w:jc w:val="center"/>
        <w:rPr>
          <w:b/>
          <w:sz w:val="24"/>
          <w:lang w:val="es-ES"/>
        </w:rPr>
      </w:pPr>
      <w:r w:rsidRPr="00282CA2">
        <w:rPr>
          <w:b/>
          <w:sz w:val="24"/>
          <w:lang w:val="es-ES"/>
        </w:rPr>
        <w:t>Director</w:t>
      </w:r>
    </w:p>
    <w:p w14:paraId="2F246084" w14:textId="77777777" w:rsidR="007378A4" w:rsidRPr="00282CA2" w:rsidRDefault="0097461B" w:rsidP="007F23C5">
      <w:pPr>
        <w:spacing w:before="0"/>
        <w:jc w:val="center"/>
        <w:rPr>
          <w:sz w:val="24"/>
          <w:lang w:val="es-ES"/>
        </w:rPr>
      </w:pPr>
      <w:r>
        <w:rPr>
          <w:sz w:val="24"/>
          <w:lang w:val="es-ES"/>
        </w:rPr>
        <w:t xml:space="preserve">Ingeniero </w:t>
      </w:r>
      <w:r w:rsidR="003C4959">
        <w:rPr>
          <w:sz w:val="24"/>
          <w:lang w:val="es-ES"/>
        </w:rPr>
        <w:t>Enrique González Guerrero</w:t>
      </w:r>
    </w:p>
    <w:p w14:paraId="21976446" w14:textId="77777777" w:rsidR="00282CA2" w:rsidRPr="00282CA2" w:rsidRDefault="005A38EF" w:rsidP="007F23C5">
      <w:pPr>
        <w:spacing w:before="0"/>
        <w:jc w:val="center"/>
        <w:rPr>
          <w:b/>
          <w:sz w:val="24"/>
          <w:lang w:val="es-ES"/>
        </w:rPr>
      </w:pPr>
      <w:r>
        <w:rPr>
          <w:b/>
          <w:sz w:val="24"/>
          <w:lang w:val="es-ES"/>
        </w:rPr>
        <w:t>Comité de Evaluación</w:t>
      </w:r>
      <w:r w:rsidR="00282CA2" w:rsidRPr="00282CA2">
        <w:rPr>
          <w:b/>
          <w:sz w:val="24"/>
          <w:lang w:val="es-ES"/>
        </w:rPr>
        <w:t xml:space="preserve"> del Trabajo de Grado</w:t>
      </w:r>
    </w:p>
    <w:p w14:paraId="47EE8D5F" w14:textId="16AEA1C5" w:rsidR="00026A1F" w:rsidRDefault="00C1028C" w:rsidP="007F23C5">
      <w:pPr>
        <w:spacing w:before="0"/>
        <w:jc w:val="center"/>
        <w:rPr>
          <w:sz w:val="24"/>
          <w:lang w:val="es-ES"/>
        </w:rPr>
      </w:pPr>
      <w:r>
        <w:rPr>
          <w:sz w:val="24"/>
          <w:lang w:val="es-ES"/>
        </w:rPr>
        <w:t>Ingeniero César Julio Bustacara Medina</w:t>
      </w:r>
      <w:r w:rsidR="00282CA2">
        <w:rPr>
          <w:sz w:val="24"/>
          <w:lang w:val="es-ES"/>
        </w:rPr>
        <w:t xml:space="preserve"> </w:t>
      </w:r>
    </w:p>
    <w:p w14:paraId="25B25B57" w14:textId="4480C9C0" w:rsidR="00282CA2" w:rsidRDefault="004B7EF5" w:rsidP="007F23C5">
      <w:pPr>
        <w:spacing w:before="0"/>
        <w:jc w:val="center"/>
        <w:rPr>
          <w:sz w:val="24"/>
          <w:lang w:val="es-ES"/>
        </w:rPr>
      </w:pPr>
      <w:r>
        <w:rPr>
          <w:sz w:val="24"/>
          <w:lang w:val="es-ES"/>
        </w:rPr>
        <w:t>Ingeniero Carlos Alberto Parra Rodríguez</w:t>
      </w:r>
    </w:p>
    <w:p w14:paraId="4666ECAD" w14:textId="77777777" w:rsidR="00282CA2" w:rsidRDefault="0018456B" w:rsidP="007F23C5">
      <w:pPr>
        <w:spacing w:before="0"/>
        <w:jc w:val="center"/>
        <w:rPr>
          <w:b/>
          <w:sz w:val="24"/>
          <w:lang w:val="es-ES"/>
        </w:rPr>
      </w:pPr>
      <w:r w:rsidRPr="0018456B">
        <w:rPr>
          <w:b/>
          <w:sz w:val="24"/>
          <w:lang w:val="es-ES"/>
        </w:rPr>
        <w:t>Página web</w:t>
      </w:r>
      <w:r>
        <w:rPr>
          <w:b/>
          <w:sz w:val="24"/>
          <w:lang w:val="es-ES"/>
        </w:rPr>
        <w:t xml:space="preserve"> del Trabajo de Grado</w:t>
      </w:r>
    </w:p>
    <w:p w14:paraId="75927B0B" w14:textId="77777777" w:rsidR="00026A1F" w:rsidRDefault="00A73A51" w:rsidP="007F23C5">
      <w:pPr>
        <w:spacing w:before="0"/>
        <w:jc w:val="center"/>
        <w:rPr>
          <w:color w:val="0000FF"/>
          <w:sz w:val="24"/>
          <w:u w:val="single"/>
          <w:lang w:val="es-ES"/>
        </w:rPr>
      </w:pPr>
      <w:hyperlink r:id="rId13" w:history="1">
        <w:r w:rsidR="003C4959" w:rsidRPr="003F14E8">
          <w:rPr>
            <w:rStyle w:val="Hipervnculo"/>
            <w:sz w:val="24"/>
            <w:lang w:val="es-ES"/>
          </w:rPr>
          <w:t>http://pegasus.javeriana.edu.co/~PI1830-1-ACT-CCTV</w:t>
        </w:r>
      </w:hyperlink>
    </w:p>
    <w:p w14:paraId="0F8738CE" w14:textId="77777777" w:rsidR="003C4959" w:rsidRPr="00282CA2" w:rsidRDefault="003C4959" w:rsidP="007F23C5">
      <w:pPr>
        <w:spacing w:before="0"/>
        <w:jc w:val="center"/>
        <w:rPr>
          <w:sz w:val="24"/>
          <w:lang w:val="es-ES"/>
        </w:rPr>
      </w:pPr>
    </w:p>
    <w:p w14:paraId="519AE837" w14:textId="77777777" w:rsidR="00026A1F" w:rsidRPr="00282CA2" w:rsidRDefault="00026A1F" w:rsidP="007F23C5">
      <w:pPr>
        <w:spacing w:before="0" w:after="0"/>
        <w:jc w:val="center"/>
        <w:rPr>
          <w:sz w:val="24"/>
          <w:lang w:val="es-ES"/>
        </w:rPr>
      </w:pPr>
      <w:r w:rsidRPr="00282CA2">
        <w:rPr>
          <w:sz w:val="24"/>
          <w:lang w:val="es-ES"/>
        </w:rPr>
        <w:t>PONTIFICIA UNIVERSIDAD JAVERIANA</w:t>
      </w:r>
    </w:p>
    <w:p w14:paraId="3ECB545B" w14:textId="77777777" w:rsidR="00026A1F" w:rsidRPr="00282CA2" w:rsidRDefault="00026A1F" w:rsidP="007F23C5">
      <w:pPr>
        <w:spacing w:before="0" w:after="0"/>
        <w:jc w:val="center"/>
        <w:rPr>
          <w:sz w:val="24"/>
          <w:lang w:val="es-ES"/>
        </w:rPr>
      </w:pPr>
      <w:r w:rsidRPr="00282CA2">
        <w:rPr>
          <w:sz w:val="24"/>
          <w:lang w:val="es-ES"/>
        </w:rPr>
        <w:t>FACULTAD DE INGENIERIA</w:t>
      </w:r>
    </w:p>
    <w:p w14:paraId="197000C0" w14:textId="77777777" w:rsidR="00026A1F" w:rsidRPr="00282CA2" w:rsidRDefault="005A38EF" w:rsidP="007F23C5">
      <w:pPr>
        <w:spacing w:before="0" w:after="0"/>
        <w:jc w:val="center"/>
        <w:rPr>
          <w:sz w:val="24"/>
          <w:lang w:val="es-ES"/>
        </w:rPr>
      </w:pPr>
      <w:r>
        <w:rPr>
          <w:sz w:val="24"/>
          <w:lang w:val="es-ES"/>
        </w:rPr>
        <w:t>MAESTRÍA EN</w:t>
      </w:r>
      <w:r w:rsidR="00026A1F" w:rsidRPr="00282CA2">
        <w:rPr>
          <w:sz w:val="24"/>
          <w:lang w:val="es-ES"/>
        </w:rPr>
        <w:t xml:space="preserve"> INGENIERIA DE SISTEMAS</w:t>
      </w:r>
      <w:r>
        <w:rPr>
          <w:sz w:val="24"/>
          <w:lang w:val="es-ES"/>
        </w:rPr>
        <w:t xml:space="preserve"> Y COMPUTACIÓN</w:t>
      </w:r>
    </w:p>
    <w:p w14:paraId="78D9897B" w14:textId="77777777" w:rsidR="00026A1F" w:rsidRPr="00282CA2" w:rsidRDefault="00026A1F" w:rsidP="007F23C5">
      <w:pPr>
        <w:spacing w:before="0" w:after="0"/>
        <w:jc w:val="center"/>
        <w:rPr>
          <w:sz w:val="24"/>
          <w:lang w:val="es-ES"/>
        </w:rPr>
      </w:pPr>
      <w:r w:rsidRPr="00282CA2">
        <w:rPr>
          <w:sz w:val="24"/>
          <w:lang w:val="es-ES"/>
        </w:rPr>
        <w:t>BOGOTÁ, D.C.</w:t>
      </w:r>
    </w:p>
    <w:p w14:paraId="4C7C3BAE" w14:textId="77777777" w:rsidR="0018456B" w:rsidRPr="00282CA2" w:rsidRDefault="003C4959" w:rsidP="0018456B">
      <w:pPr>
        <w:spacing w:before="0" w:after="0"/>
        <w:jc w:val="center"/>
        <w:rPr>
          <w:sz w:val="24"/>
          <w:lang w:val="es-ES"/>
        </w:rPr>
      </w:pPr>
      <w:r>
        <w:rPr>
          <w:sz w:val="24"/>
          <w:lang w:val="es-ES"/>
        </w:rPr>
        <w:t>NOVIEMBRE</w:t>
      </w:r>
      <w:r w:rsidR="00026A1F" w:rsidRPr="00282CA2">
        <w:rPr>
          <w:sz w:val="24"/>
          <w:lang w:val="es-ES"/>
        </w:rPr>
        <w:t>,</w:t>
      </w:r>
      <w:r>
        <w:rPr>
          <w:sz w:val="24"/>
          <w:lang w:val="es-ES"/>
        </w:rPr>
        <w:t xml:space="preserve"> 2018</w:t>
      </w:r>
    </w:p>
    <w:p w14:paraId="550A4FC3" w14:textId="77777777" w:rsidR="00026A1F" w:rsidRDefault="00026A1F" w:rsidP="00026A1F">
      <w:pPr>
        <w:jc w:val="center"/>
        <w:rPr>
          <w:sz w:val="28"/>
          <w:lang w:val="es-ES"/>
        </w:rPr>
      </w:pPr>
    </w:p>
    <w:p w14:paraId="07A2C59C" w14:textId="77777777" w:rsidR="00E66C10" w:rsidRPr="00282CA2" w:rsidRDefault="00E66C10" w:rsidP="00E66C10">
      <w:pPr>
        <w:spacing w:before="0" w:after="0"/>
        <w:jc w:val="center"/>
        <w:rPr>
          <w:b/>
          <w:sz w:val="32"/>
          <w:szCs w:val="24"/>
          <w:lang w:val="es-ES" w:eastAsia="es-ES"/>
        </w:rPr>
      </w:pPr>
      <w:r w:rsidRPr="00282CA2">
        <w:rPr>
          <w:b/>
          <w:color w:val="000000"/>
          <w:sz w:val="24"/>
          <w:lang w:val="es-CR" w:eastAsia="es-ES"/>
        </w:rPr>
        <w:t>PONTIFICIA UNIVERSIDAD JAVERIANA</w:t>
      </w:r>
    </w:p>
    <w:p w14:paraId="0A839604" w14:textId="77777777" w:rsidR="00E66C10" w:rsidRPr="00E66C10" w:rsidRDefault="00E66C10" w:rsidP="00E66C10">
      <w:pPr>
        <w:spacing w:before="0" w:after="0"/>
        <w:jc w:val="center"/>
        <w:rPr>
          <w:b/>
          <w:sz w:val="32"/>
          <w:szCs w:val="24"/>
          <w:lang w:val="es-ES" w:eastAsia="es-ES"/>
        </w:rPr>
      </w:pPr>
      <w:r w:rsidRPr="00E66C10">
        <w:rPr>
          <w:b/>
          <w:color w:val="000000"/>
          <w:sz w:val="24"/>
          <w:lang w:val="es-CR" w:eastAsia="es-ES"/>
        </w:rPr>
        <w:t>FACULTAD DE INGENIERIA</w:t>
      </w:r>
    </w:p>
    <w:p w14:paraId="751ECE99" w14:textId="77777777" w:rsidR="00E66C10" w:rsidRPr="00282CA2" w:rsidRDefault="0062008C" w:rsidP="00E66C10">
      <w:pPr>
        <w:spacing w:before="0" w:after="0"/>
        <w:jc w:val="center"/>
        <w:rPr>
          <w:b/>
          <w:color w:val="000000"/>
          <w:sz w:val="24"/>
          <w:lang w:val="es-CR" w:eastAsia="es-ES"/>
        </w:rPr>
      </w:pPr>
      <w:r>
        <w:rPr>
          <w:b/>
          <w:color w:val="000000"/>
          <w:sz w:val="24"/>
          <w:lang w:val="es-CR" w:eastAsia="es-ES"/>
        </w:rPr>
        <w:t xml:space="preserve">MAESTRÍA EN INGENIERÍA DE </w:t>
      </w:r>
      <w:r w:rsidR="00E66C10" w:rsidRPr="00E66C10">
        <w:rPr>
          <w:b/>
          <w:color w:val="000000"/>
          <w:sz w:val="24"/>
          <w:lang w:val="es-CR" w:eastAsia="es-ES"/>
        </w:rPr>
        <w:t>SISTEMAS</w:t>
      </w:r>
      <w:r>
        <w:rPr>
          <w:b/>
          <w:color w:val="000000"/>
          <w:sz w:val="24"/>
          <w:lang w:val="es-CR" w:eastAsia="es-ES"/>
        </w:rPr>
        <w:t xml:space="preserve"> Y COMPUTACIÓN</w:t>
      </w:r>
    </w:p>
    <w:p w14:paraId="39E8B7CC" w14:textId="77777777" w:rsidR="00E66C10" w:rsidRPr="00E66C10" w:rsidRDefault="00E66C10" w:rsidP="00E66C10">
      <w:pPr>
        <w:spacing w:before="100" w:beforeAutospacing="1" w:after="100" w:afterAutospacing="1"/>
        <w:jc w:val="center"/>
        <w:rPr>
          <w:sz w:val="32"/>
          <w:szCs w:val="24"/>
          <w:lang w:val="es-ES" w:eastAsia="es-ES"/>
        </w:rPr>
      </w:pPr>
    </w:p>
    <w:p w14:paraId="2FDFDC76" w14:textId="77777777" w:rsidR="00E66C10" w:rsidRPr="00282CA2" w:rsidRDefault="00E66C10" w:rsidP="00E66C10">
      <w:pPr>
        <w:spacing w:before="100" w:beforeAutospacing="1" w:after="100" w:afterAutospacing="1"/>
        <w:jc w:val="center"/>
        <w:rPr>
          <w:b/>
          <w:color w:val="000000"/>
          <w:sz w:val="24"/>
          <w:lang w:val="es-CR" w:eastAsia="es-ES"/>
        </w:rPr>
      </w:pPr>
    </w:p>
    <w:p w14:paraId="3A195C0E" w14:textId="77777777" w:rsidR="00282CA2" w:rsidRPr="00282CA2" w:rsidRDefault="00282CA2" w:rsidP="00E66C10">
      <w:pPr>
        <w:spacing w:before="100" w:beforeAutospacing="1" w:after="100" w:afterAutospacing="1"/>
        <w:jc w:val="center"/>
        <w:rPr>
          <w:b/>
          <w:color w:val="000000"/>
          <w:sz w:val="24"/>
          <w:lang w:val="es-CR" w:eastAsia="es-ES"/>
        </w:rPr>
      </w:pPr>
    </w:p>
    <w:p w14:paraId="79ED5FF9" w14:textId="77777777" w:rsidR="00282CA2" w:rsidRPr="00282CA2" w:rsidRDefault="00282CA2" w:rsidP="00E66C10">
      <w:pPr>
        <w:spacing w:before="100" w:beforeAutospacing="1" w:after="100" w:afterAutospacing="1"/>
        <w:jc w:val="center"/>
        <w:rPr>
          <w:b/>
          <w:color w:val="000000"/>
          <w:sz w:val="24"/>
          <w:lang w:val="es-CR" w:eastAsia="es-ES"/>
        </w:rPr>
      </w:pPr>
    </w:p>
    <w:p w14:paraId="2287B9F6" w14:textId="77777777" w:rsidR="00282CA2" w:rsidRPr="00282CA2" w:rsidRDefault="00282CA2" w:rsidP="00E66C10">
      <w:pPr>
        <w:spacing w:before="100" w:beforeAutospacing="1" w:after="100" w:afterAutospacing="1"/>
        <w:jc w:val="center"/>
        <w:rPr>
          <w:b/>
          <w:color w:val="000000"/>
          <w:sz w:val="24"/>
          <w:lang w:val="es-CR" w:eastAsia="es-ES"/>
        </w:rPr>
      </w:pPr>
    </w:p>
    <w:p w14:paraId="4BF5D86D" w14:textId="77777777" w:rsidR="00282CA2" w:rsidRPr="00282CA2" w:rsidRDefault="00282CA2" w:rsidP="00E66C10">
      <w:pPr>
        <w:spacing w:before="100" w:beforeAutospacing="1" w:after="100" w:afterAutospacing="1"/>
        <w:jc w:val="center"/>
        <w:rPr>
          <w:b/>
          <w:color w:val="000000"/>
          <w:sz w:val="24"/>
          <w:lang w:val="es-CR" w:eastAsia="es-ES"/>
        </w:rPr>
      </w:pPr>
    </w:p>
    <w:p w14:paraId="317CA112" w14:textId="77777777" w:rsidR="00E66C10" w:rsidRPr="00282CA2" w:rsidRDefault="00E66C10" w:rsidP="00E66C10">
      <w:pPr>
        <w:spacing w:before="100" w:beforeAutospacing="1" w:after="100" w:afterAutospacing="1"/>
        <w:jc w:val="center"/>
        <w:rPr>
          <w:b/>
          <w:color w:val="000000"/>
          <w:sz w:val="24"/>
          <w:lang w:val="es-CR" w:eastAsia="es-ES"/>
        </w:rPr>
      </w:pPr>
    </w:p>
    <w:p w14:paraId="153BF05B" w14:textId="77777777" w:rsidR="00E66C10" w:rsidRPr="00282CA2" w:rsidRDefault="00282CA2" w:rsidP="00E66C10">
      <w:pPr>
        <w:spacing w:before="100" w:beforeAutospacing="1" w:after="100" w:afterAutospacing="1"/>
        <w:jc w:val="center"/>
        <w:rPr>
          <w:b/>
          <w:color w:val="000000"/>
          <w:sz w:val="24"/>
          <w:lang w:val="es-CR" w:eastAsia="es-ES"/>
        </w:rPr>
      </w:pPr>
      <w:r w:rsidRPr="00282CA2">
        <w:rPr>
          <w:b/>
          <w:color w:val="000000"/>
          <w:sz w:val="24"/>
          <w:lang w:val="es-CR" w:eastAsia="es-ES"/>
        </w:rPr>
        <w:t>Rector Magnífico</w:t>
      </w:r>
    </w:p>
    <w:p w14:paraId="37808B1B" w14:textId="77777777" w:rsidR="00E66C10" w:rsidRPr="00E66C10" w:rsidRDefault="0062008C" w:rsidP="00E66C10">
      <w:pPr>
        <w:spacing w:before="100" w:beforeAutospacing="1" w:after="100" w:afterAutospacing="1"/>
        <w:jc w:val="center"/>
        <w:rPr>
          <w:sz w:val="32"/>
          <w:szCs w:val="24"/>
          <w:lang w:val="es-ES" w:eastAsia="es-ES"/>
        </w:rPr>
      </w:pPr>
      <w:r>
        <w:rPr>
          <w:color w:val="000000"/>
          <w:sz w:val="24"/>
          <w:lang w:val="es-CR" w:eastAsia="es-ES"/>
        </w:rPr>
        <w:t xml:space="preserve">Jorge Humberto </w:t>
      </w:r>
      <w:r w:rsidR="00ED0B46">
        <w:rPr>
          <w:color w:val="000000"/>
          <w:sz w:val="24"/>
          <w:lang w:val="es-CR" w:eastAsia="es-ES"/>
        </w:rPr>
        <w:t>Peláez</w:t>
      </w:r>
      <w:r>
        <w:rPr>
          <w:color w:val="000000"/>
          <w:sz w:val="24"/>
          <w:lang w:val="es-CR" w:eastAsia="es-ES"/>
        </w:rPr>
        <w:t>,</w:t>
      </w:r>
      <w:r w:rsidR="00282CA2" w:rsidRPr="00282CA2">
        <w:rPr>
          <w:color w:val="000000"/>
          <w:sz w:val="24"/>
          <w:lang w:val="es-CR" w:eastAsia="es-ES"/>
        </w:rPr>
        <w:t xml:space="preserve"> </w:t>
      </w:r>
      <w:r w:rsidR="00E66C10" w:rsidRPr="00E66C10">
        <w:rPr>
          <w:color w:val="000000"/>
          <w:sz w:val="24"/>
          <w:lang w:val="es-CR" w:eastAsia="es-ES"/>
        </w:rPr>
        <w:t>S.J.</w:t>
      </w:r>
    </w:p>
    <w:p w14:paraId="59655F8D" w14:textId="77777777" w:rsidR="00E66C10" w:rsidRPr="00282CA2" w:rsidRDefault="00E66C10" w:rsidP="00E66C10">
      <w:pPr>
        <w:spacing w:before="100" w:beforeAutospacing="1" w:after="100" w:afterAutospacing="1"/>
        <w:jc w:val="center"/>
        <w:rPr>
          <w:b/>
          <w:color w:val="000000"/>
          <w:sz w:val="24"/>
          <w:lang w:val="es-CR" w:eastAsia="es-ES"/>
        </w:rPr>
      </w:pPr>
      <w:r w:rsidRPr="00E66C10">
        <w:rPr>
          <w:b/>
          <w:color w:val="000000"/>
          <w:sz w:val="24"/>
          <w:lang w:val="es-CR" w:eastAsia="es-ES"/>
        </w:rPr>
        <w:t xml:space="preserve">Decano </w:t>
      </w:r>
      <w:r w:rsidR="00282CA2" w:rsidRPr="00282CA2">
        <w:rPr>
          <w:b/>
          <w:color w:val="000000"/>
          <w:sz w:val="24"/>
          <w:lang w:val="es-CR" w:eastAsia="es-ES"/>
        </w:rPr>
        <w:t>Facultad de Ingeniería</w:t>
      </w:r>
    </w:p>
    <w:p w14:paraId="210F8EC6" w14:textId="77777777" w:rsidR="00E66C10" w:rsidRPr="00E66C10" w:rsidRDefault="00E66C10" w:rsidP="00E66C10">
      <w:pPr>
        <w:spacing w:before="100" w:beforeAutospacing="1" w:after="100" w:afterAutospacing="1"/>
        <w:jc w:val="center"/>
        <w:rPr>
          <w:sz w:val="32"/>
          <w:szCs w:val="24"/>
          <w:lang w:val="es-ES" w:eastAsia="es-ES"/>
        </w:rPr>
      </w:pPr>
      <w:r w:rsidRPr="00E66C10">
        <w:rPr>
          <w:color w:val="000000"/>
          <w:sz w:val="24"/>
          <w:lang w:val="es-CR" w:eastAsia="es-ES"/>
        </w:rPr>
        <w:t xml:space="preserve">Ingeniero </w:t>
      </w:r>
      <w:r w:rsidR="003C4959">
        <w:rPr>
          <w:color w:val="000000"/>
          <w:sz w:val="24"/>
          <w:lang w:val="es-CR" w:eastAsia="es-ES"/>
        </w:rPr>
        <w:t>Lope Hugo Barrero Solano</w:t>
      </w:r>
    </w:p>
    <w:p w14:paraId="6CE500A4" w14:textId="77777777" w:rsidR="00E66C10" w:rsidRPr="00282CA2" w:rsidRDefault="00E66C10" w:rsidP="00E66C10">
      <w:pPr>
        <w:spacing w:before="100" w:beforeAutospacing="1" w:after="100" w:afterAutospacing="1"/>
        <w:jc w:val="center"/>
        <w:rPr>
          <w:b/>
          <w:color w:val="000000"/>
          <w:sz w:val="24"/>
          <w:lang w:val="es-CR" w:eastAsia="es-ES"/>
        </w:rPr>
      </w:pPr>
      <w:r w:rsidRPr="00E66C10">
        <w:rPr>
          <w:b/>
          <w:color w:val="000000"/>
          <w:sz w:val="24"/>
          <w:lang w:val="es-CR" w:eastAsia="es-ES"/>
        </w:rPr>
        <w:t>Director</w:t>
      </w:r>
      <w:r w:rsidR="00F42537">
        <w:rPr>
          <w:b/>
          <w:color w:val="000000"/>
          <w:sz w:val="24"/>
          <w:lang w:val="es-CR" w:eastAsia="es-ES"/>
        </w:rPr>
        <w:t xml:space="preserve"> </w:t>
      </w:r>
      <w:r w:rsidR="005A38EF">
        <w:rPr>
          <w:b/>
          <w:color w:val="000000"/>
          <w:sz w:val="24"/>
          <w:lang w:val="es-CR" w:eastAsia="es-ES"/>
        </w:rPr>
        <w:t>Maestría en</w:t>
      </w:r>
      <w:r w:rsidR="00282CA2" w:rsidRPr="00282CA2">
        <w:rPr>
          <w:b/>
          <w:color w:val="000000"/>
          <w:sz w:val="24"/>
          <w:lang w:val="es-CR" w:eastAsia="es-ES"/>
        </w:rPr>
        <w:t xml:space="preserve"> Ingeniería de Sistemas</w:t>
      </w:r>
      <w:r w:rsidR="005A38EF">
        <w:rPr>
          <w:b/>
          <w:color w:val="000000"/>
          <w:sz w:val="24"/>
          <w:lang w:val="es-CR" w:eastAsia="es-ES"/>
        </w:rPr>
        <w:t xml:space="preserve"> y Computación</w:t>
      </w:r>
    </w:p>
    <w:p w14:paraId="2856950E" w14:textId="77777777" w:rsidR="00F42537" w:rsidRPr="00E66C10" w:rsidRDefault="00E66C10" w:rsidP="00F42537">
      <w:pPr>
        <w:spacing w:before="100" w:beforeAutospacing="1" w:after="100" w:afterAutospacing="1"/>
        <w:jc w:val="center"/>
        <w:rPr>
          <w:sz w:val="32"/>
          <w:szCs w:val="24"/>
          <w:lang w:val="es-ES" w:eastAsia="es-ES"/>
        </w:rPr>
      </w:pPr>
      <w:r w:rsidRPr="00E66C10">
        <w:rPr>
          <w:color w:val="000000"/>
          <w:sz w:val="24"/>
          <w:lang w:val="es-CR" w:eastAsia="es-ES"/>
        </w:rPr>
        <w:t>Ingenier</w:t>
      </w:r>
      <w:r w:rsidR="0062008C">
        <w:rPr>
          <w:color w:val="000000"/>
          <w:sz w:val="24"/>
          <w:lang w:val="es-CR" w:eastAsia="es-ES"/>
        </w:rPr>
        <w:t>a</w:t>
      </w:r>
      <w:r w:rsidRPr="00E66C10">
        <w:rPr>
          <w:color w:val="000000"/>
          <w:sz w:val="24"/>
          <w:lang w:val="es-CR" w:eastAsia="es-ES"/>
        </w:rPr>
        <w:t xml:space="preserve"> </w:t>
      </w:r>
      <w:r w:rsidR="0062008C">
        <w:rPr>
          <w:color w:val="000000"/>
          <w:sz w:val="24"/>
          <w:lang w:val="es-ES" w:eastAsia="es-ES"/>
        </w:rPr>
        <w:t>Angela Carrillo Ramos</w:t>
      </w:r>
    </w:p>
    <w:p w14:paraId="1CA10F22" w14:textId="77777777" w:rsidR="00282CA2" w:rsidRPr="00282CA2" w:rsidRDefault="00E66C10" w:rsidP="00E66C10">
      <w:pPr>
        <w:spacing w:before="100" w:beforeAutospacing="1" w:after="100" w:afterAutospacing="1"/>
        <w:jc w:val="center"/>
        <w:rPr>
          <w:b/>
          <w:color w:val="000000"/>
          <w:sz w:val="24"/>
          <w:lang w:val="es-ES" w:eastAsia="es-ES"/>
        </w:rPr>
      </w:pPr>
      <w:r w:rsidRPr="00E66C10">
        <w:rPr>
          <w:b/>
          <w:color w:val="000000"/>
          <w:sz w:val="24"/>
          <w:lang w:val="es-ES" w:eastAsia="es-ES"/>
        </w:rPr>
        <w:t>Director Departam</w:t>
      </w:r>
      <w:r w:rsidR="00282CA2" w:rsidRPr="00282CA2">
        <w:rPr>
          <w:b/>
          <w:color w:val="000000"/>
          <w:sz w:val="24"/>
          <w:lang w:val="es-ES" w:eastAsia="es-ES"/>
        </w:rPr>
        <w:t>ento de Ingeniería de Sistemas</w:t>
      </w:r>
    </w:p>
    <w:p w14:paraId="69CE450B" w14:textId="77777777" w:rsidR="00E66C10" w:rsidRPr="00E66C10" w:rsidRDefault="00E66C10" w:rsidP="00E66C10">
      <w:pPr>
        <w:spacing w:before="100" w:beforeAutospacing="1" w:after="100" w:afterAutospacing="1"/>
        <w:jc w:val="center"/>
        <w:rPr>
          <w:sz w:val="32"/>
          <w:szCs w:val="24"/>
          <w:lang w:val="es-ES" w:eastAsia="es-ES"/>
        </w:rPr>
      </w:pPr>
      <w:r w:rsidRPr="00E66C10">
        <w:rPr>
          <w:color w:val="000000"/>
          <w:sz w:val="24"/>
          <w:lang w:val="es-ES" w:eastAsia="es-ES"/>
        </w:rPr>
        <w:t xml:space="preserve">Ingeniero </w:t>
      </w:r>
      <w:r w:rsidR="00ED0B46">
        <w:rPr>
          <w:color w:val="000000"/>
          <w:sz w:val="24"/>
          <w:lang w:val="es-ES" w:eastAsia="es-ES"/>
        </w:rPr>
        <w:t xml:space="preserve">Efraín </w:t>
      </w:r>
      <w:r w:rsidR="00095A07">
        <w:rPr>
          <w:color w:val="000000"/>
          <w:sz w:val="24"/>
          <w:lang w:val="es-ES" w:eastAsia="es-ES"/>
        </w:rPr>
        <w:t>Ortiz</w:t>
      </w:r>
      <w:r w:rsidR="00ED0B46">
        <w:rPr>
          <w:color w:val="000000"/>
          <w:sz w:val="24"/>
          <w:lang w:val="es-ES" w:eastAsia="es-ES"/>
        </w:rPr>
        <w:t xml:space="preserve"> Pabón</w:t>
      </w:r>
    </w:p>
    <w:p w14:paraId="293BB1F5" w14:textId="77777777" w:rsidR="007378A4" w:rsidRDefault="007378A4" w:rsidP="00026A1F">
      <w:pPr>
        <w:jc w:val="center"/>
        <w:rPr>
          <w:sz w:val="28"/>
          <w:lang w:val="es-ES"/>
        </w:rPr>
      </w:pPr>
    </w:p>
    <w:p w14:paraId="7226BA40" w14:textId="77777777" w:rsidR="00282CA2" w:rsidRDefault="00282CA2" w:rsidP="00282CA2">
      <w:pPr>
        <w:spacing w:before="100" w:beforeAutospacing="1" w:after="100" w:afterAutospacing="1"/>
        <w:rPr>
          <w:sz w:val="28"/>
          <w:lang w:val="es-ES"/>
        </w:rPr>
      </w:pPr>
    </w:p>
    <w:p w14:paraId="52C41692" w14:textId="77777777" w:rsidR="00282CA2" w:rsidRDefault="00282CA2" w:rsidP="00282CA2">
      <w:pPr>
        <w:spacing w:before="100" w:beforeAutospacing="1" w:after="100" w:afterAutospacing="1"/>
        <w:rPr>
          <w:sz w:val="28"/>
          <w:lang w:val="es-ES"/>
        </w:rPr>
      </w:pPr>
    </w:p>
    <w:p w14:paraId="47A2B97A" w14:textId="77777777" w:rsidR="00282CA2" w:rsidRPr="00282CA2" w:rsidRDefault="00282CA2" w:rsidP="00282CA2">
      <w:pPr>
        <w:spacing w:before="100" w:beforeAutospacing="1" w:after="100" w:afterAutospacing="1"/>
        <w:rPr>
          <w:b/>
          <w:sz w:val="24"/>
          <w:szCs w:val="28"/>
          <w:lang w:val="es-ES" w:eastAsia="es-ES"/>
        </w:rPr>
      </w:pPr>
      <w:r w:rsidRPr="00282CA2">
        <w:rPr>
          <w:b/>
          <w:color w:val="000000"/>
          <w:sz w:val="24"/>
          <w:szCs w:val="28"/>
          <w:lang w:val="es-CR" w:eastAsia="es-ES"/>
        </w:rPr>
        <w:lastRenderedPageBreak/>
        <w:t xml:space="preserve">Artículo 23 de la Resolución No. 1 de </w:t>
      </w:r>
      <w:r w:rsidR="00577515" w:rsidRPr="00282CA2">
        <w:rPr>
          <w:b/>
          <w:color w:val="000000"/>
          <w:sz w:val="24"/>
          <w:szCs w:val="28"/>
          <w:lang w:val="es-CR" w:eastAsia="es-ES"/>
        </w:rPr>
        <w:t>junio</w:t>
      </w:r>
      <w:r w:rsidRPr="00282CA2">
        <w:rPr>
          <w:b/>
          <w:color w:val="000000"/>
          <w:sz w:val="24"/>
          <w:szCs w:val="28"/>
          <w:lang w:val="es-CR" w:eastAsia="es-ES"/>
        </w:rPr>
        <w:t xml:space="preserve"> de 1946</w:t>
      </w:r>
    </w:p>
    <w:p w14:paraId="48B26060" w14:textId="77777777" w:rsidR="00282CA2" w:rsidRDefault="00282CA2" w:rsidP="00282CA2">
      <w:pPr>
        <w:spacing w:before="100" w:beforeAutospacing="1" w:after="100" w:afterAutospacing="1"/>
        <w:jc w:val="left"/>
        <w:rPr>
          <w:rStyle w:val="nfasis"/>
          <w:lang w:val="es-CR" w:eastAsia="es-ES"/>
        </w:rPr>
      </w:pPr>
      <w:r w:rsidRPr="00282CA2">
        <w:rPr>
          <w:rStyle w:val="nfasis"/>
          <w:lang w:val="es-CR" w:eastAsia="es-ES"/>
        </w:rPr>
        <w:t>“La Universidad no se hace responsable de los conceptos emitidos por sus alumnos en sus proyectos de grado. Sólo velará porque no se publique nada contrario al dogma y la moral católica y porque no contengan ataques o polémicas puramente personales. Antes bien, que se vean en ellos el anhelo de buscar la verdad y la Justicia”</w:t>
      </w:r>
    </w:p>
    <w:p w14:paraId="7E2821A8" w14:textId="77777777" w:rsidR="008F02FE" w:rsidRDefault="008F02FE">
      <w:pPr>
        <w:spacing w:before="0" w:after="0"/>
        <w:jc w:val="left"/>
        <w:rPr>
          <w:rStyle w:val="nfasis"/>
          <w:lang w:val="es-CR" w:eastAsia="es-ES"/>
        </w:rPr>
      </w:pPr>
      <w:r>
        <w:rPr>
          <w:rStyle w:val="nfasis"/>
          <w:lang w:val="es-CR" w:eastAsia="es-ES"/>
        </w:rPr>
        <w:br w:type="page"/>
      </w:r>
    </w:p>
    <w:p w14:paraId="64A0219D" w14:textId="77777777" w:rsidR="008F02FE" w:rsidRPr="002B0C29" w:rsidRDefault="008F02FE" w:rsidP="00497053">
      <w:pPr>
        <w:pStyle w:val="Ttulo1"/>
        <w:rPr>
          <w:rStyle w:val="nfasis"/>
          <w:i w:val="0"/>
          <w:szCs w:val="28"/>
          <w:lang w:val="es-CR" w:eastAsia="es-ES"/>
        </w:rPr>
      </w:pPr>
      <w:bookmarkStart w:id="1" w:name="_Toc531325684"/>
      <w:r w:rsidRPr="002B0C29">
        <w:rPr>
          <w:rStyle w:val="nfasis"/>
          <w:i w:val="0"/>
          <w:szCs w:val="28"/>
          <w:lang w:val="es-CR" w:eastAsia="es-ES"/>
        </w:rPr>
        <w:lastRenderedPageBreak/>
        <w:t>A</w:t>
      </w:r>
      <w:r w:rsidR="001B04DD">
        <w:rPr>
          <w:rStyle w:val="nfasis"/>
          <w:i w:val="0"/>
          <w:szCs w:val="28"/>
          <w:lang w:val="es-CR" w:eastAsia="es-ES"/>
        </w:rPr>
        <w:t>gradecimientos</w:t>
      </w:r>
      <w:bookmarkEnd w:id="1"/>
    </w:p>
    <w:p w14:paraId="6E368057" w14:textId="77777777" w:rsidR="00AA7DAA" w:rsidRDefault="00AA7DAA" w:rsidP="007F47C4">
      <w:pPr>
        <w:spacing w:before="100" w:beforeAutospacing="1" w:after="100" w:afterAutospacing="1"/>
        <w:rPr>
          <w:rStyle w:val="nfasis"/>
          <w:i w:val="0"/>
          <w:lang w:val="es-CR" w:eastAsia="es-ES"/>
        </w:rPr>
      </w:pPr>
    </w:p>
    <w:p w14:paraId="3BE6708F" w14:textId="77777777" w:rsidR="00FA74F4" w:rsidRDefault="0035343C" w:rsidP="00BD4E36">
      <w:pPr>
        <w:rPr>
          <w:rStyle w:val="nfasis"/>
          <w:i w:val="0"/>
          <w:lang w:val="es-CR" w:eastAsia="es-ES"/>
        </w:rPr>
      </w:pPr>
      <w:r>
        <w:rPr>
          <w:rStyle w:val="nfasis"/>
          <w:i w:val="0"/>
          <w:lang w:val="es-CR" w:eastAsia="es-ES"/>
        </w:rPr>
        <w:t>Deseo reconocer de manera especial mi agradecimiento a</w:t>
      </w:r>
      <w:r w:rsidR="00FA74F4">
        <w:rPr>
          <w:rStyle w:val="nfasis"/>
          <w:i w:val="0"/>
          <w:lang w:val="es-CR" w:eastAsia="es-ES"/>
        </w:rPr>
        <w:t xml:space="preserve"> mi tutor, el profesor Enrique González Guerrero, que estuvo aportando</w:t>
      </w:r>
      <w:r w:rsidR="00AA7DAA">
        <w:rPr>
          <w:rStyle w:val="nfasis"/>
          <w:i w:val="0"/>
          <w:lang w:val="es-CR" w:eastAsia="es-ES"/>
        </w:rPr>
        <w:t xml:space="preserve"> constantemente</w:t>
      </w:r>
      <w:r w:rsidR="00FA74F4">
        <w:rPr>
          <w:rStyle w:val="nfasis"/>
          <w:i w:val="0"/>
          <w:lang w:val="es-CR" w:eastAsia="es-ES"/>
        </w:rPr>
        <w:t xml:space="preserve"> con su conocimiento y experiencia al desarrollo d</w:t>
      </w:r>
      <w:r w:rsidR="00AA7DAA">
        <w:rPr>
          <w:rStyle w:val="nfasis"/>
          <w:i w:val="0"/>
          <w:lang w:val="es-CR" w:eastAsia="es-ES"/>
        </w:rPr>
        <w:t>el trabajo de investigación</w:t>
      </w:r>
      <w:r w:rsidR="00FA74F4">
        <w:rPr>
          <w:rStyle w:val="nfasis"/>
          <w:i w:val="0"/>
          <w:lang w:val="es-CR" w:eastAsia="es-ES"/>
        </w:rPr>
        <w:t>.</w:t>
      </w:r>
    </w:p>
    <w:p w14:paraId="1278E79B" w14:textId="77777777" w:rsidR="00FA74F4" w:rsidRDefault="0035343C" w:rsidP="00BD4E36">
      <w:pPr>
        <w:rPr>
          <w:rStyle w:val="nfasis"/>
          <w:i w:val="0"/>
          <w:lang w:val="es-CR" w:eastAsia="es-ES"/>
        </w:rPr>
      </w:pPr>
      <w:r>
        <w:rPr>
          <w:rStyle w:val="nfasis"/>
          <w:i w:val="0"/>
          <w:lang w:val="es-CR" w:eastAsia="es-ES"/>
        </w:rPr>
        <w:t>Quiero agradecer a</w:t>
      </w:r>
      <w:r w:rsidR="00FA74F4">
        <w:rPr>
          <w:rStyle w:val="nfasis"/>
          <w:i w:val="0"/>
          <w:lang w:val="es-CR" w:eastAsia="es-ES"/>
        </w:rPr>
        <w:t xml:space="preserve"> la empresa Controles Inteligentes</w:t>
      </w:r>
      <w:r>
        <w:rPr>
          <w:rStyle w:val="nfasis"/>
          <w:i w:val="0"/>
          <w:lang w:val="es-CR" w:eastAsia="es-ES"/>
        </w:rPr>
        <w:t xml:space="preserve"> en la ciudad de Bogotá</w:t>
      </w:r>
      <w:r w:rsidR="00FA74F4">
        <w:rPr>
          <w:rStyle w:val="nfasis"/>
          <w:i w:val="0"/>
          <w:lang w:val="es-CR" w:eastAsia="es-ES"/>
        </w:rPr>
        <w:t>, por brindar los medios tecnológicos</w:t>
      </w:r>
      <w:r w:rsidR="007F47C4">
        <w:rPr>
          <w:rStyle w:val="nfasis"/>
          <w:i w:val="0"/>
          <w:lang w:val="es-CR" w:eastAsia="es-ES"/>
        </w:rPr>
        <w:t xml:space="preserve"> y los recursos necesarios para la ejecución de cada una de las etapas del </w:t>
      </w:r>
      <w:r w:rsidR="00AA7DAA">
        <w:rPr>
          <w:rStyle w:val="nfasis"/>
          <w:i w:val="0"/>
          <w:lang w:val="es-CR" w:eastAsia="es-ES"/>
        </w:rPr>
        <w:t>proyecto</w:t>
      </w:r>
      <w:r w:rsidR="007F47C4">
        <w:rPr>
          <w:rStyle w:val="nfasis"/>
          <w:i w:val="0"/>
          <w:lang w:val="es-CR" w:eastAsia="es-ES"/>
        </w:rPr>
        <w:t>.</w:t>
      </w:r>
    </w:p>
    <w:p w14:paraId="4359EDFD" w14:textId="77777777" w:rsidR="007F47C4" w:rsidRDefault="007F47C4" w:rsidP="00BD4E36">
      <w:pPr>
        <w:rPr>
          <w:rStyle w:val="nfasis"/>
          <w:i w:val="0"/>
          <w:lang w:val="es-CR" w:eastAsia="es-ES"/>
        </w:rPr>
      </w:pPr>
      <w:r>
        <w:rPr>
          <w:rStyle w:val="nfasis"/>
          <w:i w:val="0"/>
          <w:lang w:val="es-CR" w:eastAsia="es-ES"/>
        </w:rPr>
        <w:t>A la coordinación de parqueaderos del centro comercial Oviedo en la ciudad de Medellín, por permitir la captura de los videos, la ejecución de entrevistas y el desarrollo del protocolo experimental en sus instalaciones.</w:t>
      </w:r>
    </w:p>
    <w:p w14:paraId="6C0BE417" w14:textId="77777777" w:rsidR="007F47C4" w:rsidRDefault="007F47C4" w:rsidP="00BD4E36">
      <w:pPr>
        <w:rPr>
          <w:rStyle w:val="nfasis"/>
          <w:i w:val="0"/>
          <w:lang w:val="es-CR" w:eastAsia="es-ES"/>
        </w:rPr>
      </w:pPr>
      <w:r>
        <w:rPr>
          <w:rStyle w:val="nfasis"/>
          <w:i w:val="0"/>
          <w:lang w:val="es-CR" w:eastAsia="es-ES"/>
        </w:rPr>
        <w:t xml:space="preserve">A José López, Mauricio Ciro </w:t>
      </w:r>
      <w:r w:rsidR="00AA7DAA">
        <w:rPr>
          <w:rStyle w:val="nfasis"/>
          <w:i w:val="0"/>
          <w:lang w:val="es-CR" w:eastAsia="es-ES"/>
        </w:rPr>
        <w:t>y Diego Hoyos, por su ayuda en la captura de videos y la ejecución de las pruebas en el centro comercial Oviedo.</w:t>
      </w:r>
    </w:p>
    <w:p w14:paraId="1F3A36C0" w14:textId="77777777" w:rsidR="00AA7DAA" w:rsidRDefault="00AA7DAA" w:rsidP="00BD4E36">
      <w:pPr>
        <w:rPr>
          <w:rStyle w:val="nfasis"/>
          <w:i w:val="0"/>
          <w:lang w:val="es-CR" w:eastAsia="es-ES"/>
        </w:rPr>
      </w:pPr>
      <w:r>
        <w:rPr>
          <w:rStyle w:val="nfasis"/>
          <w:i w:val="0"/>
          <w:lang w:val="es-CR" w:eastAsia="es-ES"/>
        </w:rPr>
        <w:t>A los profesores del departamento de Ingeniería de Sistemas, que aportaron ideas valiosas en los seminarios de investigación que fortalecieron el resultado de la investigación.</w:t>
      </w:r>
    </w:p>
    <w:p w14:paraId="175328E9" w14:textId="77777777" w:rsidR="007F47C4" w:rsidRDefault="0035343C" w:rsidP="00BD4E36">
      <w:pPr>
        <w:rPr>
          <w:rStyle w:val="nfasis"/>
          <w:i w:val="0"/>
          <w:lang w:val="es-CR" w:eastAsia="es-ES"/>
        </w:rPr>
      </w:pPr>
      <w:r>
        <w:rPr>
          <w:rStyle w:val="nfasis"/>
          <w:i w:val="0"/>
          <w:lang w:val="es-CR" w:eastAsia="es-ES"/>
        </w:rPr>
        <w:t>Finalmente, a</w:t>
      </w:r>
      <w:r w:rsidR="007F47C4">
        <w:rPr>
          <w:rStyle w:val="nfasis"/>
          <w:i w:val="0"/>
          <w:lang w:val="es-CR" w:eastAsia="es-ES"/>
        </w:rPr>
        <w:t xml:space="preserve"> mi esposa</w:t>
      </w:r>
      <w:r w:rsidR="00AA7DAA">
        <w:rPr>
          <w:rStyle w:val="nfasis"/>
          <w:i w:val="0"/>
          <w:lang w:val="es-CR" w:eastAsia="es-ES"/>
        </w:rPr>
        <w:t xml:space="preserve"> Adriana</w:t>
      </w:r>
      <w:r w:rsidR="007F47C4">
        <w:rPr>
          <w:rStyle w:val="nfasis"/>
          <w:i w:val="0"/>
          <w:lang w:val="es-CR" w:eastAsia="es-ES"/>
        </w:rPr>
        <w:t xml:space="preserve"> y a mi familia, por darme todo el apoyo, la comprensión y la motivación necesaria par</w:t>
      </w:r>
      <w:r w:rsidR="00AA7DAA">
        <w:rPr>
          <w:rStyle w:val="nfasis"/>
          <w:i w:val="0"/>
          <w:lang w:val="es-CR" w:eastAsia="es-ES"/>
        </w:rPr>
        <w:t>a superar las adversidades y seguir adelante en el desarrollo del proyecto de grado.</w:t>
      </w:r>
    </w:p>
    <w:p w14:paraId="6C553F38" w14:textId="77777777" w:rsidR="003C4959" w:rsidRPr="003C4959" w:rsidRDefault="00FA74F4" w:rsidP="003C4959">
      <w:pPr>
        <w:spacing w:before="100" w:beforeAutospacing="1" w:after="100" w:afterAutospacing="1"/>
        <w:jc w:val="left"/>
        <w:rPr>
          <w:rStyle w:val="nfasis"/>
          <w:i w:val="0"/>
          <w:lang w:val="es-CR" w:eastAsia="es-ES"/>
        </w:rPr>
      </w:pPr>
      <w:r>
        <w:rPr>
          <w:rStyle w:val="nfasis"/>
          <w:i w:val="0"/>
          <w:lang w:val="es-CR" w:eastAsia="es-ES"/>
        </w:rPr>
        <w:t xml:space="preserve"> </w:t>
      </w:r>
    </w:p>
    <w:p w14:paraId="1D67399D" w14:textId="77777777" w:rsidR="008F02FE" w:rsidRDefault="008F02FE">
      <w:pPr>
        <w:spacing w:before="0" w:after="0"/>
        <w:jc w:val="left"/>
        <w:rPr>
          <w:sz w:val="28"/>
          <w:lang w:val="es-ES"/>
        </w:rPr>
      </w:pPr>
      <w:r>
        <w:rPr>
          <w:sz w:val="28"/>
          <w:lang w:val="es-ES"/>
        </w:rPr>
        <w:br w:type="page"/>
      </w:r>
    </w:p>
    <w:p w14:paraId="1C19EFAA" w14:textId="77777777" w:rsidR="007F23C5" w:rsidRPr="00282CA2" w:rsidRDefault="007F23C5" w:rsidP="00282CA2">
      <w:pPr>
        <w:spacing w:before="100" w:beforeAutospacing="1" w:after="100" w:afterAutospacing="1"/>
        <w:jc w:val="left"/>
        <w:rPr>
          <w:rStyle w:val="nfasis"/>
          <w:lang w:val="es-ES" w:eastAsia="es-ES"/>
        </w:rPr>
      </w:pPr>
    </w:p>
    <w:bookmarkStart w:id="2" w:name="_Toc531325685" w:displacedByCustomXml="next"/>
    <w:sdt>
      <w:sdtPr>
        <w:rPr>
          <w:rFonts w:ascii="Times New Roman" w:hAnsi="Times New Roman"/>
          <w:b w:val="0"/>
          <w:i/>
          <w:iCs/>
          <w:smallCaps w:val="0"/>
          <w:color w:val="auto"/>
          <w:sz w:val="22"/>
          <w:lang w:val="es-ES"/>
        </w:rPr>
        <w:id w:val="-240558246"/>
        <w:docPartObj>
          <w:docPartGallery w:val="Table of Contents"/>
          <w:docPartUnique/>
        </w:docPartObj>
      </w:sdtPr>
      <w:sdtEndPr>
        <w:rPr>
          <w:bCs/>
        </w:rPr>
      </w:sdtEndPr>
      <w:sdtContent>
        <w:p w14:paraId="2A0C0601" w14:textId="77777777" w:rsidR="002B0C29" w:rsidRDefault="002B0C29" w:rsidP="00497053">
          <w:pPr>
            <w:pStyle w:val="Ttulo1"/>
          </w:pPr>
          <w:r>
            <w:rPr>
              <w:lang w:val="es-ES"/>
            </w:rPr>
            <w:t>Contenido</w:t>
          </w:r>
          <w:bookmarkEnd w:id="2"/>
        </w:p>
        <w:p w14:paraId="2CC734F1" w14:textId="30B6E62B" w:rsidR="00C1028C" w:rsidRDefault="002B0C29">
          <w:pPr>
            <w:pStyle w:val="TDC1"/>
            <w:rPr>
              <w:rFonts w:asciiTheme="minorHAnsi" w:eastAsiaTheme="minorEastAsia" w:hAnsiTheme="minorHAnsi" w:cstheme="minorBidi"/>
              <w:b w:val="0"/>
              <w:smallCaps w:val="0"/>
              <w:noProof/>
              <w:sz w:val="22"/>
              <w:szCs w:val="22"/>
              <w:lang w:eastAsia="es-CO"/>
            </w:rPr>
          </w:pPr>
          <w:r>
            <w:rPr>
              <w:bCs/>
              <w:lang w:val="es-ES"/>
            </w:rPr>
            <w:fldChar w:fldCharType="begin"/>
          </w:r>
          <w:r>
            <w:rPr>
              <w:bCs/>
              <w:lang w:val="es-ES"/>
            </w:rPr>
            <w:instrText xml:space="preserve"> TOC \o "1-3" \h \z \u </w:instrText>
          </w:r>
          <w:r>
            <w:rPr>
              <w:bCs/>
              <w:lang w:val="es-ES"/>
            </w:rPr>
            <w:fldChar w:fldCharType="separate"/>
          </w:r>
          <w:hyperlink w:anchor="_Toc531325684" w:history="1">
            <w:r w:rsidR="00C1028C" w:rsidRPr="00203E01">
              <w:rPr>
                <w:rStyle w:val="Hipervnculo"/>
                <w:iCs/>
                <w:noProof/>
                <w:lang w:val="es-CR" w:eastAsia="es-ES"/>
              </w:rPr>
              <w:t>Agradecimientos</w:t>
            </w:r>
            <w:r w:rsidR="00C1028C">
              <w:rPr>
                <w:noProof/>
                <w:webHidden/>
              </w:rPr>
              <w:tab/>
            </w:r>
            <w:r w:rsidR="00C1028C">
              <w:rPr>
                <w:noProof/>
                <w:webHidden/>
              </w:rPr>
              <w:fldChar w:fldCharType="begin"/>
            </w:r>
            <w:r w:rsidR="00C1028C">
              <w:rPr>
                <w:noProof/>
                <w:webHidden/>
              </w:rPr>
              <w:instrText xml:space="preserve"> PAGEREF _Toc531325684 \h </w:instrText>
            </w:r>
            <w:r w:rsidR="00C1028C">
              <w:rPr>
                <w:noProof/>
                <w:webHidden/>
              </w:rPr>
            </w:r>
            <w:r w:rsidR="00C1028C">
              <w:rPr>
                <w:noProof/>
                <w:webHidden/>
              </w:rPr>
              <w:fldChar w:fldCharType="separate"/>
            </w:r>
            <w:r w:rsidR="00A71D04">
              <w:rPr>
                <w:noProof/>
                <w:webHidden/>
              </w:rPr>
              <w:t>5</w:t>
            </w:r>
            <w:r w:rsidR="00C1028C">
              <w:rPr>
                <w:noProof/>
                <w:webHidden/>
              </w:rPr>
              <w:fldChar w:fldCharType="end"/>
            </w:r>
          </w:hyperlink>
        </w:p>
        <w:p w14:paraId="7146BDDE" w14:textId="0CCB2706" w:rsidR="00C1028C" w:rsidRDefault="00C1028C">
          <w:pPr>
            <w:pStyle w:val="TDC1"/>
            <w:rPr>
              <w:rFonts w:asciiTheme="minorHAnsi" w:eastAsiaTheme="minorEastAsia" w:hAnsiTheme="minorHAnsi" w:cstheme="minorBidi"/>
              <w:b w:val="0"/>
              <w:smallCaps w:val="0"/>
              <w:noProof/>
              <w:sz w:val="22"/>
              <w:szCs w:val="22"/>
              <w:lang w:eastAsia="es-CO"/>
            </w:rPr>
          </w:pPr>
          <w:hyperlink w:anchor="_Toc531325685" w:history="1">
            <w:r w:rsidRPr="00203E01">
              <w:rPr>
                <w:rStyle w:val="Hipervnculo"/>
                <w:noProof/>
                <w:lang w:val="es-ES"/>
              </w:rPr>
              <w:t>Contenido</w:t>
            </w:r>
            <w:r>
              <w:rPr>
                <w:noProof/>
                <w:webHidden/>
              </w:rPr>
              <w:tab/>
            </w:r>
            <w:r>
              <w:rPr>
                <w:noProof/>
                <w:webHidden/>
              </w:rPr>
              <w:fldChar w:fldCharType="begin"/>
            </w:r>
            <w:r>
              <w:rPr>
                <w:noProof/>
                <w:webHidden/>
              </w:rPr>
              <w:instrText xml:space="preserve"> PAGEREF _Toc531325685 \h </w:instrText>
            </w:r>
            <w:r>
              <w:rPr>
                <w:noProof/>
                <w:webHidden/>
              </w:rPr>
            </w:r>
            <w:r>
              <w:rPr>
                <w:noProof/>
                <w:webHidden/>
              </w:rPr>
              <w:fldChar w:fldCharType="separate"/>
            </w:r>
            <w:r w:rsidR="00A71D04">
              <w:rPr>
                <w:noProof/>
                <w:webHidden/>
              </w:rPr>
              <w:t>6</w:t>
            </w:r>
            <w:r>
              <w:rPr>
                <w:noProof/>
                <w:webHidden/>
              </w:rPr>
              <w:fldChar w:fldCharType="end"/>
            </w:r>
          </w:hyperlink>
        </w:p>
        <w:p w14:paraId="41EECFF4" w14:textId="157DA2AB" w:rsidR="00C1028C" w:rsidRDefault="00C1028C">
          <w:pPr>
            <w:pStyle w:val="TDC1"/>
            <w:rPr>
              <w:rFonts w:asciiTheme="minorHAnsi" w:eastAsiaTheme="minorEastAsia" w:hAnsiTheme="minorHAnsi" w:cstheme="minorBidi"/>
              <w:b w:val="0"/>
              <w:smallCaps w:val="0"/>
              <w:noProof/>
              <w:sz w:val="22"/>
              <w:szCs w:val="22"/>
              <w:lang w:eastAsia="es-CO"/>
            </w:rPr>
          </w:pPr>
          <w:hyperlink w:anchor="_Toc531325686" w:history="1">
            <w:r w:rsidRPr="00203E01">
              <w:rPr>
                <w:rStyle w:val="Hipervnculo"/>
                <w:noProof/>
                <w:lang w:val="es-ES" w:eastAsia="es-ES"/>
              </w:rPr>
              <w:t>Resumen Ejecutivo</w:t>
            </w:r>
            <w:r>
              <w:rPr>
                <w:noProof/>
                <w:webHidden/>
              </w:rPr>
              <w:tab/>
            </w:r>
            <w:r>
              <w:rPr>
                <w:noProof/>
                <w:webHidden/>
              </w:rPr>
              <w:fldChar w:fldCharType="begin"/>
            </w:r>
            <w:r>
              <w:rPr>
                <w:noProof/>
                <w:webHidden/>
              </w:rPr>
              <w:instrText xml:space="preserve"> PAGEREF _Toc531325686 \h </w:instrText>
            </w:r>
            <w:r>
              <w:rPr>
                <w:noProof/>
                <w:webHidden/>
              </w:rPr>
            </w:r>
            <w:r>
              <w:rPr>
                <w:noProof/>
                <w:webHidden/>
              </w:rPr>
              <w:fldChar w:fldCharType="separate"/>
            </w:r>
            <w:r w:rsidR="00A71D04">
              <w:rPr>
                <w:noProof/>
                <w:webHidden/>
              </w:rPr>
              <w:t>10</w:t>
            </w:r>
            <w:r>
              <w:rPr>
                <w:noProof/>
                <w:webHidden/>
              </w:rPr>
              <w:fldChar w:fldCharType="end"/>
            </w:r>
          </w:hyperlink>
        </w:p>
        <w:p w14:paraId="01ACA979" w14:textId="2A772C07" w:rsidR="00C1028C" w:rsidRDefault="00C1028C">
          <w:pPr>
            <w:pStyle w:val="TDC1"/>
            <w:rPr>
              <w:rFonts w:asciiTheme="minorHAnsi" w:eastAsiaTheme="minorEastAsia" w:hAnsiTheme="minorHAnsi" w:cstheme="minorBidi"/>
              <w:b w:val="0"/>
              <w:smallCaps w:val="0"/>
              <w:noProof/>
              <w:sz w:val="22"/>
              <w:szCs w:val="22"/>
              <w:lang w:eastAsia="es-CO"/>
            </w:rPr>
          </w:pPr>
          <w:hyperlink w:anchor="_Toc531325687" w:history="1">
            <w:r w:rsidRPr="00203E01">
              <w:rPr>
                <w:rStyle w:val="Hipervnculo"/>
                <w:noProof/>
              </w:rPr>
              <w:t>Introducción</w:t>
            </w:r>
            <w:r>
              <w:rPr>
                <w:noProof/>
                <w:webHidden/>
              </w:rPr>
              <w:tab/>
            </w:r>
            <w:r>
              <w:rPr>
                <w:noProof/>
                <w:webHidden/>
              </w:rPr>
              <w:fldChar w:fldCharType="begin"/>
            </w:r>
            <w:r>
              <w:rPr>
                <w:noProof/>
                <w:webHidden/>
              </w:rPr>
              <w:instrText xml:space="preserve"> PAGEREF _Toc531325687 \h </w:instrText>
            </w:r>
            <w:r>
              <w:rPr>
                <w:noProof/>
                <w:webHidden/>
              </w:rPr>
            </w:r>
            <w:r>
              <w:rPr>
                <w:noProof/>
                <w:webHidden/>
              </w:rPr>
              <w:fldChar w:fldCharType="separate"/>
            </w:r>
            <w:r w:rsidR="00A71D04">
              <w:rPr>
                <w:noProof/>
                <w:webHidden/>
              </w:rPr>
              <w:t>12</w:t>
            </w:r>
            <w:r>
              <w:rPr>
                <w:noProof/>
                <w:webHidden/>
              </w:rPr>
              <w:fldChar w:fldCharType="end"/>
            </w:r>
          </w:hyperlink>
        </w:p>
        <w:p w14:paraId="57EE34AA" w14:textId="2209CCF0" w:rsidR="00C1028C" w:rsidRDefault="00C1028C">
          <w:pPr>
            <w:pStyle w:val="TDC1"/>
            <w:tabs>
              <w:tab w:val="left" w:pos="720"/>
            </w:tabs>
            <w:rPr>
              <w:rFonts w:asciiTheme="minorHAnsi" w:eastAsiaTheme="minorEastAsia" w:hAnsiTheme="minorHAnsi" w:cstheme="minorBidi"/>
              <w:b w:val="0"/>
              <w:smallCaps w:val="0"/>
              <w:noProof/>
              <w:sz w:val="22"/>
              <w:szCs w:val="22"/>
              <w:lang w:eastAsia="es-CO"/>
            </w:rPr>
          </w:pPr>
          <w:hyperlink w:anchor="_Toc531325688" w:history="1">
            <w:r w:rsidRPr="00203E01">
              <w:rPr>
                <w:rStyle w:val="Hipervnculo"/>
                <w:noProof/>
              </w:rPr>
              <w:t>1.</w:t>
            </w:r>
            <w:r>
              <w:rPr>
                <w:rFonts w:asciiTheme="minorHAnsi" w:eastAsiaTheme="minorEastAsia" w:hAnsiTheme="minorHAnsi" w:cstheme="minorBidi"/>
                <w:b w:val="0"/>
                <w:smallCaps w:val="0"/>
                <w:noProof/>
                <w:sz w:val="22"/>
                <w:szCs w:val="22"/>
                <w:lang w:eastAsia="es-CO"/>
              </w:rPr>
              <w:tab/>
            </w:r>
            <w:r w:rsidRPr="00203E01">
              <w:rPr>
                <w:rStyle w:val="Hipervnculo"/>
                <w:noProof/>
              </w:rPr>
              <w:t>Descripción General</w:t>
            </w:r>
            <w:r>
              <w:rPr>
                <w:noProof/>
                <w:webHidden/>
              </w:rPr>
              <w:tab/>
            </w:r>
            <w:r>
              <w:rPr>
                <w:noProof/>
                <w:webHidden/>
              </w:rPr>
              <w:fldChar w:fldCharType="begin"/>
            </w:r>
            <w:r>
              <w:rPr>
                <w:noProof/>
                <w:webHidden/>
              </w:rPr>
              <w:instrText xml:space="preserve"> PAGEREF _Toc531325688 \h </w:instrText>
            </w:r>
            <w:r>
              <w:rPr>
                <w:noProof/>
                <w:webHidden/>
              </w:rPr>
            </w:r>
            <w:r>
              <w:rPr>
                <w:noProof/>
                <w:webHidden/>
              </w:rPr>
              <w:fldChar w:fldCharType="separate"/>
            </w:r>
            <w:r w:rsidR="00A71D04">
              <w:rPr>
                <w:noProof/>
                <w:webHidden/>
              </w:rPr>
              <w:t>13</w:t>
            </w:r>
            <w:r>
              <w:rPr>
                <w:noProof/>
                <w:webHidden/>
              </w:rPr>
              <w:fldChar w:fldCharType="end"/>
            </w:r>
          </w:hyperlink>
        </w:p>
        <w:p w14:paraId="68672FF4" w14:textId="5FBBE9A6"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689" w:history="1">
            <w:r w:rsidRPr="00203E01">
              <w:rPr>
                <w:rStyle w:val="Hipervnculo"/>
                <w:noProof/>
                <w:lang w:eastAsia="es-CO"/>
              </w:rPr>
              <w:t>1.1.</w:t>
            </w:r>
            <w:r>
              <w:rPr>
                <w:rFonts w:asciiTheme="minorHAnsi" w:eastAsiaTheme="minorEastAsia" w:hAnsiTheme="minorHAnsi" w:cstheme="minorBidi"/>
                <w:smallCaps w:val="0"/>
                <w:noProof/>
                <w:sz w:val="22"/>
                <w:szCs w:val="22"/>
                <w:lang w:eastAsia="es-CO"/>
              </w:rPr>
              <w:tab/>
            </w:r>
            <w:r w:rsidRPr="00203E01">
              <w:rPr>
                <w:rStyle w:val="Hipervnculo"/>
                <w:noProof/>
              </w:rPr>
              <w:t>Oportunidad y problemática</w:t>
            </w:r>
            <w:r>
              <w:rPr>
                <w:noProof/>
                <w:webHidden/>
              </w:rPr>
              <w:tab/>
            </w:r>
            <w:r>
              <w:rPr>
                <w:noProof/>
                <w:webHidden/>
              </w:rPr>
              <w:fldChar w:fldCharType="begin"/>
            </w:r>
            <w:r>
              <w:rPr>
                <w:noProof/>
                <w:webHidden/>
              </w:rPr>
              <w:instrText xml:space="preserve"> PAGEREF _Toc531325689 \h </w:instrText>
            </w:r>
            <w:r>
              <w:rPr>
                <w:noProof/>
                <w:webHidden/>
              </w:rPr>
            </w:r>
            <w:r>
              <w:rPr>
                <w:noProof/>
                <w:webHidden/>
              </w:rPr>
              <w:fldChar w:fldCharType="separate"/>
            </w:r>
            <w:r w:rsidR="00A71D04">
              <w:rPr>
                <w:noProof/>
                <w:webHidden/>
              </w:rPr>
              <w:t>13</w:t>
            </w:r>
            <w:r>
              <w:rPr>
                <w:noProof/>
                <w:webHidden/>
              </w:rPr>
              <w:fldChar w:fldCharType="end"/>
            </w:r>
          </w:hyperlink>
        </w:p>
        <w:p w14:paraId="59A79E72" w14:textId="530525A8"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690" w:history="1">
            <w:r w:rsidRPr="00203E01">
              <w:rPr>
                <w:rStyle w:val="Hipervnculo"/>
                <w:noProof/>
              </w:rPr>
              <w:t>1.2.</w:t>
            </w:r>
            <w:r>
              <w:rPr>
                <w:rFonts w:asciiTheme="minorHAnsi" w:eastAsiaTheme="minorEastAsia" w:hAnsiTheme="minorHAnsi" w:cstheme="minorBidi"/>
                <w:smallCaps w:val="0"/>
                <w:noProof/>
                <w:sz w:val="22"/>
                <w:szCs w:val="22"/>
                <w:lang w:eastAsia="es-CO"/>
              </w:rPr>
              <w:tab/>
            </w:r>
            <w:r w:rsidRPr="00203E01">
              <w:rPr>
                <w:rStyle w:val="Hipervnculo"/>
                <w:noProof/>
              </w:rPr>
              <w:t>Formulación del Problema</w:t>
            </w:r>
            <w:r>
              <w:rPr>
                <w:noProof/>
                <w:webHidden/>
              </w:rPr>
              <w:tab/>
            </w:r>
            <w:r>
              <w:rPr>
                <w:noProof/>
                <w:webHidden/>
              </w:rPr>
              <w:fldChar w:fldCharType="begin"/>
            </w:r>
            <w:r>
              <w:rPr>
                <w:noProof/>
                <w:webHidden/>
              </w:rPr>
              <w:instrText xml:space="preserve"> PAGEREF _Toc531325690 \h </w:instrText>
            </w:r>
            <w:r>
              <w:rPr>
                <w:noProof/>
                <w:webHidden/>
              </w:rPr>
            </w:r>
            <w:r>
              <w:rPr>
                <w:noProof/>
                <w:webHidden/>
              </w:rPr>
              <w:fldChar w:fldCharType="separate"/>
            </w:r>
            <w:r w:rsidR="00A71D04">
              <w:rPr>
                <w:noProof/>
                <w:webHidden/>
              </w:rPr>
              <w:t>14</w:t>
            </w:r>
            <w:r>
              <w:rPr>
                <w:noProof/>
                <w:webHidden/>
              </w:rPr>
              <w:fldChar w:fldCharType="end"/>
            </w:r>
          </w:hyperlink>
        </w:p>
        <w:p w14:paraId="0E767075" w14:textId="35BB9AF9" w:rsidR="00C1028C" w:rsidRDefault="00C1028C">
          <w:pPr>
            <w:pStyle w:val="TDC1"/>
            <w:tabs>
              <w:tab w:val="left" w:pos="720"/>
            </w:tabs>
            <w:rPr>
              <w:rFonts w:asciiTheme="minorHAnsi" w:eastAsiaTheme="minorEastAsia" w:hAnsiTheme="minorHAnsi" w:cstheme="minorBidi"/>
              <w:b w:val="0"/>
              <w:smallCaps w:val="0"/>
              <w:noProof/>
              <w:sz w:val="22"/>
              <w:szCs w:val="22"/>
              <w:lang w:eastAsia="es-CO"/>
            </w:rPr>
          </w:pPr>
          <w:hyperlink w:anchor="_Toc531325691" w:history="1">
            <w:r w:rsidRPr="00203E01">
              <w:rPr>
                <w:rStyle w:val="Hipervnculo"/>
                <w:noProof/>
              </w:rPr>
              <w:t>2.</w:t>
            </w:r>
            <w:r>
              <w:rPr>
                <w:rFonts w:asciiTheme="minorHAnsi" w:eastAsiaTheme="minorEastAsia" w:hAnsiTheme="minorHAnsi" w:cstheme="minorBidi"/>
                <w:b w:val="0"/>
                <w:smallCaps w:val="0"/>
                <w:noProof/>
                <w:sz w:val="22"/>
                <w:szCs w:val="22"/>
                <w:lang w:eastAsia="es-CO"/>
              </w:rPr>
              <w:tab/>
            </w:r>
            <w:r w:rsidRPr="00203E01">
              <w:rPr>
                <w:rStyle w:val="Hipervnculo"/>
                <w:noProof/>
              </w:rPr>
              <w:t>Descripción del proyecto</w:t>
            </w:r>
            <w:r>
              <w:rPr>
                <w:noProof/>
                <w:webHidden/>
              </w:rPr>
              <w:tab/>
            </w:r>
            <w:r>
              <w:rPr>
                <w:noProof/>
                <w:webHidden/>
              </w:rPr>
              <w:fldChar w:fldCharType="begin"/>
            </w:r>
            <w:r>
              <w:rPr>
                <w:noProof/>
                <w:webHidden/>
              </w:rPr>
              <w:instrText xml:space="preserve"> PAGEREF _Toc531325691 \h </w:instrText>
            </w:r>
            <w:r>
              <w:rPr>
                <w:noProof/>
                <w:webHidden/>
              </w:rPr>
            </w:r>
            <w:r>
              <w:rPr>
                <w:noProof/>
                <w:webHidden/>
              </w:rPr>
              <w:fldChar w:fldCharType="separate"/>
            </w:r>
            <w:r w:rsidR="00A71D04">
              <w:rPr>
                <w:noProof/>
                <w:webHidden/>
              </w:rPr>
              <w:t>15</w:t>
            </w:r>
            <w:r>
              <w:rPr>
                <w:noProof/>
                <w:webHidden/>
              </w:rPr>
              <w:fldChar w:fldCharType="end"/>
            </w:r>
          </w:hyperlink>
        </w:p>
        <w:p w14:paraId="70C4E156" w14:textId="065A57F9"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692" w:history="1">
            <w:r w:rsidRPr="00203E01">
              <w:rPr>
                <w:rStyle w:val="Hipervnculo"/>
                <w:noProof/>
              </w:rPr>
              <w:t>2.1.</w:t>
            </w:r>
            <w:r>
              <w:rPr>
                <w:rFonts w:asciiTheme="minorHAnsi" w:eastAsiaTheme="minorEastAsia" w:hAnsiTheme="minorHAnsi" w:cstheme="minorBidi"/>
                <w:smallCaps w:val="0"/>
                <w:noProof/>
                <w:sz w:val="22"/>
                <w:szCs w:val="22"/>
                <w:lang w:eastAsia="es-CO"/>
              </w:rPr>
              <w:tab/>
            </w:r>
            <w:r w:rsidRPr="00203E01">
              <w:rPr>
                <w:rStyle w:val="Hipervnculo"/>
                <w:noProof/>
              </w:rPr>
              <w:t>Objetivo General</w:t>
            </w:r>
            <w:r>
              <w:rPr>
                <w:noProof/>
                <w:webHidden/>
              </w:rPr>
              <w:tab/>
            </w:r>
            <w:r>
              <w:rPr>
                <w:noProof/>
                <w:webHidden/>
              </w:rPr>
              <w:fldChar w:fldCharType="begin"/>
            </w:r>
            <w:r>
              <w:rPr>
                <w:noProof/>
                <w:webHidden/>
              </w:rPr>
              <w:instrText xml:space="preserve"> PAGEREF _Toc531325692 \h </w:instrText>
            </w:r>
            <w:r>
              <w:rPr>
                <w:noProof/>
                <w:webHidden/>
              </w:rPr>
            </w:r>
            <w:r>
              <w:rPr>
                <w:noProof/>
                <w:webHidden/>
              </w:rPr>
              <w:fldChar w:fldCharType="separate"/>
            </w:r>
            <w:r w:rsidR="00A71D04">
              <w:rPr>
                <w:noProof/>
                <w:webHidden/>
              </w:rPr>
              <w:t>15</w:t>
            </w:r>
            <w:r>
              <w:rPr>
                <w:noProof/>
                <w:webHidden/>
              </w:rPr>
              <w:fldChar w:fldCharType="end"/>
            </w:r>
          </w:hyperlink>
        </w:p>
        <w:p w14:paraId="4C05A038" w14:textId="0272776E"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693" w:history="1">
            <w:r w:rsidRPr="00203E01">
              <w:rPr>
                <w:rStyle w:val="Hipervnculo"/>
                <w:noProof/>
              </w:rPr>
              <w:t>2.2.</w:t>
            </w:r>
            <w:r>
              <w:rPr>
                <w:rFonts w:asciiTheme="minorHAnsi" w:eastAsiaTheme="minorEastAsia" w:hAnsiTheme="minorHAnsi" w:cstheme="minorBidi"/>
                <w:smallCaps w:val="0"/>
                <w:noProof/>
                <w:sz w:val="22"/>
                <w:szCs w:val="22"/>
                <w:lang w:eastAsia="es-CO"/>
              </w:rPr>
              <w:tab/>
            </w:r>
            <w:r w:rsidRPr="00203E01">
              <w:rPr>
                <w:rStyle w:val="Hipervnculo"/>
                <w:noProof/>
              </w:rPr>
              <w:t>Objetivos específicos</w:t>
            </w:r>
            <w:r>
              <w:rPr>
                <w:noProof/>
                <w:webHidden/>
              </w:rPr>
              <w:tab/>
            </w:r>
            <w:r>
              <w:rPr>
                <w:noProof/>
                <w:webHidden/>
              </w:rPr>
              <w:fldChar w:fldCharType="begin"/>
            </w:r>
            <w:r>
              <w:rPr>
                <w:noProof/>
                <w:webHidden/>
              </w:rPr>
              <w:instrText xml:space="preserve"> PAGEREF _Toc531325693 \h </w:instrText>
            </w:r>
            <w:r>
              <w:rPr>
                <w:noProof/>
                <w:webHidden/>
              </w:rPr>
            </w:r>
            <w:r>
              <w:rPr>
                <w:noProof/>
                <w:webHidden/>
              </w:rPr>
              <w:fldChar w:fldCharType="separate"/>
            </w:r>
            <w:r w:rsidR="00A71D04">
              <w:rPr>
                <w:noProof/>
                <w:webHidden/>
              </w:rPr>
              <w:t>15</w:t>
            </w:r>
            <w:r>
              <w:rPr>
                <w:noProof/>
                <w:webHidden/>
              </w:rPr>
              <w:fldChar w:fldCharType="end"/>
            </w:r>
          </w:hyperlink>
        </w:p>
        <w:p w14:paraId="51EE72B5" w14:textId="7F526908" w:rsidR="00C1028C" w:rsidRDefault="00C1028C">
          <w:pPr>
            <w:pStyle w:val="TDC2"/>
            <w:rPr>
              <w:rFonts w:asciiTheme="minorHAnsi" w:eastAsiaTheme="minorEastAsia" w:hAnsiTheme="minorHAnsi" w:cstheme="minorBidi"/>
              <w:smallCaps w:val="0"/>
              <w:noProof/>
              <w:sz w:val="22"/>
              <w:szCs w:val="22"/>
              <w:lang w:eastAsia="es-CO"/>
            </w:rPr>
          </w:pPr>
          <w:hyperlink w:anchor="_Toc531325695" w:history="1">
            <w:r w:rsidRPr="00A71D04">
              <w:rPr>
                <w:rFonts w:eastAsiaTheme="minorEastAsia"/>
                <w:smallCaps w:val="0"/>
                <w:noProof/>
                <w:szCs w:val="24"/>
                <w:lang w:eastAsia="es-CO"/>
              </w:rPr>
              <w:t>2.3.</w:t>
            </w:r>
            <w:r>
              <w:rPr>
                <w:rFonts w:asciiTheme="minorHAnsi" w:eastAsiaTheme="minorEastAsia" w:hAnsiTheme="minorHAnsi" w:cstheme="minorBidi"/>
                <w:smallCaps w:val="0"/>
                <w:noProof/>
                <w:sz w:val="22"/>
                <w:szCs w:val="22"/>
                <w:lang w:eastAsia="es-CO"/>
              </w:rPr>
              <w:t xml:space="preserve">        </w:t>
            </w:r>
            <w:r w:rsidRPr="00203E01">
              <w:rPr>
                <w:rStyle w:val="Hipervnculo"/>
                <w:noProof/>
              </w:rPr>
              <w:t>Fases de desarrollo</w:t>
            </w:r>
            <w:r>
              <w:rPr>
                <w:noProof/>
                <w:webHidden/>
              </w:rPr>
              <w:tab/>
            </w:r>
            <w:r>
              <w:rPr>
                <w:noProof/>
                <w:webHidden/>
              </w:rPr>
              <w:fldChar w:fldCharType="begin"/>
            </w:r>
            <w:r>
              <w:rPr>
                <w:noProof/>
                <w:webHidden/>
              </w:rPr>
              <w:instrText xml:space="preserve"> PAGEREF _Toc531325695 \h </w:instrText>
            </w:r>
            <w:r>
              <w:rPr>
                <w:noProof/>
                <w:webHidden/>
              </w:rPr>
            </w:r>
            <w:r>
              <w:rPr>
                <w:noProof/>
                <w:webHidden/>
              </w:rPr>
              <w:fldChar w:fldCharType="separate"/>
            </w:r>
            <w:r w:rsidR="00A71D04">
              <w:rPr>
                <w:noProof/>
                <w:webHidden/>
              </w:rPr>
              <w:t>15</w:t>
            </w:r>
            <w:r>
              <w:rPr>
                <w:noProof/>
                <w:webHidden/>
              </w:rPr>
              <w:fldChar w:fldCharType="end"/>
            </w:r>
          </w:hyperlink>
        </w:p>
        <w:p w14:paraId="43B37D38" w14:textId="31B17429" w:rsidR="00C1028C" w:rsidRDefault="00C1028C">
          <w:pPr>
            <w:pStyle w:val="TDC3"/>
            <w:rPr>
              <w:rFonts w:asciiTheme="minorHAnsi" w:eastAsiaTheme="minorEastAsia" w:hAnsiTheme="minorHAnsi" w:cstheme="minorBidi"/>
              <w:i w:val="0"/>
              <w:noProof/>
              <w:szCs w:val="22"/>
              <w:lang w:eastAsia="es-CO"/>
            </w:rPr>
          </w:pPr>
          <w:hyperlink w:anchor="_Toc531325697" w:history="1">
            <w:r w:rsidRPr="00203E01">
              <w:rPr>
                <w:rStyle w:val="Hipervnculo"/>
                <w:rFonts w:cs="Arial"/>
                <w:noProof/>
              </w:rPr>
              <w:t>Investigación y Análisis</w:t>
            </w:r>
            <w:r>
              <w:rPr>
                <w:noProof/>
                <w:webHidden/>
              </w:rPr>
              <w:tab/>
            </w:r>
            <w:r>
              <w:rPr>
                <w:noProof/>
                <w:webHidden/>
              </w:rPr>
              <w:fldChar w:fldCharType="begin"/>
            </w:r>
            <w:r>
              <w:rPr>
                <w:noProof/>
                <w:webHidden/>
              </w:rPr>
              <w:instrText xml:space="preserve"> PAGEREF _Toc531325697 \h </w:instrText>
            </w:r>
            <w:r>
              <w:rPr>
                <w:noProof/>
                <w:webHidden/>
              </w:rPr>
            </w:r>
            <w:r>
              <w:rPr>
                <w:noProof/>
                <w:webHidden/>
              </w:rPr>
              <w:fldChar w:fldCharType="separate"/>
            </w:r>
            <w:r w:rsidR="00A71D04">
              <w:rPr>
                <w:noProof/>
                <w:webHidden/>
              </w:rPr>
              <w:t>15</w:t>
            </w:r>
            <w:r>
              <w:rPr>
                <w:noProof/>
                <w:webHidden/>
              </w:rPr>
              <w:fldChar w:fldCharType="end"/>
            </w:r>
          </w:hyperlink>
        </w:p>
        <w:p w14:paraId="57D7A3A9" w14:textId="54260A34" w:rsidR="00C1028C" w:rsidRDefault="00C1028C">
          <w:pPr>
            <w:pStyle w:val="TDC3"/>
            <w:rPr>
              <w:rFonts w:asciiTheme="minorHAnsi" w:eastAsiaTheme="minorEastAsia" w:hAnsiTheme="minorHAnsi" w:cstheme="minorBidi"/>
              <w:i w:val="0"/>
              <w:noProof/>
              <w:szCs w:val="22"/>
              <w:lang w:eastAsia="es-CO"/>
            </w:rPr>
          </w:pPr>
          <w:hyperlink w:anchor="_Toc531325698" w:history="1">
            <w:r w:rsidRPr="00203E01">
              <w:rPr>
                <w:rStyle w:val="Hipervnculo"/>
                <w:rFonts w:cs="Arial"/>
                <w:noProof/>
              </w:rPr>
              <w:t>Diseño</w:t>
            </w:r>
            <w:r>
              <w:rPr>
                <w:noProof/>
                <w:webHidden/>
              </w:rPr>
              <w:tab/>
            </w:r>
            <w:r>
              <w:rPr>
                <w:noProof/>
                <w:webHidden/>
              </w:rPr>
              <w:fldChar w:fldCharType="begin"/>
            </w:r>
            <w:r>
              <w:rPr>
                <w:noProof/>
                <w:webHidden/>
              </w:rPr>
              <w:instrText xml:space="preserve"> PAGEREF _Toc531325698 \h </w:instrText>
            </w:r>
            <w:r>
              <w:rPr>
                <w:noProof/>
                <w:webHidden/>
              </w:rPr>
            </w:r>
            <w:r>
              <w:rPr>
                <w:noProof/>
                <w:webHidden/>
              </w:rPr>
              <w:fldChar w:fldCharType="separate"/>
            </w:r>
            <w:r w:rsidR="00A71D04">
              <w:rPr>
                <w:noProof/>
                <w:webHidden/>
              </w:rPr>
              <w:t>16</w:t>
            </w:r>
            <w:r>
              <w:rPr>
                <w:noProof/>
                <w:webHidden/>
              </w:rPr>
              <w:fldChar w:fldCharType="end"/>
            </w:r>
          </w:hyperlink>
        </w:p>
        <w:p w14:paraId="06AE6DD4" w14:textId="20097C8E" w:rsidR="00C1028C" w:rsidRDefault="00C1028C">
          <w:pPr>
            <w:pStyle w:val="TDC3"/>
            <w:rPr>
              <w:rFonts w:asciiTheme="minorHAnsi" w:eastAsiaTheme="minorEastAsia" w:hAnsiTheme="minorHAnsi" w:cstheme="minorBidi"/>
              <w:i w:val="0"/>
              <w:noProof/>
              <w:szCs w:val="22"/>
              <w:lang w:eastAsia="es-CO"/>
            </w:rPr>
          </w:pPr>
          <w:hyperlink w:anchor="_Toc531325699" w:history="1">
            <w:r w:rsidRPr="00203E01">
              <w:rPr>
                <w:rStyle w:val="Hipervnculo"/>
                <w:rFonts w:cs="Arial"/>
                <w:noProof/>
              </w:rPr>
              <w:t>Implementación y Evaluación Experimental</w:t>
            </w:r>
            <w:r>
              <w:rPr>
                <w:noProof/>
                <w:webHidden/>
              </w:rPr>
              <w:tab/>
            </w:r>
            <w:r>
              <w:rPr>
                <w:noProof/>
                <w:webHidden/>
              </w:rPr>
              <w:fldChar w:fldCharType="begin"/>
            </w:r>
            <w:r>
              <w:rPr>
                <w:noProof/>
                <w:webHidden/>
              </w:rPr>
              <w:instrText xml:space="preserve"> PAGEREF _Toc531325699 \h </w:instrText>
            </w:r>
            <w:r>
              <w:rPr>
                <w:noProof/>
                <w:webHidden/>
              </w:rPr>
            </w:r>
            <w:r>
              <w:rPr>
                <w:noProof/>
                <w:webHidden/>
              </w:rPr>
              <w:fldChar w:fldCharType="separate"/>
            </w:r>
            <w:r w:rsidR="00A71D04">
              <w:rPr>
                <w:noProof/>
                <w:webHidden/>
              </w:rPr>
              <w:t>16</w:t>
            </w:r>
            <w:r>
              <w:rPr>
                <w:noProof/>
                <w:webHidden/>
              </w:rPr>
              <w:fldChar w:fldCharType="end"/>
            </w:r>
          </w:hyperlink>
        </w:p>
        <w:p w14:paraId="6CB812EA" w14:textId="3059A373" w:rsidR="00C1028C" w:rsidRDefault="00C1028C">
          <w:pPr>
            <w:pStyle w:val="TDC1"/>
            <w:tabs>
              <w:tab w:val="left" w:pos="720"/>
            </w:tabs>
            <w:rPr>
              <w:rFonts w:asciiTheme="minorHAnsi" w:eastAsiaTheme="minorEastAsia" w:hAnsiTheme="minorHAnsi" w:cstheme="minorBidi"/>
              <w:b w:val="0"/>
              <w:smallCaps w:val="0"/>
              <w:noProof/>
              <w:sz w:val="22"/>
              <w:szCs w:val="22"/>
              <w:lang w:eastAsia="es-CO"/>
            </w:rPr>
          </w:pPr>
          <w:hyperlink w:anchor="_Toc531325700" w:history="1">
            <w:r w:rsidRPr="00203E01">
              <w:rPr>
                <w:rStyle w:val="Hipervnculo"/>
                <w:noProof/>
              </w:rPr>
              <w:t>3.</w:t>
            </w:r>
            <w:r>
              <w:rPr>
                <w:rFonts w:asciiTheme="minorHAnsi" w:eastAsiaTheme="minorEastAsia" w:hAnsiTheme="minorHAnsi" w:cstheme="minorBidi"/>
                <w:b w:val="0"/>
                <w:smallCaps w:val="0"/>
                <w:noProof/>
                <w:sz w:val="22"/>
                <w:szCs w:val="22"/>
                <w:lang w:eastAsia="es-CO"/>
              </w:rPr>
              <w:tab/>
            </w:r>
            <w:r w:rsidRPr="00203E01">
              <w:rPr>
                <w:rStyle w:val="Hipervnculo"/>
                <w:noProof/>
              </w:rPr>
              <w:t>Marco teórico / Estado del arte</w:t>
            </w:r>
            <w:r>
              <w:rPr>
                <w:noProof/>
                <w:webHidden/>
              </w:rPr>
              <w:tab/>
            </w:r>
            <w:r>
              <w:rPr>
                <w:noProof/>
                <w:webHidden/>
              </w:rPr>
              <w:fldChar w:fldCharType="begin"/>
            </w:r>
            <w:r>
              <w:rPr>
                <w:noProof/>
                <w:webHidden/>
              </w:rPr>
              <w:instrText xml:space="preserve"> PAGEREF _Toc531325700 \h </w:instrText>
            </w:r>
            <w:r>
              <w:rPr>
                <w:noProof/>
                <w:webHidden/>
              </w:rPr>
            </w:r>
            <w:r>
              <w:rPr>
                <w:noProof/>
                <w:webHidden/>
              </w:rPr>
              <w:fldChar w:fldCharType="separate"/>
            </w:r>
            <w:r w:rsidR="00A71D04">
              <w:rPr>
                <w:noProof/>
                <w:webHidden/>
              </w:rPr>
              <w:t>17</w:t>
            </w:r>
            <w:r>
              <w:rPr>
                <w:noProof/>
                <w:webHidden/>
              </w:rPr>
              <w:fldChar w:fldCharType="end"/>
            </w:r>
          </w:hyperlink>
        </w:p>
        <w:p w14:paraId="6CBA7DFC" w14:textId="28590F94"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01" w:history="1">
            <w:r w:rsidRPr="00203E01">
              <w:rPr>
                <w:rStyle w:val="Hipervnculo"/>
                <w:noProof/>
              </w:rPr>
              <w:t>3.1.</w:t>
            </w:r>
            <w:r>
              <w:rPr>
                <w:rFonts w:asciiTheme="minorHAnsi" w:eastAsiaTheme="minorEastAsia" w:hAnsiTheme="minorHAnsi" w:cstheme="minorBidi"/>
                <w:smallCaps w:val="0"/>
                <w:noProof/>
                <w:sz w:val="22"/>
                <w:szCs w:val="22"/>
                <w:lang w:eastAsia="es-CO"/>
              </w:rPr>
              <w:tab/>
            </w:r>
            <w:r w:rsidRPr="00203E01">
              <w:rPr>
                <w:rStyle w:val="Hipervnculo"/>
                <w:noProof/>
              </w:rPr>
              <w:t>Modelo de detección de actividades</w:t>
            </w:r>
            <w:r>
              <w:rPr>
                <w:noProof/>
                <w:webHidden/>
              </w:rPr>
              <w:tab/>
            </w:r>
            <w:r>
              <w:rPr>
                <w:noProof/>
                <w:webHidden/>
              </w:rPr>
              <w:fldChar w:fldCharType="begin"/>
            </w:r>
            <w:r>
              <w:rPr>
                <w:noProof/>
                <w:webHidden/>
              </w:rPr>
              <w:instrText xml:space="preserve"> PAGEREF _Toc531325701 \h </w:instrText>
            </w:r>
            <w:r>
              <w:rPr>
                <w:noProof/>
                <w:webHidden/>
              </w:rPr>
            </w:r>
            <w:r>
              <w:rPr>
                <w:noProof/>
                <w:webHidden/>
              </w:rPr>
              <w:fldChar w:fldCharType="separate"/>
            </w:r>
            <w:r w:rsidR="00A71D04">
              <w:rPr>
                <w:noProof/>
                <w:webHidden/>
              </w:rPr>
              <w:t>17</w:t>
            </w:r>
            <w:r>
              <w:rPr>
                <w:noProof/>
                <w:webHidden/>
              </w:rPr>
              <w:fldChar w:fldCharType="end"/>
            </w:r>
          </w:hyperlink>
        </w:p>
        <w:p w14:paraId="49802ACD" w14:textId="469CF85D"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02" w:history="1">
            <w:r w:rsidRPr="00203E01">
              <w:rPr>
                <w:rStyle w:val="Hipervnculo"/>
                <w:noProof/>
              </w:rPr>
              <w:t>3.2.</w:t>
            </w:r>
            <w:r>
              <w:rPr>
                <w:rFonts w:asciiTheme="minorHAnsi" w:eastAsiaTheme="minorEastAsia" w:hAnsiTheme="minorHAnsi" w:cstheme="minorBidi"/>
                <w:smallCaps w:val="0"/>
                <w:noProof/>
                <w:sz w:val="22"/>
                <w:szCs w:val="22"/>
                <w:lang w:eastAsia="es-CO"/>
              </w:rPr>
              <w:tab/>
            </w:r>
            <w:r w:rsidRPr="00203E01">
              <w:rPr>
                <w:rStyle w:val="Hipervnculo"/>
                <w:noProof/>
              </w:rPr>
              <w:t>Técnicas de bajo Nivel</w:t>
            </w:r>
            <w:r>
              <w:rPr>
                <w:noProof/>
                <w:webHidden/>
              </w:rPr>
              <w:tab/>
            </w:r>
            <w:r>
              <w:rPr>
                <w:noProof/>
                <w:webHidden/>
              </w:rPr>
              <w:fldChar w:fldCharType="begin"/>
            </w:r>
            <w:r>
              <w:rPr>
                <w:noProof/>
                <w:webHidden/>
              </w:rPr>
              <w:instrText xml:space="preserve"> PAGEREF _Toc531325702 \h </w:instrText>
            </w:r>
            <w:r>
              <w:rPr>
                <w:noProof/>
                <w:webHidden/>
              </w:rPr>
            </w:r>
            <w:r>
              <w:rPr>
                <w:noProof/>
                <w:webHidden/>
              </w:rPr>
              <w:fldChar w:fldCharType="separate"/>
            </w:r>
            <w:r w:rsidR="00A71D04">
              <w:rPr>
                <w:noProof/>
                <w:webHidden/>
              </w:rPr>
              <w:t>18</w:t>
            </w:r>
            <w:r>
              <w:rPr>
                <w:noProof/>
                <w:webHidden/>
              </w:rPr>
              <w:fldChar w:fldCharType="end"/>
            </w:r>
          </w:hyperlink>
        </w:p>
        <w:p w14:paraId="54F6D6DC" w14:textId="49828F01" w:rsidR="00C1028C" w:rsidRDefault="00C1028C">
          <w:pPr>
            <w:pStyle w:val="TDC3"/>
            <w:rPr>
              <w:rFonts w:asciiTheme="minorHAnsi" w:eastAsiaTheme="minorEastAsia" w:hAnsiTheme="minorHAnsi" w:cstheme="minorBidi"/>
              <w:i w:val="0"/>
              <w:noProof/>
              <w:szCs w:val="22"/>
              <w:lang w:eastAsia="es-CO"/>
            </w:rPr>
          </w:pPr>
          <w:hyperlink w:anchor="_Toc531325703" w:history="1">
            <w:r w:rsidRPr="00203E01">
              <w:rPr>
                <w:rStyle w:val="Hipervnculo"/>
                <w:rFonts w:cs="Arial"/>
                <w:noProof/>
              </w:rPr>
              <w:t>Segmentación de personas basada en extracción de fondo</w:t>
            </w:r>
            <w:r>
              <w:rPr>
                <w:noProof/>
                <w:webHidden/>
              </w:rPr>
              <w:tab/>
            </w:r>
            <w:r>
              <w:rPr>
                <w:noProof/>
                <w:webHidden/>
              </w:rPr>
              <w:fldChar w:fldCharType="begin"/>
            </w:r>
            <w:r>
              <w:rPr>
                <w:noProof/>
                <w:webHidden/>
              </w:rPr>
              <w:instrText xml:space="preserve"> PAGEREF _Toc531325703 \h </w:instrText>
            </w:r>
            <w:r>
              <w:rPr>
                <w:noProof/>
                <w:webHidden/>
              </w:rPr>
            </w:r>
            <w:r>
              <w:rPr>
                <w:noProof/>
                <w:webHidden/>
              </w:rPr>
              <w:fldChar w:fldCharType="separate"/>
            </w:r>
            <w:r w:rsidR="00A71D04">
              <w:rPr>
                <w:noProof/>
                <w:webHidden/>
              </w:rPr>
              <w:t>19</w:t>
            </w:r>
            <w:r>
              <w:rPr>
                <w:noProof/>
                <w:webHidden/>
              </w:rPr>
              <w:fldChar w:fldCharType="end"/>
            </w:r>
          </w:hyperlink>
        </w:p>
        <w:p w14:paraId="1C9D8E57" w14:textId="29B799FE" w:rsidR="00C1028C" w:rsidRDefault="00C1028C">
          <w:pPr>
            <w:pStyle w:val="TDC3"/>
            <w:rPr>
              <w:rFonts w:asciiTheme="minorHAnsi" w:eastAsiaTheme="minorEastAsia" w:hAnsiTheme="minorHAnsi" w:cstheme="minorBidi"/>
              <w:i w:val="0"/>
              <w:noProof/>
              <w:szCs w:val="22"/>
              <w:lang w:eastAsia="es-CO"/>
            </w:rPr>
          </w:pPr>
          <w:hyperlink w:anchor="_Toc531325704" w:history="1">
            <w:r w:rsidRPr="00203E01">
              <w:rPr>
                <w:rStyle w:val="Hipervnculo"/>
                <w:rFonts w:cs="Arial"/>
                <w:noProof/>
              </w:rPr>
              <w:t>Segmentación de personas sobre una imagen única</w:t>
            </w:r>
            <w:r>
              <w:rPr>
                <w:noProof/>
                <w:webHidden/>
              </w:rPr>
              <w:tab/>
            </w:r>
            <w:r>
              <w:rPr>
                <w:noProof/>
                <w:webHidden/>
              </w:rPr>
              <w:fldChar w:fldCharType="begin"/>
            </w:r>
            <w:r>
              <w:rPr>
                <w:noProof/>
                <w:webHidden/>
              </w:rPr>
              <w:instrText xml:space="preserve"> PAGEREF _Toc531325704 \h </w:instrText>
            </w:r>
            <w:r>
              <w:rPr>
                <w:noProof/>
                <w:webHidden/>
              </w:rPr>
            </w:r>
            <w:r>
              <w:rPr>
                <w:noProof/>
                <w:webHidden/>
              </w:rPr>
              <w:fldChar w:fldCharType="separate"/>
            </w:r>
            <w:r w:rsidR="00A71D04">
              <w:rPr>
                <w:noProof/>
                <w:webHidden/>
              </w:rPr>
              <w:t>19</w:t>
            </w:r>
            <w:r>
              <w:rPr>
                <w:noProof/>
                <w:webHidden/>
              </w:rPr>
              <w:fldChar w:fldCharType="end"/>
            </w:r>
          </w:hyperlink>
        </w:p>
        <w:p w14:paraId="636A5FF8" w14:textId="7FA1CA9E"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05" w:history="1">
            <w:r w:rsidRPr="00203E01">
              <w:rPr>
                <w:rStyle w:val="Hipervnculo"/>
                <w:noProof/>
              </w:rPr>
              <w:t>3.3.</w:t>
            </w:r>
            <w:r>
              <w:rPr>
                <w:rFonts w:asciiTheme="minorHAnsi" w:eastAsiaTheme="minorEastAsia" w:hAnsiTheme="minorHAnsi" w:cstheme="minorBidi"/>
                <w:smallCaps w:val="0"/>
                <w:noProof/>
                <w:sz w:val="22"/>
                <w:szCs w:val="22"/>
                <w:lang w:eastAsia="es-CO"/>
              </w:rPr>
              <w:tab/>
            </w:r>
            <w:r w:rsidRPr="00203E01">
              <w:rPr>
                <w:rStyle w:val="Hipervnculo"/>
                <w:noProof/>
              </w:rPr>
              <w:t>Técnicas de Nivel Medio</w:t>
            </w:r>
            <w:r>
              <w:rPr>
                <w:noProof/>
                <w:webHidden/>
              </w:rPr>
              <w:tab/>
            </w:r>
            <w:r>
              <w:rPr>
                <w:noProof/>
                <w:webHidden/>
              </w:rPr>
              <w:fldChar w:fldCharType="begin"/>
            </w:r>
            <w:r>
              <w:rPr>
                <w:noProof/>
                <w:webHidden/>
              </w:rPr>
              <w:instrText xml:space="preserve"> PAGEREF _Toc531325705 \h </w:instrText>
            </w:r>
            <w:r>
              <w:rPr>
                <w:noProof/>
                <w:webHidden/>
              </w:rPr>
            </w:r>
            <w:r>
              <w:rPr>
                <w:noProof/>
                <w:webHidden/>
              </w:rPr>
              <w:fldChar w:fldCharType="separate"/>
            </w:r>
            <w:r w:rsidR="00A71D04">
              <w:rPr>
                <w:noProof/>
                <w:webHidden/>
              </w:rPr>
              <w:t>20</w:t>
            </w:r>
            <w:r>
              <w:rPr>
                <w:noProof/>
                <w:webHidden/>
              </w:rPr>
              <w:fldChar w:fldCharType="end"/>
            </w:r>
          </w:hyperlink>
        </w:p>
        <w:p w14:paraId="02F08810" w14:textId="4662A34C" w:rsidR="00C1028C" w:rsidRDefault="00C1028C">
          <w:pPr>
            <w:pStyle w:val="TDC3"/>
            <w:rPr>
              <w:rFonts w:asciiTheme="minorHAnsi" w:eastAsiaTheme="minorEastAsia" w:hAnsiTheme="minorHAnsi" w:cstheme="minorBidi"/>
              <w:i w:val="0"/>
              <w:noProof/>
              <w:szCs w:val="22"/>
              <w:lang w:eastAsia="es-CO"/>
            </w:rPr>
          </w:pPr>
          <w:hyperlink w:anchor="_Toc531325706" w:history="1">
            <w:r w:rsidRPr="00203E01">
              <w:rPr>
                <w:rStyle w:val="Hipervnculo"/>
                <w:rFonts w:cs="Arial"/>
                <w:noProof/>
              </w:rPr>
              <w:t>Algoritmos de rastreo utilizando cámaras no sobrelapadas</w:t>
            </w:r>
            <w:r>
              <w:rPr>
                <w:noProof/>
                <w:webHidden/>
              </w:rPr>
              <w:tab/>
            </w:r>
            <w:r>
              <w:rPr>
                <w:noProof/>
                <w:webHidden/>
              </w:rPr>
              <w:fldChar w:fldCharType="begin"/>
            </w:r>
            <w:r>
              <w:rPr>
                <w:noProof/>
                <w:webHidden/>
              </w:rPr>
              <w:instrText xml:space="preserve"> PAGEREF _Toc531325706 \h </w:instrText>
            </w:r>
            <w:r>
              <w:rPr>
                <w:noProof/>
                <w:webHidden/>
              </w:rPr>
            </w:r>
            <w:r>
              <w:rPr>
                <w:noProof/>
                <w:webHidden/>
              </w:rPr>
              <w:fldChar w:fldCharType="separate"/>
            </w:r>
            <w:r w:rsidR="00A71D04">
              <w:rPr>
                <w:noProof/>
                <w:webHidden/>
              </w:rPr>
              <w:t>21</w:t>
            </w:r>
            <w:r>
              <w:rPr>
                <w:noProof/>
                <w:webHidden/>
              </w:rPr>
              <w:fldChar w:fldCharType="end"/>
            </w:r>
          </w:hyperlink>
        </w:p>
        <w:p w14:paraId="60A06E8E" w14:textId="3EA672BE" w:rsidR="00C1028C" w:rsidRDefault="00C1028C">
          <w:pPr>
            <w:pStyle w:val="TDC3"/>
            <w:rPr>
              <w:rFonts w:asciiTheme="minorHAnsi" w:eastAsiaTheme="minorEastAsia" w:hAnsiTheme="minorHAnsi" w:cstheme="minorBidi"/>
              <w:i w:val="0"/>
              <w:noProof/>
              <w:szCs w:val="22"/>
              <w:lang w:eastAsia="es-CO"/>
            </w:rPr>
          </w:pPr>
          <w:hyperlink w:anchor="_Toc531325707" w:history="1">
            <w:r w:rsidRPr="00203E01">
              <w:rPr>
                <w:rStyle w:val="Hipervnculo"/>
                <w:rFonts w:cs="Arial"/>
                <w:noProof/>
              </w:rPr>
              <w:t>Algoritmos de rastreo utilizando cámaras sobrelapadas</w:t>
            </w:r>
            <w:r>
              <w:rPr>
                <w:noProof/>
                <w:webHidden/>
              </w:rPr>
              <w:tab/>
            </w:r>
            <w:r>
              <w:rPr>
                <w:noProof/>
                <w:webHidden/>
              </w:rPr>
              <w:fldChar w:fldCharType="begin"/>
            </w:r>
            <w:r>
              <w:rPr>
                <w:noProof/>
                <w:webHidden/>
              </w:rPr>
              <w:instrText xml:space="preserve"> PAGEREF _Toc531325707 \h </w:instrText>
            </w:r>
            <w:r>
              <w:rPr>
                <w:noProof/>
                <w:webHidden/>
              </w:rPr>
            </w:r>
            <w:r>
              <w:rPr>
                <w:noProof/>
                <w:webHidden/>
              </w:rPr>
              <w:fldChar w:fldCharType="separate"/>
            </w:r>
            <w:r w:rsidR="00A71D04">
              <w:rPr>
                <w:noProof/>
                <w:webHidden/>
              </w:rPr>
              <w:t>22</w:t>
            </w:r>
            <w:r>
              <w:rPr>
                <w:noProof/>
                <w:webHidden/>
              </w:rPr>
              <w:fldChar w:fldCharType="end"/>
            </w:r>
          </w:hyperlink>
        </w:p>
        <w:p w14:paraId="05BE25E4" w14:textId="3C9237D2"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08" w:history="1">
            <w:r w:rsidRPr="00203E01">
              <w:rPr>
                <w:rStyle w:val="Hipervnculo"/>
                <w:noProof/>
              </w:rPr>
              <w:t>3.4.</w:t>
            </w:r>
            <w:r>
              <w:rPr>
                <w:rFonts w:asciiTheme="minorHAnsi" w:eastAsiaTheme="minorEastAsia" w:hAnsiTheme="minorHAnsi" w:cstheme="minorBidi"/>
                <w:smallCaps w:val="0"/>
                <w:noProof/>
                <w:sz w:val="22"/>
                <w:szCs w:val="22"/>
                <w:lang w:eastAsia="es-CO"/>
              </w:rPr>
              <w:tab/>
            </w:r>
            <w:r w:rsidRPr="00203E01">
              <w:rPr>
                <w:rStyle w:val="Hipervnculo"/>
                <w:noProof/>
              </w:rPr>
              <w:t>Técnicas de Nivel Alto</w:t>
            </w:r>
            <w:r>
              <w:rPr>
                <w:noProof/>
                <w:webHidden/>
              </w:rPr>
              <w:tab/>
            </w:r>
            <w:r>
              <w:rPr>
                <w:noProof/>
                <w:webHidden/>
              </w:rPr>
              <w:fldChar w:fldCharType="begin"/>
            </w:r>
            <w:r>
              <w:rPr>
                <w:noProof/>
                <w:webHidden/>
              </w:rPr>
              <w:instrText xml:space="preserve"> PAGEREF _Toc531325708 \h </w:instrText>
            </w:r>
            <w:r>
              <w:rPr>
                <w:noProof/>
                <w:webHidden/>
              </w:rPr>
            </w:r>
            <w:r>
              <w:rPr>
                <w:noProof/>
                <w:webHidden/>
              </w:rPr>
              <w:fldChar w:fldCharType="separate"/>
            </w:r>
            <w:r w:rsidR="00A71D04">
              <w:rPr>
                <w:noProof/>
                <w:webHidden/>
              </w:rPr>
              <w:t>23</w:t>
            </w:r>
            <w:r>
              <w:rPr>
                <w:noProof/>
                <w:webHidden/>
              </w:rPr>
              <w:fldChar w:fldCharType="end"/>
            </w:r>
          </w:hyperlink>
        </w:p>
        <w:p w14:paraId="6AC0604F" w14:textId="162A9A68" w:rsidR="00C1028C" w:rsidRDefault="00C1028C">
          <w:pPr>
            <w:pStyle w:val="TDC3"/>
            <w:rPr>
              <w:rFonts w:asciiTheme="minorHAnsi" w:eastAsiaTheme="minorEastAsia" w:hAnsiTheme="minorHAnsi" w:cstheme="minorBidi"/>
              <w:i w:val="0"/>
              <w:noProof/>
              <w:szCs w:val="22"/>
              <w:lang w:eastAsia="es-CO"/>
            </w:rPr>
          </w:pPr>
          <w:hyperlink w:anchor="_Toc531325709" w:history="1">
            <w:r w:rsidRPr="00203E01">
              <w:rPr>
                <w:rStyle w:val="Hipervnculo"/>
                <w:rFonts w:cs="Arial"/>
                <w:noProof/>
              </w:rPr>
              <w:t>Reconocimiento de actividades a partir del análisis de trayectoria</w:t>
            </w:r>
            <w:r>
              <w:rPr>
                <w:noProof/>
                <w:webHidden/>
              </w:rPr>
              <w:tab/>
            </w:r>
            <w:r>
              <w:rPr>
                <w:noProof/>
                <w:webHidden/>
              </w:rPr>
              <w:fldChar w:fldCharType="begin"/>
            </w:r>
            <w:r>
              <w:rPr>
                <w:noProof/>
                <w:webHidden/>
              </w:rPr>
              <w:instrText xml:space="preserve"> PAGEREF _Toc531325709 \h </w:instrText>
            </w:r>
            <w:r>
              <w:rPr>
                <w:noProof/>
                <w:webHidden/>
              </w:rPr>
            </w:r>
            <w:r>
              <w:rPr>
                <w:noProof/>
                <w:webHidden/>
              </w:rPr>
              <w:fldChar w:fldCharType="separate"/>
            </w:r>
            <w:r w:rsidR="00A71D04">
              <w:rPr>
                <w:noProof/>
                <w:webHidden/>
              </w:rPr>
              <w:t>23</w:t>
            </w:r>
            <w:r>
              <w:rPr>
                <w:noProof/>
                <w:webHidden/>
              </w:rPr>
              <w:fldChar w:fldCharType="end"/>
            </w:r>
          </w:hyperlink>
        </w:p>
        <w:p w14:paraId="713BB7A6" w14:textId="6C57769B" w:rsidR="00C1028C" w:rsidRDefault="00C1028C">
          <w:pPr>
            <w:pStyle w:val="TDC3"/>
            <w:rPr>
              <w:rFonts w:asciiTheme="minorHAnsi" w:eastAsiaTheme="minorEastAsia" w:hAnsiTheme="minorHAnsi" w:cstheme="minorBidi"/>
              <w:i w:val="0"/>
              <w:noProof/>
              <w:szCs w:val="22"/>
              <w:lang w:eastAsia="es-CO"/>
            </w:rPr>
          </w:pPr>
          <w:hyperlink w:anchor="_Toc531325710" w:history="1">
            <w:r w:rsidRPr="00203E01">
              <w:rPr>
                <w:rStyle w:val="Hipervnculo"/>
                <w:rFonts w:cs="Arial"/>
                <w:noProof/>
              </w:rPr>
              <w:t>Reconocimiento de actividades a partir del análisis de poses</w:t>
            </w:r>
            <w:r>
              <w:rPr>
                <w:noProof/>
                <w:webHidden/>
              </w:rPr>
              <w:tab/>
            </w:r>
            <w:r>
              <w:rPr>
                <w:noProof/>
                <w:webHidden/>
              </w:rPr>
              <w:fldChar w:fldCharType="begin"/>
            </w:r>
            <w:r>
              <w:rPr>
                <w:noProof/>
                <w:webHidden/>
              </w:rPr>
              <w:instrText xml:space="preserve"> PAGEREF _Toc531325710 \h </w:instrText>
            </w:r>
            <w:r>
              <w:rPr>
                <w:noProof/>
                <w:webHidden/>
              </w:rPr>
            </w:r>
            <w:r>
              <w:rPr>
                <w:noProof/>
                <w:webHidden/>
              </w:rPr>
              <w:fldChar w:fldCharType="separate"/>
            </w:r>
            <w:r w:rsidR="00A71D04">
              <w:rPr>
                <w:noProof/>
                <w:webHidden/>
              </w:rPr>
              <w:t>24</w:t>
            </w:r>
            <w:r>
              <w:rPr>
                <w:noProof/>
                <w:webHidden/>
              </w:rPr>
              <w:fldChar w:fldCharType="end"/>
            </w:r>
          </w:hyperlink>
        </w:p>
        <w:p w14:paraId="1B014C4D" w14:textId="033F3BE5"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11" w:history="1">
            <w:r w:rsidRPr="00203E01">
              <w:rPr>
                <w:rStyle w:val="Hipervnculo"/>
                <w:noProof/>
              </w:rPr>
              <w:t>3.5.</w:t>
            </w:r>
            <w:r>
              <w:rPr>
                <w:rFonts w:asciiTheme="minorHAnsi" w:eastAsiaTheme="minorEastAsia" w:hAnsiTheme="minorHAnsi" w:cstheme="minorBidi"/>
                <w:smallCaps w:val="0"/>
                <w:noProof/>
                <w:sz w:val="22"/>
                <w:szCs w:val="22"/>
                <w:lang w:eastAsia="es-CO"/>
              </w:rPr>
              <w:tab/>
            </w:r>
            <w:r w:rsidRPr="00203E01">
              <w:rPr>
                <w:rStyle w:val="Hipervnculo"/>
                <w:noProof/>
              </w:rPr>
              <w:t>Procesamiento multicámara y uso de agentes en el reconocimiento de actividades</w:t>
            </w:r>
            <w:r>
              <w:rPr>
                <w:noProof/>
                <w:webHidden/>
              </w:rPr>
              <w:tab/>
            </w:r>
            <w:r>
              <w:rPr>
                <w:noProof/>
                <w:webHidden/>
              </w:rPr>
              <w:fldChar w:fldCharType="begin"/>
            </w:r>
            <w:r>
              <w:rPr>
                <w:noProof/>
                <w:webHidden/>
              </w:rPr>
              <w:instrText xml:space="preserve"> PAGEREF _Toc531325711 \h </w:instrText>
            </w:r>
            <w:r>
              <w:rPr>
                <w:noProof/>
                <w:webHidden/>
              </w:rPr>
            </w:r>
            <w:r>
              <w:rPr>
                <w:noProof/>
                <w:webHidden/>
              </w:rPr>
              <w:fldChar w:fldCharType="separate"/>
            </w:r>
            <w:r w:rsidR="00A71D04">
              <w:rPr>
                <w:noProof/>
                <w:webHidden/>
              </w:rPr>
              <w:t>26</w:t>
            </w:r>
            <w:r>
              <w:rPr>
                <w:noProof/>
                <w:webHidden/>
              </w:rPr>
              <w:fldChar w:fldCharType="end"/>
            </w:r>
          </w:hyperlink>
        </w:p>
        <w:p w14:paraId="1BD8D627" w14:textId="35943DF8"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12" w:history="1">
            <w:r w:rsidRPr="00203E01">
              <w:rPr>
                <w:rStyle w:val="Hipervnculo"/>
                <w:noProof/>
              </w:rPr>
              <w:t>3.6.</w:t>
            </w:r>
            <w:r>
              <w:rPr>
                <w:rFonts w:asciiTheme="minorHAnsi" w:eastAsiaTheme="minorEastAsia" w:hAnsiTheme="minorHAnsi" w:cstheme="minorBidi"/>
                <w:smallCaps w:val="0"/>
                <w:noProof/>
                <w:sz w:val="22"/>
                <w:szCs w:val="22"/>
                <w:lang w:eastAsia="es-CO"/>
              </w:rPr>
              <w:tab/>
            </w:r>
            <w:r w:rsidRPr="00203E01">
              <w:rPr>
                <w:rStyle w:val="Hipervnculo"/>
                <w:noProof/>
              </w:rPr>
              <w:t>Técnicas de Ensamble</w:t>
            </w:r>
            <w:r>
              <w:rPr>
                <w:noProof/>
                <w:webHidden/>
              </w:rPr>
              <w:tab/>
            </w:r>
            <w:r>
              <w:rPr>
                <w:noProof/>
                <w:webHidden/>
              </w:rPr>
              <w:fldChar w:fldCharType="begin"/>
            </w:r>
            <w:r>
              <w:rPr>
                <w:noProof/>
                <w:webHidden/>
              </w:rPr>
              <w:instrText xml:space="preserve"> PAGEREF _Toc531325712 \h </w:instrText>
            </w:r>
            <w:r>
              <w:rPr>
                <w:noProof/>
                <w:webHidden/>
              </w:rPr>
            </w:r>
            <w:r>
              <w:rPr>
                <w:noProof/>
                <w:webHidden/>
              </w:rPr>
              <w:fldChar w:fldCharType="separate"/>
            </w:r>
            <w:r w:rsidR="00A71D04">
              <w:rPr>
                <w:noProof/>
                <w:webHidden/>
              </w:rPr>
              <w:t>26</w:t>
            </w:r>
            <w:r>
              <w:rPr>
                <w:noProof/>
                <w:webHidden/>
              </w:rPr>
              <w:fldChar w:fldCharType="end"/>
            </w:r>
          </w:hyperlink>
        </w:p>
        <w:p w14:paraId="689C6823" w14:textId="6D910620" w:rsidR="00C1028C" w:rsidRDefault="00C1028C">
          <w:pPr>
            <w:pStyle w:val="TDC1"/>
            <w:tabs>
              <w:tab w:val="left" w:pos="720"/>
            </w:tabs>
            <w:rPr>
              <w:rFonts w:asciiTheme="minorHAnsi" w:eastAsiaTheme="minorEastAsia" w:hAnsiTheme="minorHAnsi" w:cstheme="minorBidi"/>
              <w:b w:val="0"/>
              <w:smallCaps w:val="0"/>
              <w:noProof/>
              <w:sz w:val="22"/>
              <w:szCs w:val="22"/>
              <w:lang w:eastAsia="es-CO"/>
            </w:rPr>
          </w:pPr>
          <w:hyperlink w:anchor="_Toc531325713" w:history="1">
            <w:r w:rsidRPr="00203E01">
              <w:rPr>
                <w:rStyle w:val="Hipervnculo"/>
                <w:noProof/>
                <w:lang w:eastAsia="es-CO"/>
              </w:rPr>
              <w:t>4.</w:t>
            </w:r>
            <w:r>
              <w:rPr>
                <w:rFonts w:asciiTheme="minorHAnsi" w:eastAsiaTheme="minorEastAsia" w:hAnsiTheme="minorHAnsi" w:cstheme="minorBidi"/>
                <w:b w:val="0"/>
                <w:smallCaps w:val="0"/>
                <w:noProof/>
                <w:sz w:val="22"/>
                <w:szCs w:val="22"/>
                <w:lang w:eastAsia="es-CO"/>
              </w:rPr>
              <w:tab/>
            </w:r>
            <w:r w:rsidRPr="00203E01">
              <w:rPr>
                <w:rStyle w:val="Hipervnculo"/>
                <w:noProof/>
              </w:rPr>
              <w:t>Caracterización del Caso de Estudio</w:t>
            </w:r>
            <w:r>
              <w:rPr>
                <w:noProof/>
                <w:webHidden/>
              </w:rPr>
              <w:tab/>
            </w:r>
            <w:r>
              <w:rPr>
                <w:noProof/>
                <w:webHidden/>
              </w:rPr>
              <w:fldChar w:fldCharType="begin"/>
            </w:r>
            <w:r>
              <w:rPr>
                <w:noProof/>
                <w:webHidden/>
              </w:rPr>
              <w:instrText xml:space="preserve"> PAGEREF _Toc531325713 \h </w:instrText>
            </w:r>
            <w:r>
              <w:rPr>
                <w:noProof/>
                <w:webHidden/>
              </w:rPr>
            </w:r>
            <w:r>
              <w:rPr>
                <w:noProof/>
                <w:webHidden/>
              </w:rPr>
              <w:fldChar w:fldCharType="separate"/>
            </w:r>
            <w:r w:rsidR="00A71D04">
              <w:rPr>
                <w:noProof/>
                <w:webHidden/>
              </w:rPr>
              <w:t>28</w:t>
            </w:r>
            <w:r>
              <w:rPr>
                <w:noProof/>
                <w:webHidden/>
              </w:rPr>
              <w:fldChar w:fldCharType="end"/>
            </w:r>
          </w:hyperlink>
        </w:p>
        <w:p w14:paraId="5353FBFA" w14:textId="23315875" w:rsidR="00C1028C" w:rsidRDefault="00C1028C">
          <w:pPr>
            <w:pStyle w:val="TDC2"/>
            <w:rPr>
              <w:rFonts w:asciiTheme="minorHAnsi" w:eastAsiaTheme="minorEastAsia" w:hAnsiTheme="minorHAnsi" w:cstheme="minorBidi"/>
              <w:smallCaps w:val="0"/>
              <w:noProof/>
              <w:sz w:val="22"/>
              <w:szCs w:val="22"/>
              <w:lang w:eastAsia="es-CO"/>
            </w:rPr>
          </w:pPr>
          <w:hyperlink w:anchor="_Toc531325714" w:history="1">
            <w:r w:rsidRPr="00203E01">
              <w:rPr>
                <w:rStyle w:val="Hipervnculo"/>
                <w:noProof/>
              </w:rPr>
              <w:t>4.1. Arquitectura del sistema</w:t>
            </w:r>
            <w:r>
              <w:rPr>
                <w:noProof/>
                <w:webHidden/>
              </w:rPr>
              <w:tab/>
            </w:r>
            <w:r>
              <w:rPr>
                <w:noProof/>
                <w:webHidden/>
              </w:rPr>
              <w:fldChar w:fldCharType="begin"/>
            </w:r>
            <w:r>
              <w:rPr>
                <w:noProof/>
                <w:webHidden/>
              </w:rPr>
              <w:instrText xml:space="preserve"> PAGEREF _Toc531325714 \h </w:instrText>
            </w:r>
            <w:r>
              <w:rPr>
                <w:noProof/>
                <w:webHidden/>
              </w:rPr>
            </w:r>
            <w:r>
              <w:rPr>
                <w:noProof/>
                <w:webHidden/>
              </w:rPr>
              <w:fldChar w:fldCharType="separate"/>
            </w:r>
            <w:r w:rsidR="00A71D04">
              <w:rPr>
                <w:noProof/>
                <w:webHidden/>
              </w:rPr>
              <w:t>28</w:t>
            </w:r>
            <w:r>
              <w:rPr>
                <w:noProof/>
                <w:webHidden/>
              </w:rPr>
              <w:fldChar w:fldCharType="end"/>
            </w:r>
          </w:hyperlink>
        </w:p>
        <w:p w14:paraId="57F689EC" w14:textId="2C075A71"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15" w:history="1">
            <w:r w:rsidRPr="00203E01">
              <w:rPr>
                <w:rStyle w:val="Hipervnculo"/>
                <w:noProof/>
              </w:rPr>
              <w:t>4.1.</w:t>
            </w:r>
            <w:r>
              <w:rPr>
                <w:rFonts w:asciiTheme="minorHAnsi" w:eastAsiaTheme="minorEastAsia" w:hAnsiTheme="minorHAnsi" w:cstheme="minorBidi"/>
                <w:smallCaps w:val="0"/>
                <w:noProof/>
                <w:sz w:val="22"/>
                <w:szCs w:val="22"/>
                <w:lang w:eastAsia="es-CO"/>
              </w:rPr>
              <w:tab/>
            </w:r>
            <w:r w:rsidRPr="00203E01">
              <w:rPr>
                <w:rStyle w:val="Hipervnculo"/>
                <w:noProof/>
              </w:rPr>
              <w:t>Análisis de las imágenes</w:t>
            </w:r>
            <w:r>
              <w:rPr>
                <w:noProof/>
                <w:webHidden/>
              </w:rPr>
              <w:tab/>
            </w:r>
            <w:r>
              <w:rPr>
                <w:noProof/>
                <w:webHidden/>
              </w:rPr>
              <w:fldChar w:fldCharType="begin"/>
            </w:r>
            <w:r>
              <w:rPr>
                <w:noProof/>
                <w:webHidden/>
              </w:rPr>
              <w:instrText xml:space="preserve"> PAGEREF _Toc531325715 \h </w:instrText>
            </w:r>
            <w:r>
              <w:rPr>
                <w:noProof/>
                <w:webHidden/>
              </w:rPr>
            </w:r>
            <w:r>
              <w:rPr>
                <w:noProof/>
                <w:webHidden/>
              </w:rPr>
              <w:fldChar w:fldCharType="separate"/>
            </w:r>
            <w:r w:rsidR="00A71D04">
              <w:rPr>
                <w:noProof/>
                <w:webHidden/>
              </w:rPr>
              <w:t>29</w:t>
            </w:r>
            <w:r>
              <w:rPr>
                <w:noProof/>
                <w:webHidden/>
              </w:rPr>
              <w:fldChar w:fldCharType="end"/>
            </w:r>
          </w:hyperlink>
        </w:p>
        <w:p w14:paraId="2816165A" w14:textId="0164C27E"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16" w:history="1">
            <w:r w:rsidRPr="00203E01">
              <w:rPr>
                <w:rStyle w:val="Hipervnculo"/>
                <w:noProof/>
              </w:rPr>
              <w:t>4.2.</w:t>
            </w:r>
            <w:r>
              <w:rPr>
                <w:rFonts w:asciiTheme="minorHAnsi" w:eastAsiaTheme="minorEastAsia" w:hAnsiTheme="minorHAnsi" w:cstheme="minorBidi"/>
                <w:smallCaps w:val="0"/>
                <w:noProof/>
                <w:sz w:val="22"/>
                <w:szCs w:val="22"/>
                <w:lang w:eastAsia="es-CO"/>
              </w:rPr>
              <w:tab/>
            </w:r>
            <w:r w:rsidRPr="00203E01">
              <w:rPr>
                <w:rStyle w:val="Hipervnculo"/>
                <w:noProof/>
              </w:rPr>
              <w:t>Análisis de operación del CCTV y entrevistas al personal de seguridad</w:t>
            </w:r>
            <w:r>
              <w:rPr>
                <w:noProof/>
                <w:webHidden/>
              </w:rPr>
              <w:tab/>
            </w:r>
            <w:r>
              <w:rPr>
                <w:noProof/>
                <w:webHidden/>
              </w:rPr>
              <w:fldChar w:fldCharType="begin"/>
            </w:r>
            <w:r>
              <w:rPr>
                <w:noProof/>
                <w:webHidden/>
              </w:rPr>
              <w:instrText xml:space="preserve"> PAGEREF _Toc531325716 \h </w:instrText>
            </w:r>
            <w:r>
              <w:rPr>
                <w:noProof/>
                <w:webHidden/>
              </w:rPr>
            </w:r>
            <w:r>
              <w:rPr>
                <w:noProof/>
                <w:webHidden/>
              </w:rPr>
              <w:fldChar w:fldCharType="separate"/>
            </w:r>
            <w:r w:rsidR="00A71D04">
              <w:rPr>
                <w:noProof/>
                <w:webHidden/>
              </w:rPr>
              <w:t>31</w:t>
            </w:r>
            <w:r>
              <w:rPr>
                <w:noProof/>
                <w:webHidden/>
              </w:rPr>
              <w:fldChar w:fldCharType="end"/>
            </w:r>
          </w:hyperlink>
        </w:p>
        <w:p w14:paraId="72643895" w14:textId="6000D08A" w:rsidR="00C1028C" w:rsidRDefault="00C1028C">
          <w:pPr>
            <w:pStyle w:val="TDC1"/>
            <w:rPr>
              <w:rFonts w:asciiTheme="minorHAnsi" w:eastAsiaTheme="minorEastAsia" w:hAnsiTheme="minorHAnsi" w:cstheme="minorBidi"/>
              <w:b w:val="0"/>
              <w:smallCaps w:val="0"/>
              <w:noProof/>
              <w:sz w:val="22"/>
              <w:szCs w:val="22"/>
              <w:lang w:eastAsia="es-CO"/>
            </w:rPr>
          </w:pPr>
          <w:hyperlink w:anchor="_Toc531325717" w:history="1">
            <w:r w:rsidRPr="00203E01">
              <w:rPr>
                <w:rStyle w:val="Hipervnculo"/>
                <w:noProof/>
              </w:rPr>
              <w:t>5. Diseño del Sistema Orientado a Agentes</w:t>
            </w:r>
            <w:r>
              <w:rPr>
                <w:noProof/>
                <w:webHidden/>
              </w:rPr>
              <w:tab/>
            </w:r>
            <w:r>
              <w:rPr>
                <w:noProof/>
                <w:webHidden/>
              </w:rPr>
              <w:fldChar w:fldCharType="begin"/>
            </w:r>
            <w:r>
              <w:rPr>
                <w:noProof/>
                <w:webHidden/>
              </w:rPr>
              <w:instrText xml:space="preserve"> PAGEREF _Toc531325717 \h </w:instrText>
            </w:r>
            <w:r>
              <w:rPr>
                <w:noProof/>
                <w:webHidden/>
              </w:rPr>
            </w:r>
            <w:r>
              <w:rPr>
                <w:noProof/>
                <w:webHidden/>
              </w:rPr>
              <w:fldChar w:fldCharType="separate"/>
            </w:r>
            <w:r w:rsidR="00A71D04">
              <w:rPr>
                <w:noProof/>
                <w:webHidden/>
              </w:rPr>
              <w:t>33</w:t>
            </w:r>
            <w:r>
              <w:rPr>
                <w:noProof/>
                <w:webHidden/>
              </w:rPr>
              <w:fldChar w:fldCharType="end"/>
            </w:r>
          </w:hyperlink>
        </w:p>
        <w:p w14:paraId="09DBADAF" w14:textId="1F6A55E2"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18" w:history="1">
            <w:r w:rsidRPr="00203E01">
              <w:rPr>
                <w:rStyle w:val="Hipervnculo"/>
                <w:noProof/>
              </w:rPr>
              <w:t>5.1.</w:t>
            </w:r>
            <w:r>
              <w:rPr>
                <w:rFonts w:asciiTheme="minorHAnsi" w:eastAsiaTheme="minorEastAsia" w:hAnsiTheme="minorHAnsi" w:cstheme="minorBidi"/>
                <w:smallCaps w:val="0"/>
                <w:noProof/>
                <w:sz w:val="22"/>
                <w:szCs w:val="22"/>
                <w:lang w:eastAsia="es-CO"/>
              </w:rPr>
              <w:tab/>
            </w:r>
            <w:r w:rsidRPr="00203E01">
              <w:rPr>
                <w:rStyle w:val="Hipervnculo"/>
                <w:noProof/>
              </w:rPr>
              <w:t>AOP en el reconocimiento de actividades inusuales</w:t>
            </w:r>
            <w:r>
              <w:rPr>
                <w:noProof/>
                <w:webHidden/>
              </w:rPr>
              <w:tab/>
            </w:r>
            <w:r>
              <w:rPr>
                <w:noProof/>
                <w:webHidden/>
              </w:rPr>
              <w:fldChar w:fldCharType="begin"/>
            </w:r>
            <w:r>
              <w:rPr>
                <w:noProof/>
                <w:webHidden/>
              </w:rPr>
              <w:instrText xml:space="preserve"> PAGEREF _Toc531325718 \h </w:instrText>
            </w:r>
            <w:r>
              <w:rPr>
                <w:noProof/>
                <w:webHidden/>
              </w:rPr>
            </w:r>
            <w:r>
              <w:rPr>
                <w:noProof/>
                <w:webHidden/>
              </w:rPr>
              <w:fldChar w:fldCharType="separate"/>
            </w:r>
            <w:r w:rsidR="00A71D04">
              <w:rPr>
                <w:noProof/>
                <w:webHidden/>
              </w:rPr>
              <w:t>33</w:t>
            </w:r>
            <w:r>
              <w:rPr>
                <w:noProof/>
                <w:webHidden/>
              </w:rPr>
              <w:fldChar w:fldCharType="end"/>
            </w:r>
          </w:hyperlink>
        </w:p>
        <w:p w14:paraId="4BA2C84C" w14:textId="7BB75F17"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19" w:history="1">
            <w:r w:rsidRPr="00203E01">
              <w:rPr>
                <w:rStyle w:val="Hipervnculo"/>
                <w:noProof/>
              </w:rPr>
              <w:t>5.2.</w:t>
            </w:r>
            <w:r>
              <w:rPr>
                <w:rFonts w:asciiTheme="minorHAnsi" w:eastAsiaTheme="minorEastAsia" w:hAnsiTheme="minorHAnsi" w:cstheme="minorBidi"/>
                <w:smallCaps w:val="0"/>
                <w:noProof/>
                <w:sz w:val="22"/>
                <w:szCs w:val="22"/>
                <w:lang w:eastAsia="es-CO"/>
              </w:rPr>
              <w:tab/>
            </w:r>
            <w:r w:rsidRPr="00203E01">
              <w:rPr>
                <w:rStyle w:val="Hipervnculo"/>
                <w:noProof/>
              </w:rPr>
              <w:t>Diseño del sistema orientado a Agentes</w:t>
            </w:r>
            <w:r>
              <w:rPr>
                <w:noProof/>
                <w:webHidden/>
              </w:rPr>
              <w:tab/>
            </w:r>
            <w:r>
              <w:rPr>
                <w:noProof/>
                <w:webHidden/>
              </w:rPr>
              <w:fldChar w:fldCharType="begin"/>
            </w:r>
            <w:r>
              <w:rPr>
                <w:noProof/>
                <w:webHidden/>
              </w:rPr>
              <w:instrText xml:space="preserve"> PAGEREF _Toc531325719 \h </w:instrText>
            </w:r>
            <w:r>
              <w:rPr>
                <w:noProof/>
                <w:webHidden/>
              </w:rPr>
            </w:r>
            <w:r>
              <w:rPr>
                <w:noProof/>
                <w:webHidden/>
              </w:rPr>
              <w:fldChar w:fldCharType="separate"/>
            </w:r>
            <w:r w:rsidR="00A71D04">
              <w:rPr>
                <w:noProof/>
                <w:webHidden/>
              </w:rPr>
              <w:t>34</w:t>
            </w:r>
            <w:r>
              <w:rPr>
                <w:noProof/>
                <w:webHidden/>
              </w:rPr>
              <w:fldChar w:fldCharType="end"/>
            </w:r>
          </w:hyperlink>
        </w:p>
        <w:p w14:paraId="3EEAEE84" w14:textId="42A928CA"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20" w:history="1">
            <w:r w:rsidRPr="00203E01">
              <w:rPr>
                <w:rStyle w:val="Hipervnculo"/>
                <w:noProof/>
              </w:rPr>
              <w:t>5.3.</w:t>
            </w:r>
            <w:r>
              <w:rPr>
                <w:rFonts w:asciiTheme="minorHAnsi" w:eastAsiaTheme="minorEastAsia" w:hAnsiTheme="minorHAnsi" w:cstheme="minorBidi"/>
                <w:smallCaps w:val="0"/>
                <w:noProof/>
                <w:sz w:val="22"/>
                <w:szCs w:val="22"/>
                <w:lang w:eastAsia="es-CO"/>
              </w:rPr>
              <w:tab/>
            </w:r>
            <w:r w:rsidRPr="00203E01">
              <w:rPr>
                <w:rStyle w:val="Hipervnculo"/>
                <w:noProof/>
              </w:rPr>
              <w:t>Diseño Organizacional</w:t>
            </w:r>
            <w:r>
              <w:rPr>
                <w:noProof/>
                <w:webHidden/>
              </w:rPr>
              <w:tab/>
            </w:r>
            <w:r>
              <w:rPr>
                <w:noProof/>
                <w:webHidden/>
              </w:rPr>
              <w:fldChar w:fldCharType="begin"/>
            </w:r>
            <w:r>
              <w:rPr>
                <w:noProof/>
                <w:webHidden/>
              </w:rPr>
              <w:instrText xml:space="preserve"> PAGEREF _Toc531325720 \h </w:instrText>
            </w:r>
            <w:r>
              <w:rPr>
                <w:noProof/>
                <w:webHidden/>
              </w:rPr>
            </w:r>
            <w:r>
              <w:rPr>
                <w:noProof/>
                <w:webHidden/>
              </w:rPr>
              <w:fldChar w:fldCharType="separate"/>
            </w:r>
            <w:r w:rsidR="00A71D04">
              <w:rPr>
                <w:noProof/>
                <w:webHidden/>
              </w:rPr>
              <w:t>35</w:t>
            </w:r>
            <w:r>
              <w:rPr>
                <w:noProof/>
                <w:webHidden/>
              </w:rPr>
              <w:fldChar w:fldCharType="end"/>
            </w:r>
          </w:hyperlink>
        </w:p>
        <w:p w14:paraId="55CD0ECD" w14:textId="6EA70A6C"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21" w:history="1">
            <w:r w:rsidRPr="00203E01">
              <w:rPr>
                <w:rStyle w:val="Hipervnculo"/>
                <w:noProof/>
              </w:rPr>
              <w:t>5.4.</w:t>
            </w:r>
            <w:r>
              <w:rPr>
                <w:rFonts w:asciiTheme="minorHAnsi" w:eastAsiaTheme="minorEastAsia" w:hAnsiTheme="minorHAnsi" w:cstheme="minorBidi"/>
                <w:smallCaps w:val="0"/>
                <w:noProof/>
                <w:sz w:val="22"/>
                <w:szCs w:val="22"/>
                <w:lang w:eastAsia="es-CO"/>
              </w:rPr>
              <w:tab/>
            </w:r>
            <w:r w:rsidRPr="00203E01">
              <w:rPr>
                <w:rStyle w:val="Hipervnculo"/>
                <w:noProof/>
              </w:rPr>
              <w:t>Estrategias Cooperativas</w:t>
            </w:r>
            <w:r>
              <w:rPr>
                <w:noProof/>
                <w:webHidden/>
              </w:rPr>
              <w:tab/>
            </w:r>
            <w:r>
              <w:rPr>
                <w:noProof/>
                <w:webHidden/>
              </w:rPr>
              <w:fldChar w:fldCharType="begin"/>
            </w:r>
            <w:r>
              <w:rPr>
                <w:noProof/>
                <w:webHidden/>
              </w:rPr>
              <w:instrText xml:space="preserve"> PAGEREF _Toc531325721 \h </w:instrText>
            </w:r>
            <w:r>
              <w:rPr>
                <w:noProof/>
                <w:webHidden/>
              </w:rPr>
            </w:r>
            <w:r>
              <w:rPr>
                <w:noProof/>
                <w:webHidden/>
              </w:rPr>
              <w:fldChar w:fldCharType="separate"/>
            </w:r>
            <w:r w:rsidR="00A71D04">
              <w:rPr>
                <w:noProof/>
                <w:webHidden/>
              </w:rPr>
              <w:t>36</w:t>
            </w:r>
            <w:r>
              <w:rPr>
                <w:noProof/>
                <w:webHidden/>
              </w:rPr>
              <w:fldChar w:fldCharType="end"/>
            </w:r>
          </w:hyperlink>
        </w:p>
        <w:p w14:paraId="36BDA7F0" w14:textId="73D000B5" w:rsidR="00C1028C" w:rsidRDefault="00C1028C">
          <w:pPr>
            <w:pStyle w:val="TDC3"/>
            <w:rPr>
              <w:rFonts w:asciiTheme="minorHAnsi" w:eastAsiaTheme="minorEastAsia" w:hAnsiTheme="minorHAnsi" w:cstheme="minorBidi"/>
              <w:i w:val="0"/>
              <w:noProof/>
              <w:szCs w:val="22"/>
              <w:lang w:eastAsia="es-CO"/>
            </w:rPr>
          </w:pPr>
          <w:hyperlink w:anchor="_Toc531325722" w:history="1">
            <w:r w:rsidRPr="00203E01">
              <w:rPr>
                <w:rStyle w:val="Hipervnculo"/>
                <w:rFonts w:cs="Arial"/>
                <w:noProof/>
              </w:rPr>
              <w:t>Sincronización de Tiempos</w:t>
            </w:r>
            <w:r>
              <w:rPr>
                <w:noProof/>
                <w:webHidden/>
              </w:rPr>
              <w:tab/>
            </w:r>
            <w:r>
              <w:rPr>
                <w:noProof/>
                <w:webHidden/>
              </w:rPr>
              <w:fldChar w:fldCharType="begin"/>
            </w:r>
            <w:r>
              <w:rPr>
                <w:noProof/>
                <w:webHidden/>
              </w:rPr>
              <w:instrText xml:space="preserve"> PAGEREF _Toc531325722 \h </w:instrText>
            </w:r>
            <w:r>
              <w:rPr>
                <w:noProof/>
                <w:webHidden/>
              </w:rPr>
            </w:r>
            <w:r>
              <w:rPr>
                <w:noProof/>
                <w:webHidden/>
              </w:rPr>
              <w:fldChar w:fldCharType="separate"/>
            </w:r>
            <w:r w:rsidR="00A71D04">
              <w:rPr>
                <w:noProof/>
                <w:webHidden/>
              </w:rPr>
              <w:t>36</w:t>
            </w:r>
            <w:r>
              <w:rPr>
                <w:noProof/>
                <w:webHidden/>
              </w:rPr>
              <w:fldChar w:fldCharType="end"/>
            </w:r>
          </w:hyperlink>
        </w:p>
        <w:p w14:paraId="24E07762" w14:textId="694A875F" w:rsidR="00C1028C" w:rsidRDefault="00C1028C">
          <w:pPr>
            <w:pStyle w:val="TDC3"/>
            <w:rPr>
              <w:rFonts w:asciiTheme="minorHAnsi" w:eastAsiaTheme="minorEastAsia" w:hAnsiTheme="minorHAnsi" w:cstheme="minorBidi"/>
              <w:i w:val="0"/>
              <w:noProof/>
              <w:szCs w:val="22"/>
              <w:lang w:eastAsia="es-CO"/>
            </w:rPr>
          </w:pPr>
          <w:hyperlink w:anchor="_Toc531325723" w:history="1">
            <w:r w:rsidRPr="00203E01">
              <w:rPr>
                <w:rStyle w:val="Hipervnculo"/>
                <w:rFonts w:cs="Arial"/>
                <w:noProof/>
              </w:rPr>
              <w:t>Reidentificación en cambios de zona</w:t>
            </w:r>
            <w:r>
              <w:rPr>
                <w:noProof/>
                <w:webHidden/>
              </w:rPr>
              <w:tab/>
            </w:r>
            <w:r>
              <w:rPr>
                <w:noProof/>
                <w:webHidden/>
              </w:rPr>
              <w:fldChar w:fldCharType="begin"/>
            </w:r>
            <w:r>
              <w:rPr>
                <w:noProof/>
                <w:webHidden/>
              </w:rPr>
              <w:instrText xml:space="preserve"> PAGEREF _Toc531325723 \h </w:instrText>
            </w:r>
            <w:r>
              <w:rPr>
                <w:noProof/>
                <w:webHidden/>
              </w:rPr>
            </w:r>
            <w:r>
              <w:rPr>
                <w:noProof/>
                <w:webHidden/>
              </w:rPr>
              <w:fldChar w:fldCharType="separate"/>
            </w:r>
            <w:r w:rsidR="00A71D04">
              <w:rPr>
                <w:noProof/>
                <w:webHidden/>
              </w:rPr>
              <w:t>38</w:t>
            </w:r>
            <w:r>
              <w:rPr>
                <w:noProof/>
                <w:webHidden/>
              </w:rPr>
              <w:fldChar w:fldCharType="end"/>
            </w:r>
          </w:hyperlink>
        </w:p>
        <w:p w14:paraId="5250B23B" w14:textId="64BA5BFA" w:rsidR="00C1028C" w:rsidRDefault="00C1028C">
          <w:pPr>
            <w:pStyle w:val="TDC1"/>
            <w:tabs>
              <w:tab w:val="left" w:pos="720"/>
            </w:tabs>
            <w:rPr>
              <w:rFonts w:asciiTheme="minorHAnsi" w:eastAsiaTheme="minorEastAsia" w:hAnsiTheme="minorHAnsi" w:cstheme="minorBidi"/>
              <w:b w:val="0"/>
              <w:smallCaps w:val="0"/>
              <w:noProof/>
              <w:sz w:val="22"/>
              <w:szCs w:val="22"/>
              <w:lang w:eastAsia="es-CO"/>
            </w:rPr>
          </w:pPr>
          <w:hyperlink w:anchor="_Toc531325724" w:history="1">
            <w:r w:rsidRPr="00203E01">
              <w:rPr>
                <w:rStyle w:val="Hipervnculo"/>
                <w:noProof/>
                <w:lang w:eastAsia="es-CO"/>
              </w:rPr>
              <w:t>6.</w:t>
            </w:r>
            <w:r>
              <w:rPr>
                <w:rFonts w:asciiTheme="minorHAnsi" w:eastAsiaTheme="minorEastAsia" w:hAnsiTheme="minorHAnsi" w:cstheme="minorBidi"/>
                <w:b w:val="0"/>
                <w:smallCaps w:val="0"/>
                <w:noProof/>
                <w:sz w:val="22"/>
                <w:szCs w:val="22"/>
                <w:lang w:eastAsia="es-CO"/>
              </w:rPr>
              <w:tab/>
            </w:r>
            <w:r w:rsidRPr="00203E01">
              <w:rPr>
                <w:rStyle w:val="Hipervnculo"/>
                <w:noProof/>
              </w:rPr>
              <w:t>Diseño del modelo de inteligencia</w:t>
            </w:r>
            <w:r>
              <w:rPr>
                <w:noProof/>
                <w:webHidden/>
              </w:rPr>
              <w:tab/>
            </w:r>
            <w:r>
              <w:rPr>
                <w:noProof/>
                <w:webHidden/>
              </w:rPr>
              <w:fldChar w:fldCharType="begin"/>
            </w:r>
            <w:r>
              <w:rPr>
                <w:noProof/>
                <w:webHidden/>
              </w:rPr>
              <w:instrText xml:space="preserve"> PAGEREF _Toc531325724 \h </w:instrText>
            </w:r>
            <w:r>
              <w:rPr>
                <w:noProof/>
                <w:webHidden/>
              </w:rPr>
            </w:r>
            <w:r>
              <w:rPr>
                <w:noProof/>
                <w:webHidden/>
              </w:rPr>
              <w:fldChar w:fldCharType="separate"/>
            </w:r>
            <w:r w:rsidR="00A71D04">
              <w:rPr>
                <w:noProof/>
                <w:webHidden/>
              </w:rPr>
              <w:t>40</w:t>
            </w:r>
            <w:r>
              <w:rPr>
                <w:noProof/>
                <w:webHidden/>
              </w:rPr>
              <w:fldChar w:fldCharType="end"/>
            </w:r>
          </w:hyperlink>
        </w:p>
        <w:p w14:paraId="7CD27425" w14:textId="05FE5A5D"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25" w:history="1">
            <w:r w:rsidRPr="00203E01">
              <w:rPr>
                <w:rStyle w:val="Hipervnculo"/>
                <w:noProof/>
              </w:rPr>
              <w:t>6.1.</w:t>
            </w:r>
            <w:r>
              <w:rPr>
                <w:rFonts w:asciiTheme="minorHAnsi" w:eastAsiaTheme="minorEastAsia" w:hAnsiTheme="minorHAnsi" w:cstheme="minorBidi"/>
                <w:smallCaps w:val="0"/>
                <w:noProof/>
                <w:sz w:val="22"/>
                <w:szCs w:val="22"/>
                <w:lang w:eastAsia="es-CO"/>
              </w:rPr>
              <w:tab/>
            </w:r>
            <w:r w:rsidRPr="00203E01">
              <w:rPr>
                <w:rStyle w:val="Hipervnculo"/>
                <w:noProof/>
              </w:rPr>
              <w:t>Agente de Captura</w:t>
            </w:r>
            <w:r>
              <w:rPr>
                <w:noProof/>
                <w:webHidden/>
              </w:rPr>
              <w:tab/>
            </w:r>
            <w:r>
              <w:rPr>
                <w:noProof/>
                <w:webHidden/>
              </w:rPr>
              <w:fldChar w:fldCharType="begin"/>
            </w:r>
            <w:r>
              <w:rPr>
                <w:noProof/>
                <w:webHidden/>
              </w:rPr>
              <w:instrText xml:space="preserve"> PAGEREF _Toc531325725 \h </w:instrText>
            </w:r>
            <w:r>
              <w:rPr>
                <w:noProof/>
                <w:webHidden/>
              </w:rPr>
            </w:r>
            <w:r>
              <w:rPr>
                <w:noProof/>
                <w:webHidden/>
              </w:rPr>
              <w:fldChar w:fldCharType="separate"/>
            </w:r>
            <w:r w:rsidR="00A71D04">
              <w:rPr>
                <w:noProof/>
                <w:webHidden/>
              </w:rPr>
              <w:t>40</w:t>
            </w:r>
            <w:r>
              <w:rPr>
                <w:noProof/>
                <w:webHidden/>
              </w:rPr>
              <w:fldChar w:fldCharType="end"/>
            </w:r>
          </w:hyperlink>
        </w:p>
        <w:p w14:paraId="30BEB32B" w14:textId="08D25766"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26" w:history="1">
            <w:r w:rsidRPr="00203E01">
              <w:rPr>
                <w:rStyle w:val="Hipervnculo"/>
                <w:noProof/>
              </w:rPr>
              <w:t>6.2.</w:t>
            </w:r>
            <w:r>
              <w:rPr>
                <w:rFonts w:asciiTheme="minorHAnsi" w:eastAsiaTheme="minorEastAsia" w:hAnsiTheme="minorHAnsi" w:cstheme="minorBidi"/>
                <w:smallCaps w:val="0"/>
                <w:noProof/>
                <w:sz w:val="22"/>
                <w:szCs w:val="22"/>
                <w:lang w:eastAsia="es-CO"/>
              </w:rPr>
              <w:tab/>
            </w:r>
            <w:r w:rsidRPr="00203E01">
              <w:rPr>
                <w:rStyle w:val="Hipervnculo"/>
                <w:noProof/>
              </w:rPr>
              <w:t>Agente Pose</w:t>
            </w:r>
            <w:r>
              <w:rPr>
                <w:noProof/>
                <w:webHidden/>
              </w:rPr>
              <w:tab/>
            </w:r>
            <w:r>
              <w:rPr>
                <w:noProof/>
                <w:webHidden/>
              </w:rPr>
              <w:fldChar w:fldCharType="begin"/>
            </w:r>
            <w:r>
              <w:rPr>
                <w:noProof/>
                <w:webHidden/>
              </w:rPr>
              <w:instrText xml:space="preserve"> PAGEREF _Toc531325726 \h </w:instrText>
            </w:r>
            <w:r>
              <w:rPr>
                <w:noProof/>
                <w:webHidden/>
              </w:rPr>
            </w:r>
            <w:r>
              <w:rPr>
                <w:noProof/>
                <w:webHidden/>
              </w:rPr>
              <w:fldChar w:fldCharType="separate"/>
            </w:r>
            <w:r w:rsidR="00A71D04">
              <w:rPr>
                <w:noProof/>
                <w:webHidden/>
              </w:rPr>
              <w:t>40</w:t>
            </w:r>
            <w:r>
              <w:rPr>
                <w:noProof/>
                <w:webHidden/>
              </w:rPr>
              <w:fldChar w:fldCharType="end"/>
            </w:r>
          </w:hyperlink>
        </w:p>
        <w:p w14:paraId="1EEC38B0" w14:textId="3B85548C"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27" w:history="1">
            <w:r w:rsidRPr="00203E01">
              <w:rPr>
                <w:rStyle w:val="Hipervnculo"/>
                <w:noProof/>
              </w:rPr>
              <w:t>6.3.</w:t>
            </w:r>
            <w:r>
              <w:rPr>
                <w:rFonts w:asciiTheme="minorHAnsi" w:eastAsiaTheme="minorEastAsia" w:hAnsiTheme="minorHAnsi" w:cstheme="minorBidi"/>
                <w:smallCaps w:val="0"/>
                <w:noProof/>
                <w:sz w:val="22"/>
                <w:szCs w:val="22"/>
                <w:lang w:eastAsia="es-CO"/>
              </w:rPr>
              <w:tab/>
            </w:r>
            <w:r w:rsidRPr="00203E01">
              <w:rPr>
                <w:rStyle w:val="Hipervnculo"/>
                <w:noProof/>
              </w:rPr>
              <w:t>Agente Descriptores</w:t>
            </w:r>
            <w:r>
              <w:rPr>
                <w:noProof/>
                <w:webHidden/>
              </w:rPr>
              <w:tab/>
            </w:r>
            <w:r>
              <w:rPr>
                <w:noProof/>
                <w:webHidden/>
              </w:rPr>
              <w:fldChar w:fldCharType="begin"/>
            </w:r>
            <w:r>
              <w:rPr>
                <w:noProof/>
                <w:webHidden/>
              </w:rPr>
              <w:instrText xml:space="preserve"> PAGEREF _Toc531325727 \h </w:instrText>
            </w:r>
            <w:r>
              <w:rPr>
                <w:noProof/>
                <w:webHidden/>
              </w:rPr>
            </w:r>
            <w:r>
              <w:rPr>
                <w:noProof/>
                <w:webHidden/>
              </w:rPr>
              <w:fldChar w:fldCharType="separate"/>
            </w:r>
            <w:r w:rsidR="00A71D04">
              <w:rPr>
                <w:noProof/>
                <w:webHidden/>
              </w:rPr>
              <w:t>42</w:t>
            </w:r>
            <w:r>
              <w:rPr>
                <w:noProof/>
                <w:webHidden/>
              </w:rPr>
              <w:fldChar w:fldCharType="end"/>
            </w:r>
          </w:hyperlink>
        </w:p>
        <w:p w14:paraId="67477706" w14:textId="4EEDC71E"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28" w:history="1">
            <w:r w:rsidRPr="00203E01">
              <w:rPr>
                <w:rStyle w:val="Hipervnculo"/>
                <w:noProof/>
              </w:rPr>
              <w:t>6.4.</w:t>
            </w:r>
            <w:r>
              <w:rPr>
                <w:rFonts w:asciiTheme="minorHAnsi" w:eastAsiaTheme="minorEastAsia" w:hAnsiTheme="minorHAnsi" w:cstheme="minorBidi"/>
                <w:smallCaps w:val="0"/>
                <w:noProof/>
                <w:sz w:val="22"/>
                <w:szCs w:val="22"/>
                <w:lang w:eastAsia="es-CO"/>
              </w:rPr>
              <w:tab/>
            </w:r>
            <w:r w:rsidRPr="00203E01">
              <w:rPr>
                <w:rStyle w:val="Hipervnculo"/>
                <w:noProof/>
              </w:rPr>
              <w:t>Agente Re-Identificación</w:t>
            </w:r>
            <w:r>
              <w:rPr>
                <w:noProof/>
                <w:webHidden/>
              </w:rPr>
              <w:tab/>
            </w:r>
            <w:r>
              <w:rPr>
                <w:noProof/>
                <w:webHidden/>
              </w:rPr>
              <w:fldChar w:fldCharType="begin"/>
            </w:r>
            <w:r>
              <w:rPr>
                <w:noProof/>
                <w:webHidden/>
              </w:rPr>
              <w:instrText xml:space="preserve"> PAGEREF _Toc531325728 \h </w:instrText>
            </w:r>
            <w:r>
              <w:rPr>
                <w:noProof/>
                <w:webHidden/>
              </w:rPr>
            </w:r>
            <w:r>
              <w:rPr>
                <w:noProof/>
                <w:webHidden/>
              </w:rPr>
              <w:fldChar w:fldCharType="separate"/>
            </w:r>
            <w:r w:rsidR="00A71D04">
              <w:rPr>
                <w:noProof/>
                <w:webHidden/>
              </w:rPr>
              <w:t>46</w:t>
            </w:r>
            <w:r>
              <w:rPr>
                <w:noProof/>
                <w:webHidden/>
              </w:rPr>
              <w:fldChar w:fldCharType="end"/>
            </w:r>
          </w:hyperlink>
        </w:p>
        <w:p w14:paraId="3BAE1F22" w14:textId="026A0C98"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29" w:history="1">
            <w:r w:rsidRPr="00203E01">
              <w:rPr>
                <w:rStyle w:val="Hipervnculo"/>
                <w:noProof/>
              </w:rPr>
              <w:t>6.5.</w:t>
            </w:r>
            <w:r>
              <w:rPr>
                <w:rFonts w:asciiTheme="minorHAnsi" w:eastAsiaTheme="minorEastAsia" w:hAnsiTheme="minorHAnsi" w:cstheme="minorBidi"/>
                <w:smallCaps w:val="0"/>
                <w:noProof/>
                <w:sz w:val="22"/>
                <w:szCs w:val="22"/>
                <w:lang w:eastAsia="es-CO"/>
              </w:rPr>
              <w:tab/>
            </w:r>
            <w:r w:rsidRPr="00203E01">
              <w:rPr>
                <w:rStyle w:val="Hipervnculo"/>
                <w:noProof/>
              </w:rPr>
              <w:t>Agente Organizador</w:t>
            </w:r>
            <w:r>
              <w:rPr>
                <w:noProof/>
                <w:webHidden/>
              </w:rPr>
              <w:tab/>
            </w:r>
            <w:r>
              <w:rPr>
                <w:noProof/>
                <w:webHidden/>
              </w:rPr>
              <w:fldChar w:fldCharType="begin"/>
            </w:r>
            <w:r>
              <w:rPr>
                <w:noProof/>
                <w:webHidden/>
              </w:rPr>
              <w:instrText xml:space="preserve"> PAGEREF _Toc531325729 \h </w:instrText>
            </w:r>
            <w:r>
              <w:rPr>
                <w:noProof/>
                <w:webHidden/>
              </w:rPr>
            </w:r>
            <w:r>
              <w:rPr>
                <w:noProof/>
                <w:webHidden/>
              </w:rPr>
              <w:fldChar w:fldCharType="separate"/>
            </w:r>
            <w:r w:rsidR="00A71D04">
              <w:rPr>
                <w:noProof/>
                <w:webHidden/>
              </w:rPr>
              <w:t>48</w:t>
            </w:r>
            <w:r>
              <w:rPr>
                <w:noProof/>
                <w:webHidden/>
              </w:rPr>
              <w:fldChar w:fldCharType="end"/>
            </w:r>
          </w:hyperlink>
        </w:p>
        <w:p w14:paraId="21ED4228" w14:textId="5DCACD68"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30" w:history="1">
            <w:r w:rsidRPr="00203E01">
              <w:rPr>
                <w:rStyle w:val="Hipervnculo"/>
                <w:noProof/>
              </w:rPr>
              <w:t>6.6.</w:t>
            </w:r>
            <w:r>
              <w:rPr>
                <w:rFonts w:asciiTheme="minorHAnsi" w:eastAsiaTheme="minorEastAsia" w:hAnsiTheme="minorHAnsi" w:cstheme="minorBidi"/>
                <w:smallCaps w:val="0"/>
                <w:noProof/>
                <w:sz w:val="22"/>
                <w:szCs w:val="22"/>
                <w:lang w:eastAsia="es-CO"/>
              </w:rPr>
              <w:tab/>
            </w:r>
            <w:r w:rsidRPr="00203E01">
              <w:rPr>
                <w:rStyle w:val="Hipervnculo"/>
                <w:noProof/>
              </w:rPr>
              <w:t>Agente Clasificador</w:t>
            </w:r>
            <w:r>
              <w:rPr>
                <w:noProof/>
                <w:webHidden/>
              </w:rPr>
              <w:tab/>
            </w:r>
            <w:r>
              <w:rPr>
                <w:noProof/>
                <w:webHidden/>
              </w:rPr>
              <w:fldChar w:fldCharType="begin"/>
            </w:r>
            <w:r>
              <w:rPr>
                <w:noProof/>
                <w:webHidden/>
              </w:rPr>
              <w:instrText xml:space="preserve"> PAGEREF _Toc531325730 \h </w:instrText>
            </w:r>
            <w:r>
              <w:rPr>
                <w:noProof/>
                <w:webHidden/>
              </w:rPr>
            </w:r>
            <w:r>
              <w:rPr>
                <w:noProof/>
                <w:webHidden/>
              </w:rPr>
              <w:fldChar w:fldCharType="separate"/>
            </w:r>
            <w:r w:rsidR="00A71D04">
              <w:rPr>
                <w:noProof/>
                <w:webHidden/>
              </w:rPr>
              <w:t>49</w:t>
            </w:r>
            <w:r>
              <w:rPr>
                <w:noProof/>
                <w:webHidden/>
              </w:rPr>
              <w:fldChar w:fldCharType="end"/>
            </w:r>
          </w:hyperlink>
        </w:p>
        <w:p w14:paraId="260FB41A" w14:textId="01F09A9D"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31" w:history="1">
            <w:r w:rsidRPr="00203E01">
              <w:rPr>
                <w:rStyle w:val="Hipervnculo"/>
                <w:noProof/>
              </w:rPr>
              <w:t>6.7.</w:t>
            </w:r>
            <w:r>
              <w:rPr>
                <w:rFonts w:asciiTheme="minorHAnsi" w:eastAsiaTheme="minorEastAsia" w:hAnsiTheme="minorHAnsi" w:cstheme="minorBidi"/>
                <w:smallCaps w:val="0"/>
                <w:noProof/>
                <w:sz w:val="22"/>
                <w:szCs w:val="22"/>
                <w:lang w:eastAsia="es-CO"/>
              </w:rPr>
              <w:tab/>
            </w:r>
            <w:r w:rsidRPr="00203E01">
              <w:rPr>
                <w:rStyle w:val="Hipervnculo"/>
                <w:noProof/>
              </w:rPr>
              <w:t>Agente Ensamble</w:t>
            </w:r>
            <w:r>
              <w:rPr>
                <w:noProof/>
                <w:webHidden/>
              </w:rPr>
              <w:tab/>
            </w:r>
            <w:r>
              <w:rPr>
                <w:noProof/>
                <w:webHidden/>
              </w:rPr>
              <w:fldChar w:fldCharType="begin"/>
            </w:r>
            <w:r>
              <w:rPr>
                <w:noProof/>
                <w:webHidden/>
              </w:rPr>
              <w:instrText xml:space="preserve"> PAGEREF _Toc531325731 \h </w:instrText>
            </w:r>
            <w:r>
              <w:rPr>
                <w:noProof/>
                <w:webHidden/>
              </w:rPr>
            </w:r>
            <w:r>
              <w:rPr>
                <w:noProof/>
                <w:webHidden/>
              </w:rPr>
              <w:fldChar w:fldCharType="separate"/>
            </w:r>
            <w:r w:rsidR="00A71D04">
              <w:rPr>
                <w:noProof/>
                <w:webHidden/>
              </w:rPr>
              <w:t>51</w:t>
            </w:r>
            <w:r>
              <w:rPr>
                <w:noProof/>
                <w:webHidden/>
              </w:rPr>
              <w:fldChar w:fldCharType="end"/>
            </w:r>
          </w:hyperlink>
        </w:p>
        <w:p w14:paraId="437D0C6E" w14:textId="64301E65"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32" w:history="1">
            <w:r w:rsidRPr="00203E01">
              <w:rPr>
                <w:rStyle w:val="Hipervnculo"/>
                <w:noProof/>
              </w:rPr>
              <w:t>6.8.</w:t>
            </w:r>
            <w:r>
              <w:rPr>
                <w:rFonts w:asciiTheme="minorHAnsi" w:eastAsiaTheme="minorEastAsia" w:hAnsiTheme="minorHAnsi" w:cstheme="minorBidi"/>
                <w:smallCaps w:val="0"/>
                <w:noProof/>
                <w:sz w:val="22"/>
                <w:szCs w:val="22"/>
                <w:lang w:eastAsia="es-CO"/>
              </w:rPr>
              <w:tab/>
            </w:r>
            <w:r w:rsidRPr="00203E01">
              <w:rPr>
                <w:rStyle w:val="Hipervnculo"/>
                <w:noProof/>
              </w:rPr>
              <w:t>Agente Interfaz</w:t>
            </w:r>
            <w:r>
              <w:rPr>
                <w:noProof/>
                <w:webHidden/>
              </w:rPr>
              <w:tab/>
            </w:r>
            <w:r>
              <w:rPr>
                <w:noProof/>
                <w:webHidden/>
              </w:rPr>
              <w:fldChar w:fldCharType="begin"/>
            </w:r>
            <w:r>
              <w:rPr>
                <w:noProof/>
                <w:webHidden/>
              </w:rPr>
              <w:instrText xml:space="preserve"> PAGEREF _Toc531325732 \h </w:instrText>
            </w:r>
            <w:r>
              <w:rPr>
                <w:noProof/>
                <w:webHidden/>
              </w:rPr>
            </w:r>
            <w:r>
              <w:rPr>
                <w:noProof/>
                <w:webHidden/>
              </w:rPr>
              <w:fldChar w:fldCharType="separate"/>
            </w:r>
            <w:r w:rsidR="00A71D04">
              <w:rPr>
                <w:noProof/>
                <w:webHidden/>
              </w:rPr>
              <w:t>51</w:t>
            </w:r>
            <w:r>
              <w:rPr>
                <w:noProof/>
                <w:webHidden/>
              </w:rPr>
              <w:fldChar w:fldCharType="end"/>
            </w:r>
          </w:hyperlink>
        </w:p>
        <w:p w14:paraId="2F52C0A3" w14:textId="2E86E6B9"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34" w:history="1">
            <w:r w:rsidRPr="00203E01">
              <w:rPr>
                <w:rStyle w:val="Hipervnculo"/>
                <w:noProof/>
              </w:rPr>
              <w:t>6.9.</w:t>
            </w:r>
            <w:r>
              <w:rPr>
                <w:rFonts w:asciiTheme="minorHAnsi" w:eastAsiaTheme="minorEastAsia" w:hAnsiTheme="minorHAnsi" w:cstheme="minorBidi"/>
                <w:smallCaps w:val="0"/>
                <w:noProof/>
                <w:sz w:val="22"/>
                <w:szCs w:val="22"/>
                <w:lang w:eastAsia="es-CO"/>
              </w:rPr>
              <w:tab/>
            </w:r>
            <w:r w:rsidRPr="00203E01">
              <w:rPr>
                <w:rStyle w:val="Hipervnculo"/>
                <w:noProof/>
              </w:rPr>
              <w:t>Aplicación del Modelo de Detección a Otros Contextos</w:t>
            </w:r>
            <w:r>
              <w:rPr>
                <w:noProof/>
                <w:webHidden/>
              </w:rPr>
              <w:tab/>
            </w:r>
            <w:r>
              <w:rPr>
                <w:noProof/>
                <w:webHidden/>
              </w:rPr>
              <w:fldChar w:fldCharType="begin"/>
            </w:r>
            <w:r>
              <w:rPr>
                <w:noProof/>
                <w:webHidden/>
              </w:rPr>
              <w:instrText xml:space="preserve"> PAGEREF _Toc531325734 \h </w:instrText>
            </w:r>
            <w:r>
              <w:rPr>
                <w:noProof/>
                <w:webHidden/>
              </w:rPr>
            </w:r>
            <w:r>
              <w:rPr>
                <w:noProof/>
                <w:webHidden/>
              </w:rPr>
              <w:fldChar w:fldCharType="separate"/>
            </w:r>
            <w:r w:rsidR="00A71D04">
              <w:rPr>
                <w:noProof/>
                <w:webHidden/>
              </w:rPr>
              <w:t>52</w:t>
            </w:r>
            <w:r>
              <w:rPr>
                <w:noProof/>
                <w:webHidden/>
              </w:rPr>
              <w:fldChar w:fldCharType="end"/>
            </w:r>
          </w:hyperlink>
        </w:p>
        <w:p w14:paraId="14B4FD8A" w14:textId="348B06BF"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35" w:history="1">
            <w:r w:rsidRPr="00203E01">
              <w:rPr>
                <w:rStyle w:val="Hipervnculo"/>
                <w:noProof/>
              </w:rPr>
              <w:t>6.10.</w:t>
            </w:r>
            <w:r>
              <w:rPr>
                <w:rFonts w:asciiTheme="minorHAnsi" w:eastAsiaTheme="minorEastAsia" w:hAnsiTheme="minorHAnsi" w:cstheme="minorBidi"/>
                <w:smallCaps w:val="0"/>
                <w:noProof/>
                <w:sz w:val="22"/>
                <w:szCs w:val="22"/>
                <w:lang w:eastAsia="es-CO"/>
              </w:rPr>
              <w:tab/>
            </w:r>
            <w:r w:rsidRPr="00203E01">
              <w:rPr>
                <w:rStyle w:val="Hipervnculo"/>
                <w:noProof/>
              </w:rPr>
              <w:t>Algoritmo Macro</w:t>
            </w:r>
            <w:r>
              <w:rPr>
                <w:noProof/>
                <w:webHidden/>
              </w:rPr>
              <w:tab/>
            </w:r>
            <w:r>
              <w:rPr>
                <w:noProof/>
                <w:webHidden/>
              </w:rPr>
              <w:fldChar w:fldCharType="begin"/>
            </w:r>
            <w:r>
              <w:rPr>
                <w:noProof/>
                <w:webHidden/>
              </w:rPr>
              <w:instrText xml:space="preserve"> PAGEREF _Toc531325735 \h </w:instrText>
            </w:r>
            <w:r>
              <w:rPr>
                <w:noProof/>
                <w:webHidden/>
              </w:rPr>
            </w:r>
            <w:r>
              <w:rPr>
                <w:noProof/>
                <w:webHidden/>
              </w:rPr>
              <w:fldChar w:fldCharType="separate"/>
            </w:r>
            <w:r w:rsidR="00A71D04">
              <w:rPr>
                <w:noProof/>
                <w:webHidden/>
              </w:rPr>
              <w:t>53</w:t>
            </w:r>
            <w:r>
              <w:rPr>
                <w:noProof/>
                <w:webHidden/>
              </w:rPr>
              <w:fldChar w:fldCharType="end"/>
            </w:r>
          </w:hyperlink>
        </w:p>
        <w:p w14:paraId="7E6F662E" w14:textId="7BA75C4C" w:rsidR="00C1028C" w:rsidRDefault="00C1028C">
          <w:pPr>
            <w:pStyle w:val="TDC1"/>
            <w:tabs>
              <w:tab w:val="left" w:pos="720"/>
            </w:tabs>
            <w:rPr>
              <w:rFonts w:asciiTheme="minorHAnsi" w:eastAsiaTheme="minorEastAsia" w:hAnsiTheme="minorHAnsi" w:cstheme="minorBidi"/>
              <w:b w:val="0"/>
              <w:smallCaps w:val="0"/>
              <w:noProof/>
              <w:sz w:val="22"/>
              <w:szCs w:val="22"/>
              <w:lang w:eastAsia="es-CO"/>
            </w:rPr>
          </w:pPr>
          <w:hyperlink w:anchor="_Toc531325736" w:history="1">
            <w:r w:rsidRPr="00203E01">
              <w:rPr>
                <w:rStyle w:val="Hipervnculo"/>
                <w:noProof/>
                <w:lang w:eastAsia="es-CO"/>
              </w:rPr>
              <w:t>7.</w:t>
            </w:r>
            <w:r>
              <w:rPr>
                <w:rFonts w:asciiTheme="minorHAnsi" w:eastAsiaTheme="minorEastAsia" w:hAnsiTheme="minorHAnsi" w:cstheme="minorBidi"/>
                <w:b w:val="0"/>
                <w:smallCaps w:val="0"/>
                <w:noProof/>
                <w:sz w:val="22"/>
                <w:szCs w:val="22"/>
                <w:lang w:eastAsia="es-CO"/>
              </w:rPr>
              <w:tab/>
            </w:r>
            <w:r w:rsidRPr="00203E01">
              <w:rPr>
                <w:rStyle w:val="Hipervnculo"/>
                <w:noProof/>
              </w:rPr>
              <w:t>Implementación y Resultados</w:t>
            </w:r>
            <w:r>
              <w:rPr>
                <w:noProof/>
                <w:webHidden/>
              </w:rPr>
              <w:tab/>
            </w:r>
            <w:r>
              <w:rPr>
                <w:noProof/>
                <w:webHidden/>
              </w:rPr>
              <w:fldChar w:fldCharType="begin"/>
            </w:r>
            <w:r>
              <w:rPr>
                <w:noProof/>
                <w:webHidden/>
              </w:rPr>
              <w:instrText xml:space="preserve"> PAGEREF _Toc531325736 \h </w:instrText>
            </w:r>
            <w:r>
              <w:rPr>
                <w:noProof/>
                <w:webHidden/>
              </w:rPr>
            </w:r>
            <w:r>
              <w:rPr>
                <w:noProof/>
                <w:webHidden/>
              </w:rPr>
              <w:fldChar w:fldCharType="separate"/>
            </w:r>
            <w:r w:rsidR="00A71D04">
              <w:rPr>
                <w:noProof/>
                <w:webHidden/>
              </w:rPr>
              <w:t>55</w:t>
            </w:r>
            <w:r>
              <w:rPr>
                <w:noProof/>
                <w:webHidden/>
              </w:rPr>
              <w:fldChar w:fldCharType="end"/>
            </w:r>
          </w:hyperlink>
        </w:p>
        <w:p w14:paraId="12AFE4C1" w14:textId="591906D0"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37" w:history="1">
            <w:r w:rsidRPr="00203E01">
              <w:rPr>
                <w:rStyle w:val="Hipervnculo"/>
                <w:noProof/>
              </w:rPr>
              <w:t>7.1.</w:t>
            </w:r>
            <w:r>
              <w:rPr>
                <w:rFonts w:asciiTheme="minorHAnsi" w:eastAsiaTheme="minorEastAsia" w:hAnsiTheme="minorHAnsi" w:cstheme="minorBidi"/>
                <w:smallCaps w:val="0"/>
                <w:noProof/>
                <w:sz w:val="22"/>
                <w:szCs w:val="22"/>
                <w:lang w:eastAsia="es-CO"/>
              </w:rPr>
              <w:tab/>
            </w:r>
            <w:r w:rsidRPr="00203E01">
              <w:rPr>
                <w:rStyle w:val="Hipervnculo"/>
                <w:noProof/>
              </w:rPr>
              <w:t>Implementación del modelo de detección de actividades</w:t>
            </w:r>
            <w:r>
              <w:rPr>
                <w:noProof/>
                <w:webHidden/>
              </w:rPr>
              <w:tab/>
            </w:r>
            <w:r>
              <w:rPr>
                <w:noProof/>
                <w:webHidden/>
              </w:rPr>
              <w:fldChar w:fldCharType="begin"/>
            </w:r>
            <w:r>
              <w:rPr>
                <w:noProof/>
                <w:webHidden/>
              </w:rPr>
              <w:instrText xml:space="preserve"> PAGEREF _Toc531325737 \h </w:instrText>
            </w:r>
            <w:r>
              <w:rPr>
                <w:noProof/>
                <w:webHidden/>
              </w:rPr>
            </w:r>
            <w:r>
              <w:rPr>
                <w:noProof/>
                <w:webHidden/>
              </w:rPr>
              <w:fldChar w:fldCharType="separate"/>
            </w:r>
            <w:r w:rsidR="00A71D04">
              <w:rPr>
                <w:noProof/>
                <w:webHidden/>
              </w:rPr>
              <w:t>55</w:t>
            </w:r>
            <w:r>
              <w:rPr>
                <w:noProof/>
                <w:webHidden/>
              </w:rPr>
              <w:fldChar w:fldCharType="end"/>
            </w:r>
          </w:hyperlink>
        </w:p>
        <w:p w14:paraId="00E78547" w14:textId="6A1FB145"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38" w:history="1">
            <w:r w:rsidRPr="00203E01">
              <w:rPr>
                <w:rStyle w:val="Hipervnculo"/>
                <w:noProof/>
              </w:rPr>
              <w:t>7.2.</w:t>
            </w:r>
            <w:r>
              <w:rPr>
                <w:rFonts w:asciiTheme="minorHAnsi" w:eastAsiaTheme="minorEastAsia" w:hAnsiTheme="minorHAnsi" w:cstheme="minorBidi"/>
                <w:smallCaps w:val="0"/>
                <w:noProof/>
                <w:sz w:val="22"/>
                <w:szCs w:val="22"/>
                <w:lang w:eastAsia="es-CO"/>
              </w:rPr>
              <w:tab/>
            </w:r>
            <w:r w:rsidRPr="00203E01">
              <w:rPr>
                <w:rStyle w:val="Hipervnculo"/>
                <w:noProof/>
              </w:rPr>
              <w:t>Definición de actividades, acciones y poses</w:t>
            </w:r>
            <w:r>
              <w:rPr>
                <w:noProof/>
                <w:webHidden/>
              </w:rPr>
              <w:tab/>
            </w:r>
            <w:r>
              <w:rPr>
                <w:noProof/>
                <w:webHidden/>
              </w:rPr>
              <w:fldChar w:fldCharType="begin"/>
            </w:r>
            <w:r>
              <w:rPr>
                <w:noProof/>
                <w:webHidden/>
              </w:rPr>
              <w:instrText xml:space="preserve"> PAGEREF _Toc531325738 \h </w:instrText>
            </w:r>
            <w:r>
              <w:rPr>
                <w:noProof/>
                <w:webHidden/>
              </w:rPr>
            </w:r>
            <w:r>
              <w:rPr>
                <w:noProof/>
                <w:webHidden/>
              </w:rPr>
              <w:fldChar w:fldCharType="separate"/>
            </w:r>
            <w:r w:rsidR="00A71D04">
              <w:rPr>
                <w:noProof/>
                <w:webHidden/>
              </w:rPr>
              <w:t>56</w:t>
            </w:r>
            <w:r>
              <w:rPr>
                <w:noProof/>
                <w:webHidden/>
              </w:rPr>
              <w:fldChar w:fldCharType="end"/>
            </w:r>
          </w:hyperlink>
        </w:p>
        <w:p w14:paraId="4CF09B02" w14:textId="2ED47638"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39" w:history="1">
            <w:r w:rsidRPr="00203E01">
              <w:rPr>
                <w:rStyle w:val="Hipervnculo"/>
                <w:noProof/>
              </w:rPr>
              <w:t>7.3.</w:t>
            </w:r>
            <w:r>
              <w:rPr>
                <w:rFonts w:asciiTheme="minorHAnsi" w:eastAsiaTheme="minorEastAsia" w:hAnsiTheme="minorHAnsi" w:cstheme="minorBidi"/>
                <w:smallCaps w:val="0"/>
                <w:noProof/>
                <w:sz w:val="22"/>
                <w:szCs w:val="22"/>
                <w:lang w:eastAsia="es-CO"/>
              </w:rPr>
              <w:tab/>
            </w:r>
            <w:r w:rsidRPr="00203E01">
              <w:rPr>
                <w:rStyle w:val="Hipervnculo"/>
                <w:noProof/>
              </w:rPr>
              <w:t>Captura de datos</w:t>
            </w:r>
            <w:r>
              <w:rPr>
                <w:noProof/>
                <w:webHidden/>
              </w:rPr>
              <w:tab/>
            </w:r>
            <w:r>
              <w:rPr>
                <w:noProof/>
                <w:webHidden/>
              </w:rPr>
              <w:fldChar w:fldCharType="begin"/>
            </w:r>
            <w:r>
              <w:rPr>
                <w:noProof/>
                <w:webHidden/>
              </w:rPr>
              <w:instrText xml:space="preserve"> PAGEREF _Toc531325739 \h </w:instrText>
            </w:r>
            <w:r>
              <w:rPr>
                <w:noProof/>
                <w:webHidden/>
              </w:rPr>
            </w:r>
            <w:r>
              <w:rPr>
                <w:noProof/>
                <w:webHidden/>
              </w:rPr>
              <w:fldChar w:fldCharType="separate"/>
            </w:r>
            <w:r w:rsidR="00A71D04">
              <w:rPr>
                <w:noProof/>
                <w:webHidden/>
              </w:rPr>
              <w:t>57</w:t>
            </w:r>
            <w:r>
              <w:rPr>
                <w:noProof/>
                <w:webHidden/>
              </w:rPr>
              <w:fldChar w:fldCharType="end"/>
            </w:r>
          </w:hyperlink>
        </w:p>
        <w:p w14:paraId="457767A1" w14:textId="3E0BA101"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40" w:history="1">
            <w:r w:rsidRPr="00203E01">
              <w:rPr>
                <w:rStyle w:val="Hipervnculo"/>
                <w:noProof/>
              </w:rPr>
              <w:t>7.4.</w:t>
            </w:r>
            <w:r>
              <w:rPr>
                <w:rFonts w:asciiTheme="minorHAnsi" w:eastAsiaTheme="minorEastAsia" w:hAnsiTheme="minorHAnsi" w:cstheme="minorBidi"/>
                <w:smallCaps w:val="0"/>
                <w:noProof/>
                <w:sz w:val="22"/>
                <w:szCs w:val="22"/>
                <w:lang w:eastAsia="es-CO"/>
              </w:rPr>
              <w:tab/>
            </w:r>
            <w:r w:rsidRPr="00203E01">
              <w:rPr>
                <w:rStyle w:val="Hipervnculo"/>
                <w:noProof/>
              </w:rPr>
              <w:t>Elaboración del Protocolo Experimental</w:t>
            </w:r>
            <w:r>
              <w:rPr>
                <w:noProof/>
                <w:webHidden/>
              </w:rPr>
              <w:tab/>
            </w:r>
            <w:r>
              <w:rPr>
                <w:noProof/>
                <w:webHidden/>
              </w:rPr>
              <w:fldChar w:fldCharType="begin"/>
            </w:r>
            <w:r>
              <w:rPr>
                <w:noProof/>
                <w:webHidden/>
              </w:rPr>
              <w:instrText xml:space="preserve"> PAGEREF _Toc531325740 \h </w:instrText>
            </w:r>
            <w:r>
              <w:rPr>
                <w:noProof/>
                <w:webHidden/>
              </w:rPr>
            </w:r>
            <w:r>
              <w:rPr>
                <w:noProof/>
                <w:webHidden/>
              </w:rPr>
              <w:fldChar w:fldCharType="separate"/>
            </w:r>
            <w:r w:rsidR="00A71D04">
              <w:rPr>
                <w:noProof/>
                <w:webHidden/>
              </w:rPr>
              <w:t>58</w:t>
            </w:r>
            <w:r>
              <w:rPr>
                <w:noProof/>
                <w:webHidden/>
              </w:rPr>
              <w:fldChar w:fldCharType="end"/>
            </w:r>
          </w:hyperlink>
        </w:p>
        <w:p w14:paraId="10CF70DF" w14:textId="472B3851"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41" w:history="1">
            <w:r w:rsidRPr="00203E01">
              <w:rPr>
                <w:rStyle w:val="Hipervnculo"/>
                <w:noProof/>
              </w:rPr>
              <w:t>7.5.</w:t>
            </w:r>
            <w:r>
              <w:rPr>
                <w:rFonts w:asciiTheme="minorHAnsi" w:eastAsiaTheme="minorEastAsia" w:hAnsiTheme="minorHAnsi" w:cstheme="minorBidi"/>
                <w:smallCaps w:val="0"/>
                <w:noProof/>
                <w:sz w:val="22"/>
                <w:szCs w:val="22"/>
                <w:lang w:eastAsia="es-CO"/>
              </w:rPr>
              <w:tab/>
            </w:r>
            <w:r w:rsidRPr="00203E01">
              <w:rPr>
                <w:rStyle w:val="Hipervnculo"/>
                <w:noProof/>
              </w:rPr>
              <w:t>Resultados</w:t>
            </w:r>
            <w:r>
              <w:rPr>
                <w:noProof/>
                <w:webHidden/>
              </w:rPr>
              <w:tab/>
            </w:r>
            <w:r>
              <w:rPr>
                <w:noProof/>
                <w:webHidden/>
              </w:rPr>
              <w:fldChar w:fldCharType="begin"/>
            </w:r>
            <w:r>
              <w:rPr>
                <w:noProof/>
                <w:webHidden/>
              </w:rPr>
              <w:instrText xml:space="preserve"> PAGEREF _Toc531325741 \h </w:instrText>
            </w:r>
            <w:r>
              <w:rPr>
                <w:noProof/>
                <w:webHidden/>
              </w:rPr>
            </w:r>
            <w:r>
              <w:rPr>
                <w:noProof/>
                <w:webHidden/>
              </w:rPr>
              <w:fldChar w:fldCharType="separate"/>
            </w:r>
            <w:r w:rsidR="00A71D04">
              <w:rPr>
                <w:noProof/>
                <w:webHidden/>
              </w:rPr>
              <w:t>62</w:t>
            </w:r>
            <w:r>
              <w:rPr>
                <w:noProof/>
                <w:webHidden/>
              </w:rPr>
              <w:fldChar w:fldCharType="end"/>
            </w:r>
          </w:hyperlink>
        </w:p>
        <w:p w14:paraId="0129C547" w14:textId="377EE037" w:rsidR="00C1028C" w:rsidRDefault="00C1028C">
          <w:pPr>
            <w:pStyle w:val="TDC3"/>
            <w:rPr>
              <w:rFonts w:asciiTheme="minorHAnsi" w:eastAsiaTheme="minorEastAsia" w:hAnsiTheme="minorHAnsi" w:cstheme="minorBidi"/>
              <w:i w:val="0"/>
              <w:noProof/>
              <w:szCs w:val="22"/>
              <w:lang w:eastAsia="es-CO"/>
            </w:rPr>
          </w:pPr>
          <w:hyperlink w:anchor="_Toc531325742" w:history="1">
            <w:r w:rsidRPr="00203E01">
              <w:rPr>
                <w:rStyle w:val="Hipervnculo"/>
                <w:noProof/>
                <w:lang w:eastAsia="es-CO"/>
              </w:rPr>
              <w:t xml:space="preserve">Ejecución del </w:t>
            </w:r>
            <w:r w:rsidRPr="00203E01">
              <w:rPr>
                <w:rStyle w:val="Hipervnculo"/>
                <w:noProof/>
              </w:rPr>
              <w:t>Experimento 1: Medición del error obtenido en la ejecución de la transformación proyectiva</w:t>
            </w:r>
            <w:r>
              <w:rPr>
                <w:noProof/>
                <w:webHidden/>
              </w:rPr>
              <w:tab/>
            </w:r>
            <w:r>
              <w:rPr>
                <w:noProof/>
                <w:webHidden/>
              </w:rPr>
              <w:fldChar w:fldCharType="begin"/>
            </w:r>
            <w:r>
              <w:rPr>
                <w:noProof/>
                <w:webHidden/>
              </w:rPr>
              <w:instrText xml:space="preserve"> PAGEREF _Toc531325742 \h </w:instrText>
            </w:r>
            <w:r>
              <w:rPr>
                <w:noProof/>
                <w:webHidden/>
              </w:rPr>
            </w:r>
            <w:r>
              <w:rPr>
                <w:noProof/>
                <w:webHidden/>
              </w:rPr>
              <w:fldChar w:fldCharType="separate"/>
            </w:r>
            <w:r w:rsidR="00A71D04">
              <w:rPr>
                <w:noProof/>
                <w:webHidden/>
              </w:rPr>
              <w:t>62</w:t>
            </w:r>
            <w:r>
              <w:rPr>
                <w:noProof/>
                <w:webHidden/>
              </w:rPr>
              <w:fldChar w:fldCharType="end"/>
            </w:r>
          </w:hyperlink>
        </w:p>
        <w:p w14:paraId="3A81D2FD" w14:textId="70EA28B5" w:rsidR="00C1028C" w:rsidRDefault="00C1028C">
          <w:pPr>
            <w:pStyle w:val="TDC3"/>
            <w:rPr>
              <w:rFonts w:asciiTheme="minorHAnsi" w:eastAsiaTheme="minorEastAsia" w:hAnsiTheme="minorHAnsi" w:cstheme="minorBidi"/>
              <w:i w:val="0"/>
              <w:noProof/>
              <w:szCs w:val="22"/>
              <w:lang w:eastAsia="es-CO"/>
            </w:rPr>
          </w:pPr>
          <w:hyperlink w:anchor="_Toc531325743" w:history="1">
            <w:r w:rsidRPr="00203E01">
              <w:rPr>
                <w:rStyle w:val="Hipervnculo"/>
                <w:noProof/>
                <w:lang w:eastAsia="es-CO"/>
              </w:rPr>
              <w:t xml:space="preserve">Ejecución del </w:t>
            </w:r>
            <w:r w:rsidRPr="00203E01">
              <w:rPr>
                <w:rStyle w:val="Hipervnculo"/>
                <w:noProof/>
              </w:rPr>
              <w:t>Experimento 2: Evaluación del desempeño del clasificador de poses</w:t>
            </w:r>
            <w:r>
              <w:rPr>
                <w:noProof/>
                <w:webHidden/>
              </w:rPr>
              <w:tab/>
            </w:r>
            <w:r>
              <w:rPr>
                <w:noProof/>
                <w:webHidden/>
              </w:rPr>
              <w:fldChar w:fldCharType="begin"/>
            </w:r>
            <w:r>
              <w:rPr>
                <w:noProof/>
                <w:webHidden/>
              </w:rPr>
              <w:instrText xml:space="preserve"> PAGEREF _Toc531325743 \h </w:instrText>
            </w:r>
            <w:r>
              <w:rPr>
                <w:noProof/>
                <w:webHidden/>
              </w:rPr>
            </w:r>
            <w:r>
              <w:rPr>
                <w:noProof/>
                <w:webHidden/>
              </w:rPr>
              <w:fldChar w:fldCharType="separate"/>
            </w:r>
            <w:r w:rsidR="00A71D04">
              <w:rPr>
                <w:noProof/>
                <w:webHidden/>
              </w:rPr>
              <w:t>63</w:t>
            </w:r>
            <w:r>
              <w:rPr>
                <w:noProof/>
                <w:webHidden/>
              </w:rPr>
              <w:fldChar w:fldCharType="end"/>
            </w:r>
          </w:hyperlink>
        </w:p>
        <w:p w14:paraId="21881578" w14:textId="4D588CD2" w:rsidR="00C1028C" w:rsidRDefault="00C1028C">
          <w:pPr>
            <w:pStyle w:val="TDC3"/>
            <w:rPr>
              <w:rFonts w:asciiTheme="minorHAnsi" w:eastAsiaTheme="minorEastAsia" w:hAnsiTheme="minorHAnsi" w:cstheme="minorBidi"/>
              <w:i w:val="0"/>
              <w:noProof/>
              <w:szCs w:val="22"/>
              <w:lang w:eastAsia="es-CO"/>
            </w:rPr>
          </w:pPr>
          <w:hyperlink w:anchor="_Toc531325744" w:history="1">
            <w:r w:rsidRPr="00203E01">
              <w:rPr>
                <w:rStyle w:val="Hipervnculo"/>
                <w:noProof/>
              </w:rPr>
              <w:t>Ejecución del Experimento 3: Evaluación de desempeño del sistema de clasificación de actividades</w:t>
            </w:r>
            <w:r>
              <w:rPr>
                <w:noProof/>
                <w:webHidden/>
              </w:rPr>
              <w:tab/>
            </w:r>
            <w:r>
              <w:rPr>
                <w:noProof/>
                <w:webHidden/>
              </w:rPr>
              <w:fldChar w:fldCharType="begin"/>
            </w:r>
            <w:r>
              <w:rPr>
                <w:noProof/>
                <w:webHidden/>
              </w:rPr>
              <w:instrText xml:space="preserve"> PAGEREF _Toc531325744 \h </w:instrText>
            </w:r>
            <w:r>
              <w:rPr>
                <w:noProof/>
                <w:webHidden/>
              </w:rPr>
            </w:r>
            <w:r>
              <w:rPr>
                <w:noProof/>
                <w:webHidden/>
              </w:rPr>
              <w:fldChar w:fldCharType="separate"/>
            </w:r>
            <w:r w:rsidR="00A71D04">
              <w:rPr>
                <w:noProof/>
                <w:webHidden/>
              </w:rPr>
              <w:t>64</w:t>
            </w:r>
            <w:r>
              <w:rPr>
                <w:noProof/>
                <w:webHidden/>
              </w:rPr>
              <w:fldChar w:fldCharType="end"/>
            </w:r>
          </w:hyperlink>
        </w:p>
        <w:p w14:paraId="7CAC6E90" w14:textId="1DEB8622" w:rsidR="00C1028C" w:rsidRDefault="00C1028C">
          <w:pPr>
            <w:pStyle w:val="TDC3"/>
            <w:rPr>
              <w:rFonts w:asciiTheme="minorHAnsi" w:eastAsiaTheme="minorEastAsia" w:hAnsiTheme="minorHAnsi" w:cstheme="minorBidi"/>
              <w:i w:val="0"/>
              <w:noProof/>
              <w:szCs w:val="22"/>
              <w:lang w:eastAsia="es-CO"/>
            </w:rPr>
          </w:pPr>
          <w:hyperlink w:anchor="_Toc531325745" w:history="1">
            <w:r w:rsidRPr="00203E01">
              <w:rPr>
                <w:rStyle w:val="Hipervnculo"/>
                <w:noProof/>
              </w:rPr>
              <w:t>Medición del desempeño del modelo de inteligencia de los agentes</w:t>
            </w:r>
            <w:r>
              <w:rPr>
                <w:noProof/>
                <w:webHidden/>
              </w:rPr>
              <w:tab/>
            </w:r>
            <w:r>
              <w:rPr>
                <w:noProof/>
                <w:webHidden/>
              </w:rPr>
              <w:fldChar w:fldCharType="begin"/>
            </w:r>
            <w:r>
              <w:rPr>
                <w:noProof/>
                <w:webHidden/>
              </w:rPr>
              <w:instrText xml:space="preserve"> PAGEREF _Toc531325745 \h </w:instrText>
            </w:r>
            <w:r>
              <w:rPr>
                <w:noProof/>
                <w:webHidden/>
              </w:rPr>
            </w:r>
            <w:r>
              <w:rPr>
                <w:noProof/>
                <w:webHidden/>
              </w:rPr>
              <w:fldChar w:fldCharType="separate"/>
            </w:r>
            <w:r w:rsidR="00A71D04">
              <w:rPr>
                <w:noProof/>
                <w:webHidden/>
              </w:rPr>
              <w:t>67</w:t>
            </w:r>
            <w:r>
              <w:rPr>
                <w:noProof/>
                <w:webHidden/>
              </w:rPr>
              <w:fldChar w:fldCharType="end"/>
            </w:r>
          </w:hyperlink>
        </w:p>
        <w:p w14:paraId="7E1A7F92" w14:textId="730938DC" w:rsidR="00C1028C" w:rsidRDefault="00C1028C">
          <w:pPr>
            <w:pStyle w:val="TDC1"/>
            <w:tabs>
              <w:tab w:val="left" w:pos="720"/>
            </w:tabs>
            <w:rPr>
              <w:rFonts w:asciiTheme="minorHAnsi" w:eastAsiaTheme="minorEastAsia" w:hAnsiTheme="minorHAnsi" w:cstheme="minorBidi"/>
              <w:b w:val="0"/>
              <w:smallCaps w:val="0"/>
              <w:noProof/>
              <w:sz w:val="22"/>
              <w:szCs w:val="22"/>
              <w:lang w:eastAsia="es-CO"/>
            </w:rPr>
          </w:pPr>
          <w:hyperlink w:anchor="_Toc531325746" w:history="1">
            <w:r w:rsidRPr="00203E01">
              <w:rPr>
                <w:rStyle w:val="Hipervnculo"/>
                <w:noProof/>
                <w:lang w:eastAsia="es-CO"/>
              </w:rPr>
              <w:t>8.</w:t>
            </w:r>
            <w:r>
              <w:rPr>
                <w:rFonts w:asciiTheme="minorHAnsi" w:eastAsiaTheme="minorEastAsia" w:hAnsiTheme="minorHAnsi" w:cstheme="minorBidi"/>
                <w:b w:val="0"/>
                <w:smallCaps w:val="0"/>
                <w:noProof/>
                <w:sz w:val="22"/>
                <w:szCs w:val="22"/>
                <w:lang w:eastAsia="es-CO"/>
              </w:rPr>
              <w:tab/>
            </w:r>
            <w:r w:rsidRPr="00203E01">
              <w:rPr>
                <w:rStyle w:val="Hipervnculo"/>
                <w:noProof/>
              </w:rPr>
              <w:t>Conclusiones</w:t>
            </w:r>
            <w:r>
              <w:rPr>
                <w:noProof/>
                <w:webHidden/>
              </w:rPr>
              <w:tab/>
            </w:r>
            <w:r>
              <w:rPr>
                <w:noProof/>
                <w:webHidden/>
              </w:rPr>
              <w:fldChar w:fldCharType="begin"/>
            </w:r>
            <w:r>
              <w:rPr>
                <w:noProof/>
                <w:webHidden/>
              </w:rPr>
              <w:instrText xml:space="preserve"> PAGEREF _Toc531325746 \h </w:instrText>
            </w:r>
            <w:r>
              <w:rPr>
                <w:noProof/>
                <w:webHidden/>
              </w:rPr>
            </w:r>
            <w:r>
              <w:rPr>
                <w:noProof/>
                <w:webHidden/>
              </w:rPr>
              <w:fldChar w:fldCharType="separate"/>
            </w:r>
            <w:r w:rsidR="00A71D04">
              <w:rPr>
                <w:noProof/>
                <w:webHidden/>
              </w:rPr>
              <w:t>69</w:t>
            </w:r>
            <w:r>
              <w:rPr>
                <w:noProof/>
                <w:webHidden/>
              </w:rPr>
              <w:fldChar w:fldCharType="end"/>
            </w:r>
          </w:hyperlink>
        </w:p>
        <w:p w14:paraId="599D0E95" w14:textId="34DC3C60" w:rsidR="00C1028C" w:rsidRDefault="00C1028C">
          <w:pPr>
            <w:pStyle w:val="TDC2"/>
            <w:tabs>
              <w:tab w:val="left" w:pos="720"/>
            </w:tabs>
            <w:rPr>
              <w:rFonts w:asciiTheme="minorHAnsi" w:eastAsiaTheme="minorEastAsia" w:hAnsiTheme="minorHAnsi" w:cstheme="minorBidi"/>
              <w:smallCaps w:val="0"/>
              <w:noProof/>
              <w:sz w:val="22"/>
              <w:szCs w:val="22"/>
              <w:lang w:eastAsia="es-CO"/>
            </w:rPr>
          </w:pPr>
          <w:hyperlink w:anchor="_Toc531325747" w:history="1">
            <w:r w:rsidRPr="00203E01">
              <w:rPr>
                <w:rStyle w:val="Hipervnculo"/>
                <w:noProof/>
              </w:rPr>
              <w:t>8.1.</w:t>
            </w:r>
            <w:r>
              <w:rPr>
                <w:rFonts w:asciiTheme="minorHAnsi" w:eastAsiaTheme="minorEastAsia" w:hAnsiTheme="minorHAnsi" w:cstheme="minorBidi"/>
                <w:smallCaps w:val="0"/>
                <w:noProof/>
                <w:sz w:val="22"/>
                <w:szCs w:val="22"/>
                <w:lang w:eastAsia="es-CO"/>
              </w:rPr>
              <w:tab/>
            </w:r>
            <w:r w:rsidRPr="00203E01">
              <w:rPr>
                <w:rStyle w:val="Hipervnculo"/>
                <w:noProof/>
              </w:rPr>
              <w:t>Trabajo Futuro</w:t>
            </w:r>
            <w:r>
              <w:rPr>
                <w:noProof/>
                <w:webHidden/>
              </w:rPr>
              <w:tab/>
            </w:r>
            <w:r>
              <w:rPr>
                <w:noProof/>
                <w:webHidden/>
              </w:rPr>
              <w:fldChar w:fldCharType="begin"/>
            </w:r>
            <w:r>
              <w:rPr>
                <w:noProof/>
                <w:webHidden/>
              </w:rPr>
              <w:instrText xml:space="preserve"> PAGEREF _Toc531325747 \h </w:instrText>
            </w:r>
            <w:r>
              <w:rPr>
                <w:noProof/>
                <w:webHidden/>
              </w:rPr>
            </w:r>
            <w:r>
              <w:rPr>
                <w:noProof/>
                <w:webHidden/>
              </w:rPr>
              <w:fldChar w:fldCharType="separate"/>
            </w:r>
            <w:r w:rsidR="00A71D04">
              <w:rPr>
                <w:noProof/>
                <w:webHidden/>
              </w:rPr>
              <w:t>70</w:t>
            </w:r>
            <w:r>
              <w:rPr>
                <w:noProof/>
                <w:webHidden/>
              </w:rPr>
              <w:fldChar w:fldCharType="end"/>
            </w:r>
          </w:hyperlink>
        </w:p>
        <w:p w14:paraId="79453E6C" w14:textId="5A0CDE98" w:rsidR="00C1028C" w:rsidRDefault="00C1028C">
          <w:pPr>
            <w:pStyle w:val="TDC1"/>
            <w:rPr>
              <w:rFonts w:asciiTheme="minorHAnsi" w:eastAsiaTheme="minorEastAsia" w:hAnsiTheme="minorHAnsi" w:cstheme="minorBidi"/>
              <w:b w:val="0"/>
              <w:smallCaps w:val="0"/>
              <w:noProof/>
              <w:sz w:val="22"/>
              <w:szCs w:val="22"/>
              <w:lang w:eastAsia="es-CO"/>
            </w:rPr>
          </w:pPr>
          <w:hyperlink w:anchor="_Toc531325748" w:history="1">
            <w:r w:rsidRPr="00203E01">
              <w:rPr>
                <w:rStyle w:val="Hipervnculo"/>
                <w:noProof/>
                <w:lang w:val="es-ES"/>
              </w:rPr>
              <w:t>Referencias</w:t>
            </w:r>
            <w:r>
              <w:rPr>
                <w:noProof/>
                <w:webHidden/>
              </w:rPr>
              <w:tab/>
            </w:r>
            <w:r>
              <w:rPr>
                <w:noProof/>
                <w:webHidden/>
              </w:rPr>
              <w:fldChar w:fldCharType="begin"/>
            </w:r>
            <w:r>
              <w:rPr>
                <w:noProof/>
                <w:webHidden/>
              </w:rPr>
              <w:instrText xml:space="preserve"> PAGEREF _Toc531325748 \h </w:instrText>
            </w:r>
            <w:r>
              <w:rPr>
                <w:noProof/>
                <w:webHidden/>
              </w:rPr>
            </w:r>
            <w:r>
              <w:rPr>
                <w:noProof/>
                <w:webHidden/>
              </w:rPr>
              <w:fldChar w:fldCharType="separate"/>
            </w:r>
            <w:r w:rsidR="00A71D04">
              <w:rPr>
                <w:noProof/>
                <w:webHidden/>
              </w:rPr>
              <w:t>72</w:t>
            </w:r>
            <w:r>
              <w:rPr>
                <w:noProof/>
                <w:webHidden/>
              </w:rPr>
              <w:fldChar w:fldCharType="end"/>
            </w:r>
          </w:hyperlink>
        </w:p>
        <w:p w14:paraId="33268ADF" w14:textId="2452D8D2" w:rsidR="002B0C29" w:rsidRDefault="002B0C29">
          <w:r>
            <w:rPr>
              <w:b/>
              <w:bCs/>
              <w:lang w:val="es-ES"/>
            </w:rPr>
            <w:fldChar w:fldCharType="end"/>
          </w:r>
        </w:p>
      </w:sdtContent>
    </w:sdt>
    <w:p w14:paraId="68AA5EC2" w14:textId="77777777" w:rsidR="00757A20" w:rsidRDefault="00757A20" w:rsidP="002B0C29">
      <w:pPr>
        <w:spacing w:before="100" w:beforeAutospacing="1" w:after="100" w:afterAutospacing="1"/>
        <w:jc w:val="center"/>
      </w:pPr>
    </w:p>
    <w:p w14:paraId="6B0218D5" w14:textId="77777777" w:rsidR="002B0C29" w:rsidRDefault="002B0C29">
      <w:pPr>
        <w:spacing w:before="0" w:after="0"/>
        <w:jc w:val="left"/>
        <w:rPr>
          <w:b/>
          <w:sz w:val="28"/>
          <w:szCs w:val="24"/>
          <w:lang w:val="en-US" w:eastAsia="es-ES"/>
        </w:rPr>
      </w:pPr>
      <w:r>
        <w:rPr>
          <w:b/>
          <w:sz w:val="28"/>
          <w:szCs w:val="24"/>
          <w:lang w:val="en-US" w:eastAsia="es-ES"/>
        </w:rPr>
        <w:br w:type="page"/>
      </w:r>
    </w:p>
    <w:p w14:paraId="4A7F93D9" w14:textId="77777777" w:rsidR="004A4FFB" w:rsidRDefault="009D2AA5" w:rsidP="009D2AA5">
      <w:pPr>
        <w:tabs>
          <w:tab w:val="left" w:pos="6035"/>
        </w:tabs>
        <w:spacing w:before="100" w:beforeAutospacing="1" w:after="100" w:afterAutospacing="1"/>
        <w:rPr>
          <w:b/>
          <w:sz w:val="28"/>
          <w:szCs w:val="24"/>
          <w:lang w:val="en-US" w:eastAsia="es-ES"/>
        </w:rPr>
      </w:pPr>
      <w:r>
        <w:rPr>
          <w:b/>
          <w:sz w:val="28"/>
          <w:szCs w:val="24"/>
          <w:lang w:val="en-US" w:eastAsia="es-ES"/>
        </w:rPr>
        <w:lastRenderedPageBreak/>
        <w:tab/>
      </w:r>
    </w:p>
    <w:p w14:paraId="1B57B809" w14:textId="77777777" w:rsidR="00E86840" w:rsidRDefault="00E86840" w:rsidP="00B13CD6">
      <w:pPr>
        <w:spacing w:before="100" w:beforeAutospacing="1" w:after="100" w:afterAutospacing="1"/>
        <w:rPr>
          <w:b/>
          <w:sz w:val="28"/>
          <w:szCs w:val="24"/>
          <w:lang w:val="en-US" w:eastAsia="es-ES"/>
        </w:rPr>
      </w:pPr>
    </w:p>
    <w:p w14:paraId="0F3C00B2" w14:textId="77777777" w:rsidR="002B0C29" w:rsidRDefault="002B0C29" w:rsidP="00B13CD6">
      <w:pPr>
        <w:spacing w:before="100" w:beforeAutospacing="1" w:after="100" w:afterAutospacing="1"/>
        <w:rPr>
          <w:b/>
          <w:sz w:val="28"/>
          <w:szCs w:val="24"/>
          <w:lang w:val="en-US" w:eastAsia="es-ES"/>
        </w:rPr>
      </w:pPr>
    </w:p>
    <w:p w14:paraId="0BF374D3" w14:textId="77777777" w:rsidR="00B13CD6" w:rsidRDefault="00B13CD6" w:rsidP="00B13CD6">
      <w:pPr>
        <w:spacing w:before="100" w:beforeAutospacing="1" w:after="100" w:afterAutospacing="1"/>
        <w:rPr>
          <w:b/>
          <w:sz w:val="28"/>
          <w:szCs w:val="24"/>
          <w:lang w:val="en-US" w:eastAsia="es-ES"/>
        </w:rPr>
      </w:pPr>
    </w:p>
    <w:p w14:paraId="15D5730F" w14:textId="77777777" w:rsidR="002974C2" w:rsidRPr="00E86840" w:rsidRDefault="002974C2" w:rsidP="00E86840">
      <w:pPr>
        <w:jc w:val="center"/>
        <w:rPr>
          <w:b/>
          <w:sz w:val="32"/>
          <w:szCs w:val="24"/>
          <w:lang w:val="en-US" w:eastAsia="es-ES"/>
        </w:rPr>
      </w:pPr>
      <w:r w:rsidRPr="00E86840">
        <w:rPr>
          <w:b/>
          <w:sz w:val="28"/>
          <w:szCs w:val="24"/>
          <w:lang w:val="en-US" w:eastAsia="es-ES"/>
        </w:rPr>
        <w:t>ABSTRACT</w:t>
      </w:r>
    </w:p>
    <w:p w14:paraId="38ABC6F7" w14:textId="77777777" w:rsidR="00B13CD6" w:rsidRDefault="004A4FFB" w:rsidP="00E86840">
      <w:pPr>
        <w:rPr>
          <w:lang w:val="en-US" w:eastAsia="es-ES"/>
        </w:rPr>
      </w:pPr>
      <w:r>
        <w:rPr>
          <w:lang w:val="en-US" w:eastAsia="es-ES"/>
        </w:rPr>
        <w:t>This work presents</w:t>
      </w:r>
      <w:r w:rsidRPr="004A4FFB">
        <w:rPr>
          <w:lang w:val="en-US" w:eastAsia="es-ES"/>
        </w:rPr>
        <w:t xml:space="preserve"> AC-CCTV, a system of recognition of human activities oriented to the detection of suspicious events. AC-CCTV has a design oriented to rational agents, which exploits the distributed characteristic of a CCTV by developing a scalable architecture and performing the recognition by means of the information provided by multiple cameras. AC-CCTV makes the identification of activities based on the </w:t>
      </w:r>
      <w:r w:rsidR="00E92B16">
        <w:rPr>
          <w:lang w:val="en-US" w:eastAsia="es-ES"/>
        </w:rPr>
        <w:t>development</w:t>
      </w:r>
      <w:r w:rsidRPr="004A4FFB">
        <w:rPr>
          <w:lang w:val="en-US" w:eastAsia="es-ES"/>
        </w:rPr>
        <w:t xml:space="preserve"> of classifiers in 3 levels of abstraction (poses, actions and activities), where their responses are combined in a final response based on assembly methods.</w:t>
      </w:r>
    </w:p>
    <w:p w14:paraId="30FCB445" w14:textId="77777777" w:rsidR="009D2AA5" w:rsidRDefault="009D2AA5" w:rsidP="00E86840">
      <w:pPr>
        <w:rPr>
          <w:lang w:val="en-US" w:eastAsia="es-ES"/>
        </w:rPr>
      </w:pPr>
    </w:p>
    <w:p w14:paraId="699C79EE" w14:textId="77777777" w:rsidR="009D2AA5" w:rsidRPr="00E86840" w:rsidRDefault="009D2AA5" w:rsidP="00E86840">
      <w:pPr>
        <w:rPr>
          <w:lang w:val="en-US" w:eastAsia="es-ES"/>
        </w:rPr>
      </w:pPr>
    </w:p>
    <w:p w14:paraId="32FE8883" w14:textId="77777777" w:rsidR="002974C2" w:rsidRPr="002974C2" w:rsidRDefault="002974C2" w:rsidP="00E86840">
      <w:pPr>
        <w:jc w:val="center"/>
        <w:rPr>
          <w:b/>
          <w:sz w:val="28"/>
          <w:szCs w:val="24"/>
          <w:lang w:val="es-ES" w:eastAsia="es-ES"/>
        </w:rPr>
      </w:pPr>
      <w:r w:rsidRPr="002974C2">
        <w:rPr>
          <w:b/>
          <w:sz w:val="28"/>
          <w:szCs w:val="24"/>
          <w:lang w:val="es-ES" w:eastAsia="es-ES"/>
        </w:rPr>
        <w:t>RESUMEN</w:t>
      </w:r>
    </w:p>
    <w:p w14:paraId="69C7D664" w14:textId="77777777" w:rsidR="00CB3651" w:rsidRPr="004A4FFB" w:rsidRDefault="005E0927" w:rsidP="00E86840">
      <w:pPr>
        <w:rPr>
          <w:color w:val="000000" w:themeColor="text1"/>
          <w:lang w:val="es-ES"/>
        </w:rPr>
      </w:pPr>
      <w:r w:rsidRPr="005E0927">
        <w:rPr>
          <w:color w:val="000000" w:themeColor="text1"/>
          <w:lang w:val="es-ES"/>
        </w:rPr>
        <w:t>En este trabajo se presenta AC-CCTV</w:t>
      </w:r>
      <w:r>
        <w:rPr>
          <w:color w:val="000000" w:themeColor="text1"/>
          <w:lang w:val="es-ES"/>
        </w:rPr>
        <w:t xml:space="preserve">, un sistema de reconocimiento </w:t>
      </w:r>
      <w:r w:rsidR="00342AED">
        <w:rPr>
          <w:color w:val="000000" w:themeColor="text1"/>
          <w:lang w:val="es-ES"/>
        </w:rPr>
        <w:t xml:space="preserve">de actividades humanas orientado a la detección de eventos sospechosos. AC-CCTV cuenta con un diseño orientado a agentes racionales, </w:t>
      </w:r>
      <w:r w:rsidR="008C359E">
        <w:rPr>
          <w:color w:val="000000" w:themeColor="text1"/>
          <w:lang w:val="es-ES"/>
        </w:rPr>
        <w:t>que explota</w:t>
      </w:r>
      <w:r w:rsidR="00342AED">
        <w:rPr>
          <w:color w:val="000000" w:themeColor="text1"/>
          <w:lang w:val="es-ES"/>
        </w:rPr>
        <w:t xml:space="preserve"> la característica distribuida de un CCTV al</w:t>
      </w:r>
      <w:r w:rsidR="004A4FFB">
        <w:rPr>
          <w:color w:val="000000" w:themeColor="text1"/>
          <w:lang w:val="es-ES"/>
        </w:rPr>
        <w:t xml:space="preserve"> desarrollar una arquitectura escalable y</w:t>
      </w:r>
      <w:r w:rsidR="00342AED">
        <w:rPr>
          <w:color w:val="000000" w:themeColor="text1"/>
          <w:lang w:val="es-ES"/>
        </w:rPr>
        <w:t xml:space="preserve"> r</w:t>
      </w:r>
      <w:r w:rsidR="008C359E">
        <w:rPr>
          <w:color w:val="000000" w:themeColor="text1"/>
          <w:lang w:val="es-ES"/>
        </w:rPr>
        <w:t xml:space="preserve">ealizar </w:t>
      </w:r>
      <w:r w:rsidR="00544A4C">
        <w:rPr>
          <w:color w:val="000000" w:themeColor="text1"/>
          <w:lang w:val="es-ES"/>
        </w:rPr>
        <w:t>el reconocimiento</w:t>
      </w:r>
      <w:r w:rsidR="008C359E">
        <w:rPr>
          <w:color w:val="000000" w:themeColor="text1"/>
          <w:lang w:val="es-ES"/>
        </w:rPr>
        <w:t xml:space="preserve"> por medio de la información proporcionada por múltiples cámaras. AC-CCTV realiza la identificación de actividades a partir del uso de clasificadores en 3 niveles de abstracción (poses, acciones y actividades), en donde </w:t>
      </w:r>
      <w:r w:rsidR="00544A4C">
        <w:rPr>
          <w:color w:val="000000" w:themeColor="text1"/>
          <w:lang w:val="es-ES"/>
        </w:rPr>
        <w:t>sus respuestas son combinadas en una respuesta final a partir de métodos de ensamble.</w:t>
      </w:r>
    </w:p>
    <w:p w14:paraId="32789B23" w14:textId="77777777" w:rsidR="002974C2" w:rsidRDefault="002974C2" w:rsidP="00CB3651">
      <w:pPr>
        <w:spacing w:before="100" w:beforeAutospacing="1" w:after="100" w:afterAutospacing="1"/>
        <w:rPr>
          <w:b/>
          <w:sz w:val="28"/>
          <w:szCs w:val="24"/>
          <w:lang w:val="es-ES" w:eastAsia="es-ES"/>
        </w:rPr>
      </w:pPr>
      <w:r w:rsidRPr="00D3425F">
        <w:rPr>
          <w:i/>
          <w:color w:val="000080"/>
          <w:lang w:val="es-ES"/>
        </w:rPr>
        <w:br w:type="page"/>
      </w:r>
    </w:p>
    <w:p w14:paraId="57E45B44" w14:textId="77777777" w:rsidR="002974C2" w:rsidRPr="00282CA2" w:rsidRDefault="001B04DD" w:rsidP="00497053">
      <w:pPr>
        <w:pStyle w:val="Ttulo1"/>
        <w:rPr>
          <w:sz w:val="24"/>
          <w:lang w:val="es-ES" w:eastAsia="es-ES"/>
        </w:rPr>
      </w:pPr>
      <w:bookmarkStart w:id="3" w:name="_Toc531325686"/>
      <w:r>
        <w:rPr>
          <w:lang w:val="es-ES" w:eastAsia="es-ES"/>
        </w:rPr>
        <w:lastRenderedPageBreak/>
        <w:t>Resumen Ejecutivo</w:t>
      </w:r>
      <w:bookmarkEnd w:id="3"/>
    </w:p>
    <w:p w14:paraId="6E8E1977" w14:textId="77777777" w:rsidR="00F567D4" w:rsidRDefault="00F567D4" w:rsidP="00E86840"/>
    <w:p w14:paraId="5C73DB4C" w14:textId="56FB7F57" w:rsidR="004D36A0" w:rsidRDefault="0097461B" w:rsidP="00E86840">
      <w:pPr>
        <w:spacing w:before="120"/>
        <w:rPr>
          <w:color w:val="000000"/>
          <w:szCs w:val="22"/>
        </w:rPr>
      </w:pPr>
      <w:r>
        <w:t xml:space="preserve">Una de las principales herramientas tecnológicas utilizadas por las compañías de vigilancia y seguridad son los CCTV (circuitos cerrados de televisión). Por lo general, los esquemas de seguridad de las compañías suelen contar con personal especializado en medios tecnológicos, que se encuentran encargados de realizar el monitoreo constante de las cámaras y de reportar </w:t>
      </w:r>
      <w:r w:rsidR="004D36A0">
        <w:t xml:space="preserve">cualquier evento delictivo u sospechoso </w:t>
      </w:r>
      <w:sdt>
        <w:sdtPr>
          <w:id w:val="1412882445"/>
          <w:citation/>
        </w:sdtPr>
        <w:sdtEndPr/>
        <w:sdtContent>
          <w:r w:rsidR="00A66968">
            <w:fldChar w:fldCharType="begin"/>
          </w:r>
          <w:r w:rsidR="00A66968">
            <w:instrText xml:space="preserve"> CITATION Sup15 \l 9226 </w:instrText>
          </w:r>
          <w:r w:rsidR="00A66968">
            <w:fldChar w:fldCharType="separate"/>
          </w:r>
          <w:r w:rsidR="00055293">
            <w:rPr>
              <w:noProof/>
            </w:rPr>
            <w:t>[1]</w:t>
          </w:r>
          <w:r w:rsidR="00A66968">
            <w:fldChar w:fldCharType="end"/>
          </w:r>
        </w:sdtContent>
      </w:sdt>
      <w:r w:rsidR="004D36A0">
        <w:t>. Aunque este esquema de seguridad basado en CCTV reduce costos de operación y permite obtener un registro constante de video, autores como Langois et</w:t>
      </w:r>
      <w:bookmarkStart w:id="4" w:name="_Toc428793005"/>
      <w:bookmarkStart w:id="5" w:name="_Toc512935102"/>
      <w:r w:rsidR="004D36A0">
        <w:t xml:space="preserve"> al muestran que las labores repetitivas </w:t>
      </w:r>
      <w:r w:rsidR="007163DF">
        <w:t xml:space="preserve">asociadas al monitoreo constante de las cámaras </w:t>
      </w:r>
      <w:r w:rsidR="004D36A0">
        <w:t>vuelven perezoso al personal de seguridad</w:t>
      </w:r>
      <w:r w:rsidR="009B013D">
        <w:t xml:space="preserve"> y vigilancia</w:t>
      </w:r>
      <w:r w:rsidR="004D36A0">
        <w:t xml:space="preserve"> </w:t>
      </w:r>
      <w:sdt>
        <w:sdtPr>
          <w:id w:val="-1796361337"/>
          <w:citation/>
        </w:sdtPr>
        <w:sdtEndPr/>
        <w:sdtContent>
          <w:r w:rsidR="00A66968">
            <w:fldChar w:fldCharType="begin"/>
          </w:r>
          <w:r w:rsidR="00325080">
            <w:rPr>
              <w:color w:val="000000"/>
              <w:szCs w:val="22"/>
            </w:rPr>
            <w:instrText xml:space="preserve">CITATION Lem03 \l 9226 </w:instrText>
          </w:r>
          <w:r w:rsidR="00A66968">
            <w:fldChar w:fldCharType="separate"/>
          </w:r>
          <w:r w:rsidR="00055293" w:rsidRPr="00055293">
            <w:rPr>
              <w:noProof/>
              <w:color w:val="000000"/>
              <w:szCs w:val="22"/>
            </w:rPr>
            <w:t>[2]</w:t>
          </w:r>
          <w:r w:rsidR="00A66968">
            <w:fldChar w:fldCharType="end"/>
          </w:r>
        </w:sdtContent>
      </w:sdt>
      <w:r w:rsidR="00A66968">
        <w:t>.</w:t>
      </w:r>
    </w:p>
    <w:p w14:paraId="63B0D031" w14:textId="0732B976" w:rsidR="004D36A0" w:rsidRDefault="00B13CD6" w:rsidP="00D60699">
      <w:pPr>
        <w:spacing w:before="120"/>
        <w:rPr>
          <w:color w:val="000000"/>
          <w:szCs w:val="22"/>
        </w:rPr>
      </w:pPr>
      <w:r>
        <w:rPr>
          <w:color w:val="000000"/>
          <w:szCs w:val="22"/>
        </w:rPr>
        <w:t xml:space="preserve">Con el objetivo de proporcionar ayudas tecnológicas que permitan optimizar las labores del personal de vigilancia, la identificación de actividades humanas </w:t>
      </w:r>
      <w:r w:rsidR="00A66968">
        <w:rPr>
          <w:color w:val="000000"/>
          <w:szCs w:val="22"/>
        </w:rPr>
        <w:t>ha sido un tema que ha cobrado gran relevancia en la comunidad científica en los últimos años</w:t>
      </w:r>
      <w:r w:rsidR="00D60699" w:rsidRPr="00D60699">
        <w:rPr>
          <w:color w:val="000000"/>
          <w:szCs w:val="22"/>
        </w:rPr>
        <w:t xml:space="preserve"> </w:t>
      </w:r>
      <w:sdt>
        <w:sdtPr>
          <w:rPr>
            <w:color w:val="000000"/>
            <w:szCs w:val="22"/>
          </w:rPr>
          <w:id w:val="1496462777"/>
          <w:citation/>
        </w:sdtPr>
        <w:sdtEndPr/>
        <w:sdtContent>
          <w:r w:rsidR="00D60699">
            <w:rPr>
              <w:color w:val="000000"/>
              <w:szCs w:val="22"/>
            </w:rPr>
            <w:fldChar w:fldCharType="begin"/>
          </w:r>
          <w:r w:rsidR="00D60699">
            <w:rPr>
              <w:color w:val="000000"/>
              <w:szCs w:val="22"/>
            </w:rPr>
            <w:instrText xml:space="preserve">CITATION Jos15 \l 9226 </w:instrText>
          </w:r>
          <w:r w:rsidR="00D60699">
            <w:rPr>
              <w:color w:val="000000"/>
              <w:szCs w:val="22"/>
            </w:rPr>
            <w:fldChar w:fldCharType="separate"/>
          </w:r>
          <w:r w:rsidR="00055293" w:rsidRPr="00055293">
            <w:rPr>
              <w:noProof/>
              <w:color w:val="000000"/>
              <w:szCs w:val="22"/>
            </w:rPr>
            <w:t>[3]</w:t>
          </w:r>
          <w:r w:rsidR="00D60699">
            <w:rPr>
              <w:color w:val="000000"/>
              <w:szCs w:val="22"/>
            </w:rPr>
            <w:fldChar w:fldCharType="end"/>
          </w:r>
        </w:sdtContent>
      </w:sdt>
      <w:r w:rsidR="00A66968">
        <w:rPr>
          <w:color w:val="000000"/>
          <w:szCs w:val="22"/>
        </w:rPr>
        <w:t>.</w:t>
      </w:r>
      <w:r w:rsidR="00D60699">
        <w:rPr>
          <w:color w:val="000000"/>
          <w:szCs w:val="22"/>
        </w:rPr>
        <w:t xml:space="preserve"> Si bien el problema de detección de actividades a partir del procesamiento de imágenes ha sido ampliamente abordado en el estado del arte, la mayoría de </w:t>
      </w:r>
      <w:r w:rsidR="005D1B8E">
        <w:rPr>
          <w:color w:val="000000"/>
          <w:szCs w:val="22"/>
        </w:rPr>
        <w:t>los modelos</w:t>
      </w:r>
      <w:r w:rsidR="00D60699">
        <w:rPr>
          <w:color w:val="000000"/>
          <w:szCs w:val="22"/>
        </w:rPr>
        <w:t xml:space="preserve"> recaen en trabajos centralizados</w:t>
      </w:r>
      <w:r w:rsidR="00B63304">
        <w:rPr>
          <w:color w:val="000000"/>
          <w:szCs w:val="22"/>
        </w:rPr>
        <w:t xml:space="preserve"> o semicentralizados</w:t>
      </w:r>
      <w:r w:rsidR="00D60699">
        <w:rPr>
          <w:color w:val="000000"/>
          <w:szCs w:val="22"/>
        </w:rPr>
        <w:t xml:space="preserve"> que no explotan la característica distribuida que contiene un CCTV</w:t>
      </w:r>
      <w:r w:rsidR="00B63304">
        <w:rPr>
          <w:color w:val="000000"/>
          <w:szCs w:val="22"/>
        </w:rPr>
        <w:t xml:space="preserve"> </w:t>
      </w:r>
      <w:sdt>
        <w:sdtPr>
          <w:rPr>
            <w:color w:val="000000"/>
            <w:szCs w:val="22"/>
          </w:rPr>
          <w:id w:val="248324727"/>
          <w:citation/>
        </w:sdtPr>
        <w:sdtEndPr/>
        <w:sdtContent>
          <w:r w:rsidR="00E6244B">
            <w:rPr>
              <w:color w:val="000000"/>
              <w:szCs w:val="22"/>
            </w:rPr>
            <w:fldChar w:fldCharType="begin"/>
          </w:r>
          <w:r w:rsidR="00E6244B">
            <w:rPr>
              <w:color w:val="000000"/>
              <w:szCs w:val="22"/>
            </w:rPr>
            <w:instrText xml:space="preserve"> CITATION Eja12 \l 9226 </w:instrText>
          </w:r>
          <w:r w:rsidR="00E6244B">
            <w:rPr>
              <w:color w:val="000000"/>
              <w:szCs w:val="22"/>
            </w:rPr>
            <w:fldChar w:fldCharType="separate"/>
          </w:r>
          <w:r w:rsidR="00055293" w:rsidRPr="00055293">
            <w:rPr>
              <w:noProof/>
              <w:color w:val="000000"/>
              <w:szCs w:val="22"/>
            </w:rPr>
            <w:t>[4]</w:t>
          </w:r>
          <w:r w:rsidR="00E6244B">
            <w:rPr>
              <w:color w:val="000000"/>
              <w:szCs w:val="22"/>
            </w:rPr>
            <w:fldChar w:fldCharType="end"/>
          </w:r>
        </w:sdtContent>
      </w:sdt>
      <w:r w:rsidR="007163DF">
        <w:rPr>
          <w:color w:val="000000"/>
          <w:szCs w:val="22"/>
        </w:rPr>
        <w:t xml:space="preserve">. </w:t>
      </w:r>
    </w:p>
    <w:p w14:paraId="112FE2FC" w14:textId="72D02BE5" w:rsidR="005D1B8E" w:rsidRPr="00F84BEA" w:rsidRDefault="00D60699" w:rsidP="00E86840">
      <w:pPr>
        <w:spacing w:before="120"/>
        <w:rPr>
          <w:color w:val="000000"/>
          <w:szCs w:val="22"/>
        </w:rPr>
      </w:pPr>
      <w:r>
        <w:rPr>
          <w:color w:val="000000"/>
          <w:szCs w:val="22"/>
        </w:rPr>
        <w:t>En este trabajo de investigación se presenta</w:t>
      </w:r>
      <w:r w:rsidR="009B013D">
        <w:rPr>
          <w:color w:val="000000"/>
          <w:szCs w:val="22"/>
        </w:rPr>
        <w:t xml:space="preserve"> AC-CCTV</w:t>
      </w:r>
      <w:r>
        <w:rPr>
          <w:color w:val="000000"/>
          <w:szCs w:val="22"/>
        </w:rPr>
        <w:t xml:space="preserve">, </w:t>
      </w:r>
      <w:r w:rsidR="009B013D">
        <w:rPr>
          <w:color w:val="000000"/>
          <w:szCs w:val="22"/>
        </w:rPr>
        <w:t xml:space="preserve">un sistema diseñado con el objetivo </w:t>
      </w:r>
      <w:r w:rsidR="009B013D" w:rsidRPr="00F84BEA">
        <w:rPr>
          <w:color w:val="000000"/>
          <w:szCs w:val="22"/>
        </w:rPr>
        <w:t xml:space="preserve">de proporcionar un modelo de detección de actividades que use la información contextual de múltiples cámaras, y cuente con un diseño distribuido que </w:t>
      </w:r>
      <w:r w:rsidR="005D1B8E" w:rsidRPr="00F84BEA">
        <w:rPr>
          <w:color w:val="000000"/>
          <w:szCs w:val="22"/>
        </w:rPr>
        <w:t>favorezca la escalabilidad del sistema</w:t>
      </w:r>
      <w:r w:rsidR="00C83F33" w:rsidRPr="00F84BEA">
        <w:rPr>
          <w:color w:val="000000"/>
          <w:szCs w:val="22"/>
        </w:rPr>
        <w:t xml:space="preserve">. Uno de los valores agregados de AC-CCTV con respecto a otros trabajos desarrollados en el estado del arte es su diseño basado en agentes racionales. </w:t>
      </w:r>
      <w:r w:rsidR="00B74805">
        <w:rPr>
          <w:color w:val="000000"/>
          <w:szCs w:val="22"/>
        </w:rPr>
        <w:t>Gracias a</w:t>
      </w:r>
      <w:r w:rsidR="00C83F33" w:rsidRPr="00F84BEA">
        <w:rPr>
          <w:color w:val="000000"/>
          <w:szCs w:val="22"/>
        </w:rPr>
        <w:t xml:space="preserve"> la naturaleza</w:t>
      </w:r>
      <w:r w:rsidR="00B74805">
        <w:rPr>
          <w:color w:val="000000"/>
          <w:szCs w:val="22"/>
        </w:rPr>
        <w:t xml:space="preserve"> distribuida</w:t>
      </w:r>
      <w:r w:rsidR="00C83F33" w:rsidRPr="00F84BEA">
        <w:rPr>
          <w:color w:val="000000"/>
          <w:szCs w:val="22"/>
        </w:rPr>
        <w:t xml:space="preserve"> de los sistemas CCTV, los </w:t>
      </w:r>
      <w:r w:rsidR="00A66968" w:rsidRPr="00F84BEA">
        <w:rPr>
          <w:color w:val="000000"/>
          <w:szCs w:val="22"/>
        </w:rPr>
        <w:t>sistemas</w:t>
      </w:r>
      <w:r w:rsidR="00C83F33" w:rsidRPr="00F84BEA">
        <w:rPr>
          <w:color w:val="000000"/>
          <w:szCs w:val="22"/>
        </w:rPr>
        <w:t xml:space="preserve"> orientados a agentes </w:t>
      </w:r>
      <w:r w:rsidR="00B74805">
        <w:rPr>
          <w:color w:val="000000"/>
          <w:szCs w:val="22"/>
        </w:rPr>
        <w:t xml:space="preserve">surgen como una alternativa de diseño descentralizado, gracias a características como el control de recursos compartidos </w:t>
      </w:r>
      <w:sdt>
        <w:sdtPr>
          <w:rPr>
            <w:color w:val="000000"/>
            <w:szCs w:val="22"/>
          </w:rPr>
          <w:id w:val="1162504946"/>
          <w:citation/>
        </w:sdtPr>
        <w:sdtEndPr/>
        <w:sdtContent>
          <w:r w:rsidR="00B74805">
            <w:rPr>
              <w:color w:val="000000"/>
              <w:szCs w:val="22"/>
            </w:rPr>
            <w:fldChar w:fldCharType="begin"/>
          </w:r>
          <w:r w:rsidR="00B74805">
            <w:rPr>
              <w:color w:val="000000"/>
              <w:szCs w:val="22"/>
            </w:rPr>
            <w:instrText xml:space="preserve"> CITATION Cic18 \l 9226 </w:instrText>
          </w:r>
          <w:r w:rsidR="00B74805">
            <w:rPr>
              <w:color w:val="000000"/>
              <w:szCs w:val="22"/>
            </w:rPr>
            <w:fldChar w:fldCharType="separate"/>
          </w:r>
          <w:r w:rsidR="00055293" w:rsidRPr="00055293">
            <w:rPr>
              <w:noProof/>
              <w:color w:val="000000"/>
              <w:szCs w:val="22"/>
            </w:rPr>
            <w:t>[5]</w:t>
          </w:r>
          <w:r w:rsidR="00B74805">
            <w:rPr>
              <w:color w:val="000000"/>
              <w:szCs w:val="22"/>
            </w:rPr>
            <w:fldChar w:fldCharType="end"/>
          </w:r>
        </w:sdtContent>
      </w:sdt>
      <w:r w:rsidR="00B74805">
        <w:rPr>
          <w:color w:val="000000"/>
          <w:szCs w:val="22"/>
        </w:rPr>
        <w:t xml:space="preserve">, el uso de operaciones concurrentes </w:t>
      </w:r>
      <w:sdt>
        <w:sdtPr>
          <w:rPr>
            <w:color w:val="000000"/>
            <w:szCs w:val="22"/>
          </w:rPr>
          <w:id w:val="715936433"/>
          <w:citation/>
        </w:sdtPr>
        <w:sdtEndPr/>
        <w:sdtContent>
          <w:r w:rsidR="00B74805">
            <w:rPr>
              <w:color w:val="000000"/>
              <w:szCs w:val="22"/>
            </w:rPr>
            <w:fldChar w:fldCharType="begin"/>
          </w:r>
          <w:r w:rsidR="00B74805">
            <w:rPr>
              <w:color w:val="000000"/>
              <w:szCs w:val="22"/>
            </w:rPr>
            <w:instrText xml:space="preserve"> CITATION Mat04 \l 9226 </w:instrText>
          </w:r>
          <w:r w:rsidR="00B74805">
            <w:rPr>
              <w:color w:val="000000"/>
              <w:szCs w:val="22"/>
            </w:rPr>
            <w:fldChar w:fldCharType="separate"/>
          </w:r>
          <w:r w:rsidR="00055293" w:rsidRPr="00055293">
            <w:rPr>
              <w:noProof/>
              <w:color w:val="000000"/>
              <w:szCs w:val="22"/>
            </w:rPr>
            <w:t>[6]</w:t>
          </w:r>
          <w:r w:rsidR="00B74805">
            <w:rPr>
              <w:color w:val="000000"/>
              <w:szCs w:val="22"/>
            </w:rPr>
            <w:fldChar w:fldCharType="end"/>
          </w:r>
        </w:sdtContent>
      </w:sdt>
      <w:r w:rsidR="00B74805">
        <w:rPr>
          <w:color w:val="000000"/>
          <w:szCs w:val="22"/>
        </w:rPr>
        <w:t xml:space="preserve"> y el cumplimiento de metas a partir del uso de estrategias cooperativas </w:t>
      </w:r>
      <w:sdt>
        <w:sdtPr>
          <w:rPr>
            <w:color w:val="000000"/>
            <w:szCs w:val="22"/>
          </w:rPr>
          <w:id w:val="-1696997115"/>
          <w:citation/>
        </w:sdtPr>
        <w:sdtEndPr/>
        <w:sdtContent>
          <w:r w:rsidR="00B74805">
            <w:rPr>
              <w:color w:val="000000"/>
              <w:szCs w:val="22"/>
            </w:rPr>
            <w:fldChar w:fldCharType="begin"/>
          </w:r>
          <w:r w:rsidR="00B74805">
            <w:rPr>
              <w:color w:val="000000"/>
              <w:szCs w:val="22"/>
            </w:rPr>
            <w:instrText xml:space="preserve"> CITATION Pan04 \l 9226 </w:instrText>
          </w:r>
          <w:r w:rsidR="00B74805">
            <w:rPr>
              <w:color w:val="000000"/>
              <w:szCs w:val="22"/>
            </w:rPr>
            <w:fldChar w:fldCharType="separate"/>
          </w:r>
          <w:r w:rsidR="00055293" w:rsidRPr="00055293">
            <w:rPr>
              <w:noProof/>
              <w:color w:val="000000"/>
              <w:szCs w:val="22"/>
            </w:rPr>
            <w:t>[7]</w:t>
          </w:r>
          <w:r w:rsidR="00B74805">
            <w:rPr>
              <w:color w:val="000000"/>
              <w:szCs w:val="22"/>
            </w:rPr>
            <w:fldChar w:fldCharType="end"/>
          </w:r>
        </w:sdtContent>
      </w:sdt>
      <w:r w:rsidR="005D1B8E" w:rsidRPr="00F84BEA">
        <w:rPr>
          <w:color w:val="000000"/>
          <w:szCs w:val="22"/>
        </w:rPr>
        <w:t xml:space="preserve">. Además, la mayoría de los agentes presentes en el sistema cuentan con un patrón productor-consumidor, que permite la implementación de técnicas en procesamiento en paralelo en modo pipeline </w:t>
      </w:r>
      <w:sdt>
        <w:sdtPr>
          <w:rPr>
            <w:color w:val="000000"/>
            <w:szCs w:val="22"/>
          </w:rPr>
          <w:id w:val="-781953039"/>
          <w:citation/>
        </w:sdtPr>
        <w:sdtEndPr/>
        <w:sdtContent>
          <w:r w:rsidR="005D1B8E" w:rsidRPr="00F84BEA">
            <w:rPr>
              <w:color w:val="000000"/>
              <w:szCs w:val="22"/>
            </w:rPr>
            <w:fldChar w:fldCharType="begin"/>
          </w:r>
          <w:r w:rsidR="005D1B8E" w:rsidRPr="00F84BEA">
            <w:rPr>
              <w:color w:val="000000"/>
              <w:szCs w:val="22"/>
            </w:rPr>
            <w:instrText xml:space="preserve"> CITATION Ram97 \l 9226 </w:instrText>
          </w:r>
          <w:r w:rsidR="005D1B8E" w:rsidRPr="00F84BEA">
            <w:rPr>
              <w:color w:val="000000"/>
              <w:szCs w:val="22"/>
            </w:rPr>
            <w:fldChar w:fldCharType="separate"/>
          </w:r>
          <w:r w:rsidR="00055293" w:rsidRPr="00055293">
            <w:rPr>
              <w:noProof/>
              <w:color w:val="000000"/>
              <w:szCs w:val="22"/>
            </w:rPr>
            <w:t>[8]</w:t>
          </w:r>
          <w:r w:rsidR="005D1B8E" w:rsidRPr="00F84BEA">
            <w:rPr>
              <w:color w:val="000000"/>
              <w:szCs w:val="22"/>
            </w:rPr>
            <w:fldChar w:fldCharType="end"/>
          </w:r>
        </w:sdtContent>
      </w:sdt>
      <w:r w:rsidR="005D1B8E" w:rsidRPr="00F84BEA">
        <w:rPr>
          <w:color w:val="000000"/>
          <w:szCs w:val="22"/>
        </w:rPr>
        <w:t>.</w:t>
      </w:r>
    </w:p>
    <w:p w14:paraId="7523A8B2" w14:textId="56C2786C" w:rsidR="004D36A0" w:rsidRPr="00F84BEA" w:rsidRDefault="00A66968" w:rsidP="00E86840">
      <w:pPr>
        <w:spacing w:before="120"/>
        <w:rPr>
          <w:color w:val="000000"/>
          <w:szCs w:val="22"/>
        </w:rPr>
      </w:pPr>
      <w:r w:rsidRPr="00F84BEA">
        <w:rPr>
          <w:color w:val="000000"/>
          <w:szCs w:val="22"/>
        </w:rPr>
        <w:t>El desarrollo del modelo de AC-CCTV se encuentra basado en el trabajo de Cristiani et al</w:t>
      </w:r>
      <w:r w:rsidR="00B74805">
        <w:rPr>
          <w:color w:val="000000"/>
          <w:szCs w:val="22"/>
        </w:rPr>
        <w:t xml:space="preserve"> </w:t>
      </w:r>
      <w:sdt>
        <w:sdtPr>
          <w:rPr>
            <w:color w:val="000000"/>
            <w:szCs w:val="22"/>
          </w:rPr>
          <w:id w:val="1440871775"/>
          <w:citation/>
        </w:sdtPr>
        <w:sdtEndPr/>
        <w:sdtContent>
          <w:r w:rsidR="00B74805">
            <w:rPr>
              <w:color w:val="000000"/>
              <w:szCs w:val="22"/>
            </w:rPr>
            <w:fldChar w:fldCharType="begin"/>
          </w:r>
          <w:r w:rsidR="00B74805">
            <w:rPr>
              <w:color w:val="000000"/>
              <w:szCs w:val="22"/>
            </w:rPr>
            <w:instrText xml:space="preserve"> CITATION Cri11 \l 9226 </w:instrText>
          </w:r>
          <w:r w:rsidR="00B74805">
            <w:rPr>
              <w:color w:val="000000"/>
              <w:szCs w:val="22"/>
            </w:rPr>
            <w:fldChar w:fldCharType="separate"/>
          </w:r>
          <w:r w:rsidR="00055293" w:rsidRPr="00055293">
            <w:rPr>
              <w:noProof/>
              <w:color w:val="000000"/>
              <w:szCs w:val="22"/>
            </w:rPr>
            <w:t>[9]</w:t>
          </w:r>
          <w:r w:rsidR="00B74805">
            <w:rPr>
              <w:color w:val="000000"/>
              <w:szCs w:val="22"/>
            </w:rPr>
            <w:fldChar w:fldCharType="end"/>
          </w:r>
        </w:sdtContent>
      </w:sdt>
      <w:r w:rsidRPr="00F84BEA">
        <w:rPr>
          <w:color w:val="000000"/>
          <w:szCs w:val="22"/>
        </w:rPr>
        <w:t xml:space="preserve">, en donde </w:t>
      </w:r>
      <w:r w:rsidR="002B0C29" w:rsidRPr="00F84BEA">
        <w:rPr>
          <w:color w:val="000000"/>
          <w:szCs w:val="22"/>
        </w:rPr>
        <w:t xml:space="preserve">descompone el modelo de detección de actividades a partir de </w:t>
      </w:r>
      <w:r w:rsidR="00D60699" w:rsidRPr="00F84BEA">
        <w:rPr>
          <w:color w:val="000000"/>
          <w:szCs w:val="22"/>
        </w:rPr>
        <w:t>3 niveles</w:t>
      </w:r>
      <w:r w:rsidR="002B0C29" w:rsidRPr="00F84BEA">
        <w:rPr>
          <w:color w:val="000000"/>
          <w:szCs w:val="22"/>
        </w:rPr>
        <w:t>.</w:t>
      </w:r>
      <w:r w:rsidR="00D60699" w:rsidRPr="00F84BEA">
        <w:rPr>
          <w:color w:val="000000"/>
          <w:szCs w:val="22"/>
        </w:rPr>
        <w:t xml:space="preserve"> El nivel bajo se encarga de identificar las personas que se encuentran en la escena y de realizar la extracción de las características asociadas a la pose. En el desarrollo del módulo de bajo nivel se utilizó la librería OpenPose, un framework de código abierto que </w:t>
      </w:r>
      <w:r w:rsidR="005D1B8E" w:rsidRPr="00F84BEA">
        <w:rPr>
          <w:color w:val="000000"/>
          <w:szCs w:val="22"/>
        </w:rPr>
        <w:t>obtiene el esqueleto</w:t>
      </w:r>
      <w:r w:rsidR="00D60699" w:rsidRPr="00F84BEA">
        <w:rPr>
          <w:color w:val="000000"/>
          <w:szCs w:val="22"/>
        </w:rPr>
        <w:t xml:space="preserve"> de la persona a partir de la posición de sus articulaciones</w:t>
      </w:r>
      <w:r w:rsidR="005D1B8E" w:rsidRPr="00F84BEA">
        <w:rPr>
          <w:color w:val="000000"/>
          <w:szCs w:val="22"/>
        </w:rPr>
        <w:t xml:space="preserve"> </w:t>
      </w:r>
      <w:sdt>
        <w:sdtPr>
          <w:rPr>
            <w:color w:val="000000"/>
            <w:szCs w:val="22"/>
          </w:rPr>
          <w:id w:val="398414620"/>
          <w:citation/>
        </w:sdtPr>
        <w:sdtEndPr/>
        <w:sdtContent>
          <w:r w:rsidR="005D1B8E" w:rsidRPr="00F84BEA">
            <w:rPr>
              <w:color w:val="000000"/>
              <w:szCs w:val="22"/>
            </w:rPr>
            <w:fldChar w:fldCharType="begin"/>
          </w:r>
          <w:r w:rsidR="005D1B8E" w:rsidRPr="00F84BEA">
            <w:rPr>
              <w:color w:val="000000"/>
              <w:szCs w:val="22"/>
            </w:rPr>
            <w:instrText xml:space="preserve"> CITATION CMU18 \l 9226 </w:instrText>
          </w:r>
          <w:r w:rsidR="005D1B8E" w:rsidRPr="00F84BEA">
            <w:rPr>
              <w:color w:val="000000"/>
              <w:szCs w:val="22"/>
            </w:rPr>
            <w:fldChar w:fldCharType="separate"/>
          </w:r>
          <w:r w:rsidR="00055293" w:rsidRPr="00055293">
            <w:rPr>
              <w:noProof/>
              <w:color w:val="000000"/>
              <w:szCs w:val="22"/>
            </w:rPr>
            <w:t>[10]</w:t>
          </w:r>
          <w:r w:rsidR="005D1B8E" w:rsidRPr="00F84BEA">
            <w:rPr>
              <w:color w:val="000000"/>
              <w:szCs w:val="22"/>
            </w:rPr>
            <w:fldChar w:fldCharType="end"/>
          </w:r>
        </w:sdtContent>
      </w:sdt>
      <w:r w:rsidR="00D60699" w:rsidRPr="00F84BEA">
        <w:rPr>
          <w:color w:val="000000"/>
          <w:szCs w:val="22"/>
        </w:rPr>
        <w:t>.</w:t>
      </w:r>
    </w:p>
    <w:p w14:paraId="740BBBFB" w14:textId="77777777" w:rsidR="00117265" w:rsidRDefault="00D60699" w:rsidP="00F84BEA">
      <w:pPr>
        <w:spacing w:before="120"/>
        <w:rPr>
          <w:color w:val="000000"/>
          <w:szCs w:val="22"/>
        </w:rPr>
      </w:pPr>
      <w:r w:rsidRPr="00F84BEA">
        <w:rPr>
          <w:color w:val="000000"/>
          <w:szCs w:val="22"/>
        </w:rPr>
        <w:t xml:space="preserve">Luego de </w:t>
      </w:r>
      <w:r w:rsidR="00B74805">
        <w:rPr>
          <w:color w:val="000000"/>
          <w:szCs w:val="22"/>
        </w:rPr>
        <w:t>ejecutar</w:t>
      </w:r>
      <w:r w:rsidRPr="00F84BEA">
        <w:rPr>
          <w:color w:val="000000"/>
          <w:szCs w:val="22"/>
        </w:rPr>
        <w:t xml:space="preserve"> la extracción de la pose y el cálculo de los descriptores, </w:t>
      </w:r>
      <w:r w:rsidR="005D1B8E" w:rsidRPr="00F84BEA">
        <w:rPr>
          <w:color w:val="000000"/>
          <w:szCs w:val="22"/>
        </w:rPr>
        <w:t>la etapa de nivel medio se encarga de realizar el rastreo (tracking) de la persona en escena. Las principales herramientas que el módulo de reidentificación utiliza para el rastreo de las personas</w:t>
      </w:r>
      <w:r w:rsidR="00F84BEA" w:rsidRPr="00F84BEA">
        <w:rPr>
          <w:color w:val="000000"/>
          <w:szCs w:val="22"/>
        </w:rPr>
        <w:t xml:space="preserve"> son la transformación proyectiva, que realiza la conversión de coordenadas locales en la imagen en coordenadas globales, y la extracción de una medida de similitud a partir de la comparación de color.</w:t>
      </w:r>
      <w:r w:rsidR="00F84BEA">
        <w:rPr>
          <w:color w:val="000000"/>
          <w:szCs w:val="22"/>
        </w:rPr>
        <w:t xml:space="preserve"> Los descriptores que se encuentran asociados a la persona son almacenados en una lista, y posteriormente enviados al módulo de alto nivel a medida que el sistema detecta la finalización de una actividad.</w:t>
      </w:r>
    </w:p>
    <w:p w14:paraId="01378E30" w14:textId="65784370" w:rsidR="00F84BEA" w:rsidRDefault="00F84BEA" w:rsidP="00F84BEA">
      <w:pPr>
        <w:spacing w:before="120"/>
        <w:rPr>
          <w:color w:val="000000"/>
          <w:szCs w:val="22"/>
        </w:rPr>
      </w:pPr>
      <w:r>
        <w:rPr>
          <w:color w:val="000000"/>
          <w:szCs w:val="22"/>
        </w:rPr>
        <w:lastRenderedPageBreak/>
        <w:t>La última etapa del clasificador de acciones está compuesta por los módulos de alto nivel, en donde la clasificación de actividades se</w:t>
      </w:r>
      <w:r w:rsidR="00B74805">
        <w:rPr>
          <w:color w:val="000000"/>
          <w:szCs w:val="22"/>
        </w:rPr>
        <w:t xml:space="preserve"> divide en 4 etapas: identificación de poses, identificación de acciones, identificación de actividades y ensamble. La división de las 3 primeras etapas se encuentra sustentado en el trabajo de Saad et al, el cual define una actividad en función de sus acciones, y una acción en función de sus poses </w:t>
      </w:r>
      <w:sdt>
        <w:sdtPr>
          <w:rPr>
            <w:color w:val="000000"/>
            <w:szCs w:val="22"/>
          </w:rPr>
          <w:id w:val="145861324"/>
          <w:citation/>
        </w:sdtPr>
        <w:sdtEndPr/>
        <w:sdtContent>
          <w:r w:rsidR="00B74805">
            <w:rPr>
              <w:color w:val="000000"/>
              <w:szCs w:val="22"/>
            </w:rPr>
            <w:fldChar w:fldCharType="begin"/>
          </w:r>
          <w:r w:rsidR="00B74805">
            <w:rPr>
              <w:color w:val="000000"/>
              <w:szCs w:val="22"/>
            </w:rPr>
            <w:instrText xml:space="preserve"> CITATION Saa13 \l 9226 </w:instrText>
          </w:r>
          <w:r w:rsidR="00B74805">
            <w:rPr>
              <w:color w:val="000000"/>
              <w:szCs w:val="22"/>
            </w:rPr>
            <w:fldChar w:fldCharType="separate"/>
          </w:r>
          <w:r w:rsidR="00055293" w:rsidRPr="00055293">
            <w:rPr>
              <w:noProof/>
              <w:color w:val="000000"/>
              <w:szCs w:val="22"/>
            </w:rPr>
            <w:t>[11]</w:t>
          </w:r>
          <w:r w:rsidR="00B74805">
            <w:rPr>
              <w:color w:val="000000"/>
              <w:szCs w:val="22"/>
            </w:rPr>
            <w:fldChar w:fldCharType="end"/>
          </w:r>
        </w:sdtContent>
      </w:sdt>
      <w:r w:rsidR="00B74805">
        <w:rPr>
          <w:color w:val="000000"/>
          <w:szCs w:val="22"/>
        </w:rPr>
        <w:t xml:space="preserve">. Por otra parte, la implementación de la etapa de ensamble se elaboró con base en el argumento proporcionado por </w:t>
      </w:r>
      <w:r w:rsidR="00B74805" w:rsidRPr="00B74805">
        <w:rPr>
          <w:color w:val="000000"/>
          <w:szCs w:val="22"/>
        </w:rPr>
        <w:t>Dietterich</w:t>
      </w:r>
      <w:r w:rsidR="00B74805">
        <w:rPr>
          <w:color w:val="000000"/>
          <w:szCs w:val="22"/>
        </w:rPr>
        <w:t xml:space="preserve">, el cual establece </w:t>
      </w:r>
      <w:r w:rsidR="00B74805" w:rsidRPr="004540C4">
        <w:rPr>
          <w:szCs w:val="22"/>
        </w:rPr>
        <w:t xml:space="preserve">que el uso de diferentes modelos en la solución de problemas de clasificación, combinados a partir de técnicas de ensamble, produce mejores resultados que </w:t>
      </w:r>
      <w:r w:rsidR="006C4273">
        <w:rPr>
          <w:szCs w:val="22"/>
        </w:rPr>
        <w:t>el uso de clasificadores de forma</w:t>
      </w:r>
      <w:r w:rsidR="00B74805" w:rsidRPr="004540C4">
        <w:rPr>
          <w:szCs w:val="22"/>
        </w:rPr>
        <w:t xml:space="preserve"> individual </w:t>
      </w:r>
      <w:sdt>
        <w:sdtPr>
          <w:rPr>
            <w:szCs w:val="22"/>
          </w:rPr>
          <w:id w:val="829718649"/>
          <w:citation/>
        </w:sdtPr>
        <w:sdtEndPr/>
        <w:sdtContent>
          <w:r w:rsidR="00B74805" w:rsidRPr="004540C4">
            <w:rPr>
              <w:szCs w:val="22"/>
            </w:rPr>
            <w:fldChar w:fldCharType="begin"/>
          </w:r>
          <w:r w:rsidR="00B74805" w:rsidRPr="004540C4">
            <w:rPr>
              <w:szCs w:val="22"/>
            </w:rPr>
            <w:instrText xml:space="preserve"> CITATION Die00 \l 9226 </w:instrText>
          </w:r>
          <w:r w:rsidR="00B74805" w:rsidRPr="004540C4">
            <w:rPr>
              <w:szCs w:val="22"/>
            </w:rPr>
            <w:fldChar w:fldCharType="separate"/>
          </w:r>
          <w:r w:rsidR="00055293" w:rsidRPr="00055293">
            <w:rPr>
              <w:noProof/>
              <w:szCs w:val="22"/>
            </w:rPr>
            <w:t>[12]</w:t>
          </w:r>
          <w:r w:rsidR="00B74805" w:rsidRPr="004540C4">
            <w:rPr>
              <w:szCs w:val="22"/>
            </w:rPr>
            <w:fldChar w:fldCharType="end"/>
          </w:r>
        </w:sdtContent>
      </w:sdt>
      <w:r w:rsidR="00B74805" w:rsidRPr="004540C4">
        <w:rPr>
          <w:szCs w:val="22"/>
        </w:rPr>
        <w:t xml:space="preserve">. </w:t>
      </w:r>
      <w:r w:rsidR="00B74805">
        <w:rPr>
          <w:color w:val="000000"/>
          <w:szCs w:val="22"/>
        </w:rPr>
        <w:t xml:space="preserve"> </w:t>
      </w:r>
    </w:p>
    <w:p w14:paraId="4B56809C" w14:textId="77777777" w:rsidR="006C4273" w:rsidRDefault="006C4273" w:rsidP="00F84BEA">
      <w:pPr>
        <w:spacing w:before="120"/>
        <w:rPr>
          <w:color w:val="000000"/>
          <w:szCs w:val="22"/>
        </w:rPr>
      </w:pPr>
      <w:r>
        <w:rPr>
          <w:color w:val="000000"/>
          <w:szCs w:val="22"/>
        </w:rPr>
        <w:t>La validación del modelo de detección de actividades se realiza con ayuda del CCTV instalado en el parqueadero del centro comercial Oviedo en la ciudad de Medellín. La red CCTV del centro comercial cuenta con 1093 cámaras, las cuales se encuentran instaladas a lo largo de un parqueadero que cuenta con 4 sótanos y 3 niveles. El protocolo experimental ejecutado en el centro comercial se desarrolló con base en las entrevistas desarrolladas al personal y vigilancia, en donde se clasifican un total de 3 actividades usuales y 4 actividades inusuales.</w:t>
      </w:r>
    </w:p>
    <w:p w14:paraId="5090AADA" w14:textId="76EA48AB" w:rsidR="006C4273" w:rsidRDefault="006C4273" w:rsidP="00244083">
      <w:pPr>
        <w:spacing w:before="120"/>
        <w:rPr>
          <w:color w:val="000000"/>
          <w:szCs w:val="22"/>
        </w:rPr>
      </w:pPr>
      <w:r>
        <w:rPr>
          <w:color w:val="000000"/>
          <w:szCs w:val="22"/>
        </w:rPr>
        <w:t>Los resultados obtenidos en los experimentos muestran un porcentaje de precisión de 93.1% para el mejor grupo de clasificadores, en la identificación de las 7 clases de actividades definidas en el protocolo experimental</w:t>
      </w:r>
      <w:r w:rsidR="00244083">
        <w:rPr>
          <w:color w:val="000000"/>
          <w:szCs w:val="22"/>
        </w:rPr>
        <w:t xml:space="preserve">. A pesar de los argumentos proporcionados por </w:t>
      </w:r>
      <w:r w:rsidR="00244083" w:rsidRPr="00B74805">
        <w:rPr>
          <w:color w:val="000000"/>
          <w:szCs w:val="22"/>
        </w:rPr>
        <w:t>Dietterich</w:t>
      </w:r>
      <w:r w:rsidR="00244083">
        <w:rPr>
          <w:color w:val="000000"/>
          <w:szCs w:val="22"/>
        </w:rPr>
        <w:t xml:space="preserve"> </w:t>
      </w:r>
      <w:sdt>
        <w:sdtPr>
          <w:rPr>
            <w:color w:val="000000"/>
            <w:szCs w:val="22"/>
          </w:rPr>
          <w:id w:val="1489819142"/>
          <w:citation/>
        </w:sdtPr>
        <w:sdtEndPr/>
        <w:sdtContent>
          <w:r w:rsidR="00244083">
            <w:rPr>
              <w:color w:val="000000"/>
              <w:szCs w:val="22"/>
            </w:rPr>
            <w:fldChar w:fldCharType="begin"/>
          </w:r>
          <w:r w:rsidR="00244083">
            <w:rPr>
              <w:color w:val="000000"/>
              <w:szCs w:val="22"/>
            </w:rPr>
            <w:instrText xml:space="preserve"> CITATION Die00 \l 9226 </w:instrText>
          </w:r>
          <w:r w:rsidR="00244083">
            <w:rPr>
              <w:color w:val="000000"/>
              <w:szCs w:val="22"/>
            </w:rPr>
            <w:fldChar w:fldCharType="separate"/>
          </w:r>
          <w:r w:rsidR="00055293" w:rsidRPr="00055293">
            <w:rPr>
              <w:noProof/>
              <w:color w:val="000000"/>
              <w:szCs w:val="22"/>
            </w:rPr>
            <w:t>[12]</w:t>
          </w:r>
          <w:r w:rsidR="00244083">
            <w:rPr>
              <w:color w:val="000000"/>
              <w:szCs w:val="22"/>
            </w:rPr>
            <w:fldChar w:fldCharType="end"/>
          </w:r>
        </w:sdtContent>
      </w:sdt>
      <w:r w:rsidR="00244083">
        <w:rPr>
          <w:color w:val="000000"/>
          <w:szCs w:val="22"/>
        </w:rPr>
        <w:t>, el protocolo experimental comprobó que la mejor alternativa no corresponde precisamente al uso de técnicas de ensamble. Por otra parte, aunque</w:t>
      </w:r>
      <w:r>
        <w:rPr>
          <w:color w:val="000000"/>
          <w:szCs w:val="22"/>
        </w:rPr>
        <w:t xml:space="preserve"> </w:t>
      </w:r>
      <w:r w:rsidR="00244083">
        <w:rPr>
          <w:color w:val="000000"/>
          <w:szCs w:val="22"/>
        </w:rPr>
        <w:t xml:space="preserve">los algoritmos seleccionados para la identificación de actividades mostraron </w:t>
      </w:r>
      <w:r w:rsidR="00B25080">
        <w:rPr>
          <w:color w:val="000000"/>
          <w:szCs w:val="22"/>
        </w:rPr>
        <w:t>una precisión sobresaliente</w:t>
      </w:r>
      <w:r>
        <w:rPr>
          <w:color w:val="000000"/>
          <w:szCs w:val="22"/>
        </w:rPr>
        <w:t xml:space="preserve">, la medición de </w:t>
      </w:r>
      <w:r w:rsidR="00244083">
        <w:rPr>
          <w:color w:val="000000"/>
          <w:szCs w:val="22"/>
        </w:rPr>
        <w:t xml:space="preserve">desempeño </w:t>
      </w:r>
      <w:r w:rsidR="00B25080">
        <w:rPr>
          <w:color w:val="000000"/>
          <w:szCs w:val="22"/>
        </w:rPr>
        <w:t>comprobó</w:t>
      </w:r>
      <w:r w:rsidR="00244083">
        <w:rPr>
          <w:color w:val="000000"/>
          <w:szCs w:val="22"/>
        </w:rPr>
        <w:t xml:space="preserve"> el alto nivel de recursos computacionales que requiere </w:t>
      </w:r>
      <w:r w:rsidR="00B25080">
        <w:rPr>
          <w:color w:val="000000"/>
          <w:szCs w:val="22"/>
        </w:rPr>
        <w:t>algunos módulos del sistema</w:t>
      </w:r>
      <w:r w:rsidR="00244083">
        <w:rPr>
          <w:color w:val="000000"/>
          <w:szCs w:val="22"/>
        </w:rPr>
        <w:t xml:space="preserve">. </w:t>
      </w:r>
      <w:r w:rsidR="00B25080">
        <w:rPr>
          <w:color w:val="000000"/>
          <w:szCs w:val="22"/>
        </w:rPr>
        <w:t>Los altos recursos computacionales requeridos por el sistema generan retardos que limitan el procesamiento y la generación de alarmas en tiempo real.</w:t>
      </w:r>
    </w:p>
    <w:p w14:paraId="58F74BC1" w14:textId="7BC543FA" w:rsidR="00244083" w:rsidRDefault="00B25080" w:rsidP="00B25080">
      <w:pPr>
        <w:spacing w:before="120"/>
        <w:rPr>
          <w:color w:val="000000"/>
          <w:szCs w:val="22"/>
        </w:rPr>
      </w:pPr>
      <w:r>
        <w:rPr>
          <w:color w:val="000000"/>
          <w:szCs w:val="22"/>
        </w:rPr>
        <w:t xml:space="preserve">Con el objetivo de lograr un sistema escalable que pueda generar alertas en tiempo real, se plantea como trabajo futuro la integración de OpenPose a dispositivos de procesamiento especializado, como es el caso del stick Movidius desarrollado por Intel </w:t>
      </w:r>
      <w:sdt>
        <w:sdtPr>
          <w:rPr>
            <w:color w:val="000000"/>
            <w:szCs w:val="22"/>
          </w:rPr>
          <w:id w:val="-197779609"/>
          <w:citation/>
        </w:sdtPr>
        <w:sdtEndPr/>
        <w:sdtContent>
          <w:r>
            <w:rPr>
              <w:color w:val="000000"/>
              <w:szCs w:val="22"/>
            </w:rPr>
            <w:fldChar w:fldCharType="begin"/>
          </w:r>
          <w:r>
            <w:rPr>
              <w:color w:val="000000"/>
              <w:szCs w:val="22"/>
            </w:rPr>
            <w:instrText xml:space="preserve"> CITATION Int18 \l 9226 </w:instrText>
          </w:r>
          <w:r>
            <w:rPr>
              <w:color w:val="000000"/>
              <w:szCs w:val="22"/>
            </w:rPr>
            <w:fldChar w:fldCharType="separate"/>
          </w:r>
          <w:r w:rsidR="00055293" w:rsidRPr="00055293">
            <w:rPr>
              <w:noProof/>
              <w:color w:val="000000"/>
              <w:szCs w:val="22"/>
            </w:rPr>
            <w:t>[13]</w:t>
          </w:r>
          <w:r>
            <w:rPr>
              <w:color w:val="000000"/>
              <w:szCs w:val="22"/>
            </w:rPr>
            <w:fldChar w:fldCharType="end"/>
          </w:r>
        </w:sdtContent>
      </w:sdt>
      <w:r>
        <w:rPr>
          <w:color w:val="000000"/>
          <w:szCs w:val="22"/>
        </w:rPr>
        <w:t xml:space="preserve">. Además, se propone la integración de AC-CCTV con la interfaz gráfica del sistema de guiado que opera en el centro comercial. </w:t>
      </w:r>
    </w:p>
    <w:p w14:paraId="22220DCC" w14:textId="77777777" w:rsidR="00244083" w:rsidRDefault="00244083" w:rsidP="00F84BEA">
      <w:pPr>
        <w:spacing w:before="120"/>
        <w:rPr>
          <w:color w:val="000000"/>
          <w:szCs w:val="22"/>
        </w:rPr>
      </w:pPr>
    </w:p>
    <w:p w14:paraId="0F78070E" w14:textId="77777777" w:rsidR="006C4273" w:rsidRDefault="006C4273" w:rsidP="00F84BEA">
      <w:pPr>
        <w:spacing w:before="120"/>
        <w:rPr>
          <w:color w:val="000000"/>
          <w:szCs w:val="22"/>
        </w:rPr>
      </w:pPr>
    </w:p>
    <w:p w14:paraId="0AB3638E" w14:textId="77777777" w:rsidR="00B74805" w:rsidRDefault="00B74805" w:rsidP="00F84BEA">
      <w:pPr>
        <w:spacing w:before="120"/>
        <w:rPr>
          <w:color w:val="000000"/>
          <w:szCs w:val="22"/>
        </w:rPr>
      </w:pPr>
    </w:p>
    <w:p w14:paraId="1EFEEC4B" w14:textId="77777777" w:rsidR="00F84BEA" w:rsidRPr="00F84BEA" w:rsidRDefault="00F84BEA" w:rsidP="00F84BEA">
      <w:pPr>
        <w:spacing w:before="120"/>
        <w:rPr>
          <w:color w:val="000000"/>
          <w:szCs w:val="22"/>
        </w:rPr>
      </w:pPr>
    </w:p>
    <w:p w14:paraId="34BBCB72" w14:textId="77777777" w:rsidR="00F84BEA" w:rsidRPr="00F84BEA" w:rsidRDefault="00F84BEA" w:rsidP="00F84BEA">
      <w:pPr>
        <w:spacing w:before="120"/>
        <w:rPr>
          <w:b/>
          <w:smallCaps/>
          <w:color w:val="FFFFFF"/>
          <w:szCs w:val="22"/>
        </w:rPr>
      </w:pPr>
    </w:p>
    <w:p w14:paraId="237891DB" w14:textId="77777777" w:rsidR="00F84BEA" w:rsidRDefault="00F84BEA" w:rsidP="00F84BEA">
      <w:pPr>
        <w:spacing w:before="120"/>
        <w:rPr>
          <w:rFonts w:ascii="Arial" w:hAnsi="Arial"/>
          <w:b/>
          <w:smallCaps/>
          <w:color w:val="FFFFFF"/>
          <w:sz w:val="28"/>
        </w:rPr>
      </w:pPr>
    </w:p>
    <w:p w14:paraId="6380564C" w14:textId="77777777" w:rsidR="00F84BEA" w:rsidRDefault="00F84BEA" w:rsidP="00F84BEA">
      <w:pPr>
        <w:spacing w:before="120"/>
        <w:rPr>
          <w:rFonts w:ascii="Arial" w:hAnsi="Arial"/>
          <w:b/>
          <w:smallCaps/>
          <w:color w:val="FFFFFF"/>
          <w:sz w:val="28"/>
        </w:rPr>
      </w:pPr>
    </w:p>
    <w:p w14:paraId="4D7B9659" w14:textId="77777777" w:rsidR="00F84BEA" w:rsidRDefault="00F84BEA" w:rsidP="00F84BEA">
      <w:pPr>
        <w:spacing w:before="120"/>
        <w:rPr>
          <w:rFonts w:ascii="Arial" w:hAnsi="Arial"/>
          <w:b/>
          <w:smallCaps/>
          <w:color w:val="FFFFFF"/>
          <w:sz w:val="28"/>
        </w:rPr>
      </w:pPr>
    </w:p>
    <w:p w14:paraId="1943AE06" w14:textId="77777777" w:rsidR="006C4273" w:rsidRDefault="006C4273">
      <w:pPr>
        <w:spacing w:before="0" w:after="0"/>
        <w:jc w:val="left"/>
        <w:rPr>
          <w:rFonts w:ascii="Arial" w:hAnsi="Arial"/>
          <w:b/>
          <w:smallCaps/>
          <w:color w:val="FFFFFF"/>
          <w:sz w:val="28"/>
        </w:rPr>
      </w:pPr>
      <w:r>
        <w:br w:type="page"/>
      </w:r>
    </w:p>
    <w:p w14:paraId="5477DFEA" w14:textId="77777777" w:rsidR="009B6B4C" w:rsidRPr="002B0C29" w:rsidRDefault="009B6B4C" w:rsidP="00497053">
      <w:pPr>
        <w:pStyle w:val="Ttulo1"/>
      </w:pPr>
      <w:bookmarkStart w:id="6" w:name="_Toc531325687"/>
      <w:r w:rsidRPr="002B0C29">
        <w:lastRenderedPageBreak/>
        <w:t>I</w:t>
      </w:r>
      <w:r w:rsidR="00D048C8" w:rsidRPr="002B0C29">
        <w:t>ntroducción</w:t>
      </w:r>
      <w:bookmarkEnd w:id="4"/>
      <w:bookmarkEnd w:id="6"/>
    </w:p>
    <w:p w14:paraId="15D5F5A4" w14:textId="77777777" w:rsidR="00117265" w:rsidRDefault="00117265" w:rsidP="00AA7DAA">
      <w:pPr>
        <w:pStyle w:val="NormalWeb"/>
        <w:spacing w:before="240" w:beforeAutospacing="0" w:after="120" w:afterAutospacing="0"/>
        <w:jc w:val="both"/>
        <w:rPr>
          <w:color w:val="000000"/>
          <w:sz w:val="22"/>
          <w:szCs w:val="22"/>
        </w:rPr>
      </w:pPr>
    </w:p>
    <w:p w14:paraId="4C3D620E" w14:textId="5271D8E4" w:rsidR="00AA7DAA" w:rsidRDefault="00AA7DAA" w:rsidP="00AA7DAA">
      <w:pPr>
        <w:pStyle w:val="NormalWeb"/>
        <w:spacing w:before="240" w:beforeAutospacing="0" w:after="120" w:afterAutospacing="0"/>
        <w:jc w:val="both"/>
      </w:pPr>
      <w:r>
        <w:rPr>
          <w:color w:val="000000"/>
          <w:sz w:val="22"/>
          <w:szCs w:val="22"/>
        </w:rPr>
        <w:t xml:space="preserve">Uno de los problemas más frecuentes con los cuales </w:t>
      </w:r>
      <w:r w:rsidR="00DE6992">
        <w:rPr>
          <w:color w:val="000000"/>
          <w:sz w:val="22"/>
          <w:szCs w:val="22"/>
        </w:rPr>
        <w:t xml:space="preserve">deben </w:t>
      </w:r>
      <w:r>
        <w:rPr>
          <w:color w:val="000000"/>
          <w:sz w:val="22"/>
          <w:szCs w:val="22"/>
        </w:rPr>
        <w:t xml:space="preserve">enfrentar las ciudades a lo largo del mundo es la inseguridad. Tan solo en el contexto colombiano, el Departamento Administrativo Nacional de Estadística (DANE) estima que, en el 2015 el 11.3% de colombianos de 15 años o más fueron víctimas de hurto </w:t>
      </w:r>
      <w:sdt>
        <w:sdtPr>
          <w:rPr>
            <w:color w:val="000000"/>
            <w:sz w:val="22"/>
            <w:szCs w:val="22"/>
          </w:rPr>
          <w:id w:val="-1398660530"/>
          <w:citation/>
        </w:sdtPr>
        <w:sdtEndPr/>
        <w:sdtContent>
          <w:r w:rsidR="00A66968">
            <w:rPr>
              <w:color w:val="000000"/>
              <w:sz w:val="22"/>
              <w:szCs w:val="22"/>
            </w:rPr>
            <w:fldChar w:fldCharType="begin"/>
          </w:r>
          <w:r w:rsidR="00A66968">
            <w:rPr>
              <w:color w:val="000000"/>
              <w:sz w:val="22"/>
              <w:szCs w:val="22"/>
            </w:rPr>
            <w:instrText xml:space="preserve"> CITATION DAN15 \l 9226 </w:instrText>
          </w:r>
          <w:r w:rsidR="00A66968">
            <w:rPr>
              <w:color w:val="000000"/>
              <w:sz w:val="22"/>
              <w:szCs w:val="22"/>
            </w:rPr>
            <w:fldChar w:fldCharType="separate"/>
          </w:r>
          <w:r w:rsidR="00055293" w:rsidRPr="00055293">
            <w:rPr>
              <w:noProof/>
              <w:color w:val="000000"/>
              <w:sz w:val="22"/>
              <w:szCs w:val="22"/>
            </w:rPr>
            <w:t>[14]</w:t>
          </w:r>
          <w:r w:rsidR="00A66968">
            <w:rPr>
              <w:color w:val="000000"/>
              <w:sz w:val="22"/>
              <w:szCs w:val="22"/>
            </w:rPr>
            <w:fldChar w:fldCharType="end"/>
          </w:r>
        </w:sdtContent>
      </w:sdt>
      <w:r>
        <w:rPr>
          <w:color w:val="000000"/>
          <w:sz w:val="22"/>
          <w:szCs w:val="22"/>
        </w:rPr>
        <w:t xml:space="preserve">. Algunas ciudades como Bogotá han adoptado políticas para la reducción de estos indicadores como la creación planes de intervención, aumento del patrullaje, y el desarrollo de planes de seguridad </w:t>
      </w:r>
      <w:sdt>
        <w:sdtPr>
          <w:rPr>
            <w:color w:val="000000"/>
            <w:sz w:val="22"/>
            <w:szCs w:val="22"/>
          </w:rPr>
          <w:id w:val="1422146863"/>
          <w:citation/>
        </w:sdtPr>
        <w:sdtEndPr/>
        <w:sdtContent>
          <w:r w:rsidR="00F301C7">
            <w:rPr>
              <w:color w:val="000000"/>
              <w:sz w:val="22"/>
              <w:szCs w:val="22"/>
            </w:rPr>
            <w:fldChar w:fldCharType="begin"/>
          </w:r>
          <w:r w:rsidR="00F301C7">
            <w:rPr>
              <w:color w:val="000000"/>
              <w:sz w:val="22"/>
              <w:szCs w:val="22"/>
            </w:rPr>
            <w:instrText xml:space="preserve"> CITATION Vee17 \l 9226 </w:instrText>
          </w:r>
          <w:r w:rsidR="00F301C7">
            <w:rPr>
              <w:color w:val="000000"/>
              <w:sz w:val="22"/>
              <w:szCs w:val="22"/>
            </w:rPr>
            <w:fldChar w:fldCharType="separate"/>
          </w:r>
          <w:r w:rsidR="00055293" w:rsidRPr="00055293">
            <w:rPr>
              <w:noProof/>
              <w:color w:val="000000"/>
              <w:sz w:val="22"/>
              <w:szCs w:val="22"/>
            </w:rPr>
            <w:t>[15]</w:t>
          </w:r>
          <w:r w:rsidR="00F301C7">
            <w:rPr>
              <w:color w:val="000000"/>
              <w:sz w:val="22"/>
              <w:szCs w:val="22"/>
            </w:rPr>
            <w:fldChar w:fldCharType="end"/>
          </w:r>
        </w:sdtContent>
      </w:sdt>
      <w:r>
        <w:rPr>
          <w:color w:val="000000"/>
          <w:sz w:val="22"/>
          <w:szCs w:val="22"/>
        </w:rPr>
        <w:t>. Sin embargo, muchas instituciones privadas optan por la contratación de compañías privadas para la gestión de la seguridad y vigilancia dentro de sus organizaciones. Esta cifra se ve reflejada en un estudio generado por la Superintendencia de Vigilancia y Seguridad Privada muestra una tasa de crecimiento del sector del 42.3% entre los años 2006 y 2014</w:t>
      </w:r>
      <w:r w:rsidR="00F301C7">
        <w:rPr>
          <w:color w:val="000000"/>
          <w:sz w:val="22"/>
          <w:szCs w:val="22"/>
        </w:rPr>
        <w:t xml:space="preserve"> </w:t>
      </w:r>
      <w:sdt>
        <w:sdtPr>
          <w:rPr>
            <w:color w:val="000000"/>
            <w:sz w:val="22"/>
            <w:szCs w:val="22"/>
          </w:rPr>
          <w:id w:val="1782384812"/>
          <w:citation/>
        </w:sdtPr>
        <w:sdtEndPr/>
        <w:sdtContent>
          <w:r w:rsidR="00F301C7">
            <w:rPr>
              <w:color w:val="000000"/>
              <w:sz w:val="22"/>
              <w:szCs w:val="22"/>
            </w:rPr>
            <w:fldChar w:fldCharType="begin"/>
          </w:r>
          <w:r w:rsidR="00F301C7">
            <w:rPr>
              <w:color w:val="000000"/>
              <w:sz w:val="22"/>
              <w:szCs w:val="22"/>
            </w:rPr>
            <w:instrText xml:space="preserve"> CITATION Sup15 \l 9226 </w:instrText>
          </w:r>
          <w:r w:rsidR="00F301C7">
            <w:rPr>
              <w:color w:val="000000"/>
              <w:sz w:val="22"/>
              <w:szCs w:val="22"/>
            </w:rPr>
            <w:fldChar w:fldCharType="separate"/>
          </w:r>
          <w:r w:rsidR="00055293" w:rsidRPr="00055293">
            <w:rPr>
              <w:noProof/>
              <w:color w:val="000000"/>
              <w:sz w:val="22"/>
              <w:szCs w:val="22"/>
            </w:rPr>
            <w:t>[1]</w:t>
          </w:r>
          <w:r w:rsidR="00F301C7">
            <w:rPr>
              <w:color w:val="000000"/>
              <w:sz w:val="22"/>
              <w:szCs w:val="22"/>
            </w:rPr>
            <w:fldChar w:fldCharType="end"/>
          </w:r>
        </w:sdtContent>
      </w:sdt>
      <w:r>
        <w:rPr>
          <w:color w:val="000000"/>
          <w:sz w:val="22"/>
          <w:szCs w:val="22"/>
        </w:rPr>
        <w:t>.</w:t>
      </w:r>
    </w:p>
    <w:p w14:paraId="69E785E1" w14:textId="25ED9F55" w:rsidR="00AA7DAA" w:rsidRDefault="00AA7DAA" w:rsidP="00AA7DAA">
      <w:pPr>
        <w:pStyle w:val="NormalWeb"/>
        <w:spacing w:before="240" w:beforeAutospacing="0" w:after="120" w:afterAutospacing="0"/>
        <w:jc w:val="both"/>
      </w:pPr>
      <w:r>
        <w:rPr>
          <w:color w:val="000000"/>
          <w:sz w:val="22"/>
          <w:szCs w:val="22"/>
        </w:rPr>
        <w:t xml:space="preserve">El CCTV es una de las herramientas más utilizadas dentro de las compañías de seguridad, gracias a que proporcionan registros de video y optimizan las labores del personal de seguridad </w:t>
      </w:r>
      <w:sdt>
        <w:sdtPr>
          <w:rPr>
            <w:color w:val="000000"/>
            <w:sz w:val="22"/>
            <w:szCs w:val="22"/>
          </w:rPr>
          <w:id w:val="-115762865"/>
          <w:citation/>
        </w:sdtPr>
        <w:sdtEndPr/>
        <w:sdtContent>
          <w:r w:rsidR="00F301C7">
            <w:rPr>
              <w:color w:val="000000"/>
              <w:sz w:val="22"/>
              <w:szCs w:val="22"/>
            </w:rPr>
            <w:fldChar w:fldCharType="begin"/>
          </w:r>
          <w:r w:rsidR="00CE7138">
            <w:rPr>
              <w:color w:val="000000"/>
              <w:sz w:val="22"/>
              <w:szCs w:val="22"/>
            </w:rPr>
            <w:instrText xml:space="preserve">CITATION Car18 \l 9226 </w:instrText>
          </w:r>
          <w:r w:rsidR="00F301C7">
            <w:rPr>
              <w:color w:val="000000"/>
              <w:sz w:val="22"/>
              <w:szCs w:val="22"/>
            </w:rPr>
            <w:fldChar w:fldCharType="separate"/>
          </w:r>
          <w:r w:rsidR="00055293" w:rsidRPr="00055293">
            <w:rPr>
              <w:noProof/>
              <w:color w:val="000000"/>
              <w:sz w:val="22"/>
              <w:szCs w:val="22"/>
            </w:rPr>
            <w:t>[16]</w:t>
          </w:r>
          <w:r w:rsidR="00F301C7">
            <w:rPr>
              <w:color w:val="000000"/>
              <w:sz w:val="22"/>
              <w:szCs w:val="22"/>
            </w:rPr>
            <w:fldChar w:fldCharType="end"/>
          </w:r>
        </w:sdtContent>
      </w:sdt>
      <w:r>
        <w:rPr>
          <w:color w:val="000000"/>
          <w:sz w:val="22"/>
          <w:szCs w:val="22"/>
        </w:rPr>
        <w:t xml:space="preserve">. Para el control y la gestión de los sistemas CCTV, las compañías suelen tener centros de monitoreo que recopilan la información de múltiples cámaras y las despliegan por medio de un arreglo de pantallas. Los centros de monitoreo son controlados por operadores de medios tecnológicos, los cuales están encargados </w:t>
      </w:r>
      <w:r w:rsidR="00DE6992">
        <w:rPr>
          <w:color w:val="000000"/>
          <w:sz w:val="22"/>
          <w:szCs w:val="22"/>
        </w:rPr>
        <w:t>de la vigilancia</w:t>
      </w:r>
      <w:r>
        <w:rPr>
          <w:color w:val="000000"/>
          <w:sz w:val="22"/>
          <w:szCs w:val="22"/>
        </w:rPr>
        <w:t xml:space="preserve"> constante de las cámaras, el control de alarmas y la coordinación de actividades </w:t>
      </w:r>
      <w:sdt>
        <w:sdtPr>
          <w:rPr>
            <w:color w:val="000000"/>
            <w:sz w:val="22"/>
            <w:szCs w:val="22"/>
          </w:rPr>
          <w:id w:val="-923642779"/>
          <w:citation/>
        </w:sdtPr>
        <w:sdtEndPr/>
        <w:sdtContent>
          <w:r w:rsidR="00F301C7">
            <w:rPr>
              <w:color w:val="000000"/>
              <w:sz w:val="22"/>
              <w:szCs w:val="22"/>
            </w:rPr>
            <w:fldChar w:fldCharType="begin"/>
          </w:r>
          <w:r w:rsidR="00640605">
            <w:rPr>
              <w:color w:val="000000"/>
              <w:sz w:val="22"/>
              <w:szCs w:val="22"/>
            </w:rPr>
            <w:instrText xml:space="preserve">CITATION SIE15 \l 9226 </w:instrText>
          </w:r>
          <w:r w:rsidR="00F301C7">
            <w:rPr>
              <w:color w:val="000000"/>
              <w:sz w:val="22"/>
              <w:szCs w:val="22"/>
            </w:rPr>
            <w:fldChar w:fldCharType="separate"/>
          </w:r>
          <w:r w:rsidR="00055293" w:rsidRPr="00055293">
            <w:rPr>
              <w:noProof/>
              <w:color w:val="000000"/>
              <w:sz w:val="22"/>
              <w:szCs w:val="22"/>
            </w:rPr>
            <w:t>[17]</w:t>
          </w:r>
          <w:r w:rsidR="00F301C7">
            <w:rPr>
              <w:color w:val="000000"/>
              <w:sz w:val="22"/>
              <w:szCs w:val="22"/>
            </w:rPr>
            <w:fldChar w:fldCharType="end"/>
          </w:r>
        </w:sdtContent>
      </w:sdt>
      <w:r>
        <w:rPr>
          <w:color w:val="000000"/>
          <w:sz w:val="22"/>
          <w:szCs w:val="22"/>
        </w:rPr>
        <w:t xml:space="preserve">. </w:t>
      </w:r>
    </w:p>
    <w:p w14:paraId="7207FDEC" w14:textId="77777777" w:rsidR="00AA7DAA" w:rsidRDefault="00AA7DAA" w:rsidP="00AA7DAA">
      <w:pPr>
        <w:pStyle w:val="NormalWeb"/>
        <w:spacing w:before="240" w:beforeAutospacing="0" w:after="120" w:afterAutospacing="0"/>
        <w:jc w:val="both"/>
      </w:pPr>
      <w:r>
        <w:rPr>
          <w:color w:val="000000"/>
          <w:sz w:val="22"/>
          <w:szCs w:val="22"/>
        </w:rPr>
        <w:t>Una de las aplicaciones que han aprovechado el CCTV para el desarrollo de equipos de parqueadero es el sistema de guiado. El sistema de guiado consiste en un conjunto de cámaras interconectadas que identifican, por medio de algoritmos de inteligencia artificial, la ocupación de las celdas de parqueo. Algunas arquitecturas de sistemas de guiado realizan montajes de una cámara por celda de parqueo, lo cual puede llegar a sumar un total de hasta 2000 cámaras instaladas. Aunque cada una de estas cámaras puede visualizarse desde el centro de monitoreo, es imposible que los operadores tecnológicos logren realizar la inspección de todas las cámaras de forma simultánea.</w:t>
      </w:r>
    </w:p>
    <w:p w14:paraId="37A54A3C" w14:textId="77777777" w:rsidR="00AA7DAA" w:rsidRDefault="00AA7DAA" w:rsidP="00AA7DAA">
      <w:pPr>
        <w:pStyle w:val="NormalWeb"/>
        <w:spacing w:before="240" w:beforeAutospacing="0" w:after="120" w:afterAutospacing="0"/>
        <w:jc w:val="both"/>
      </w:pPr>
      <w:r>
        <w:rPr>
          <w:color w:val="000000"/>
          <w:sz w:val="22"/>
          <w:szCs w:val="22"/>
        </w:rPr>
        <w:t xml:space="preserve">En este documento se </w:t>
      </w:r>
      <w:r w:rsidR="00DE6992">
        <w:rPr>
          <w:color w:val="000000"/>
          <w:sz w:val="22"/>
          <w:szCs w:val="22"/>
        </w:rPr>
        <w:t>presenta</w:t>
      </w:r>
      <w:r>
        <w:rPr>
          <w:color w:val="000000"/>
          <w:sz w:val="22"/>
          <w:szCs w:val="22"/>
        </w:rPr>
        <w:t xml:space="preserve"> ACT-CCTV, un sistema para la detección automática de actividades inusuales a partir del uso de CCTV, el cual busca brindar ayudas tecnológicas que permitan al vigilante realizar un trabajo de mayor calidad. El desarrollo del sistema se encuentra basado en un modelo orientado a agentes racionales, brindando un grado de novedad al manejar e integrar múltiples cámaras con un enfoque distribuido y el uso de estrategias colaborativas.</w:t>
      </w:r>
    </w:p>
    <w:p w14:paraId="5B1DB13E" w14:textId="77777777" w:rsidR="00D01CD1" w:rsidRPr="00B74805" w:rsidRDefault="00AA7DAA" w:rsidP="0035343C">
      <w:pPr>
        <w:pStyle w:val="NormalWeb"/>
        <w:spacing w:before="240" w:beforeAutospacing="0" w:after="120" w:afterAutospacing="0"/>
        <w:jc w:val="both"/>
        <w:rPr>
          <w:color w:val="000000"/>
          <w:sz w:val="22"/>
          <w:szCs w:val="22"/>
        </w:rPr>
      </w:pPr>
      <w:r>
        <w:rPr>
          <w:color w:val="000000"/>
          <w:sz w:val="22"/>
          <w:szCs w:val="22"/>
        </w:rPr>
        <w:t>En la primera sección del documento se desarrolla la identificación de la problemática y la formulación del problema. A continuación, se describe la formulación de objetivos y la metodología utilizada para el desarrollo del proyecto de investigación. Posteriormente, se realiza una recopilación de los trabajos representativos asociados al problema de investigación. En las siguientes secciones se desarrolla el diseño, la implementación y la evaluación del modelo de detección, y finalmente se generan las conclusione</w:t>
      </w:r>
      <w:bookmarkStart w:id="7" w:name="_Toc428793006"/>
      <w:r w:rsidR="00B74805">
        <w:rPr>
          <w:color w:val="000000"/>
          <w:sz w:val="22"/>
          <w:szCs w:val="22"/>
        </w:rPr>
        <w:t>s.</w:t>
      </w:r>
    </w:p>
    <w:p w14:paraId="1D258260" w14:textId="77777777" w:rsidR="00CC133A" w:rsidRPr="00CC133A" w:rsidRDefault="00497053" w:rsidP="005F4B47">
      <w:pPr>
        <w:pStyle w:val="Ttulo1"/>
        <w:numPr>
          <w:ilvl w:val="0"/>
          <w:numId w:val="21"/>
        </w:numPr>
      </w:pPr>
      <w:bookmarkStart w:id="8" w:name="_Toc531325688"/>
      <w:r>
        <w:lastRenderedPageBreak/>
        <w:t>D</w:t>
      </w:r>
      <w:r w:rsidR="00CC133A">
        <w:t xml:space="preserve">escripción </w:t>
      </w:r>
      <w:r>
        <w:t>G</w:t>
      </w:r>
      <w:r w:rsidR="00CC133A">
        <w:t>eneral</w:t>
      </w:r>
      <w:bookmarkEnd w:id="7"/>
      <w:bookmarkEnd w:id="8"/>
    </w:p>
    <w:p w14:paraId="4307511A" w14:textId="77777777" w:rsidR="00CC133A" w:rsidRDefault="00CC133A" w:rsidP="009B1AD7">
      <w:pPr>
        <w:rPr>
          <w:sz w:val="24"/>
          <w:szCs w:val="24"/>
        </w:rPr>
      </w:pPr>
      <w:r w:rsidRPr="00CC133A">
        <w:rPr>
          <w:sz w:val="24"/>
          <w:szCs w:val="24"/>
        </w:rPr>
        <w:t xml:space="preserve"> </w:t>
      </w:r>
    </w:p>
    <w:p w14:paraId="0ABF1D14" w14:textId="77777777" w:rsidR="004D36A0" w:rsidRDefault="004D36A0" w:rsidP="005F4B47">
      <w:pPr>
        <w:pStyle w:val="Ttulo2"/>
        <w:numPr>
          <w:ilvl w:val="1"/>
          <w:numId w:val="19"/>
        </w:numPr>
        <w:rPr>
          <w:sz w:val="36"/>
          <w:lang w:eastAsia="es-CO"/>
        </w:rPr>
      </w:pPr>
      <w:bookmarkStart w:id="9" w:name="_Toc531325689"/>
      <w:r>
        <w:t>Oportunidad y problemática</w:t>
      </w:r>
      <w:bookmarkEnd w:id="9"/>
    </w:p>
    <w:p w14:paraId="60CB3871" w14:textId="01549234" w:rsidR="009D2AA5" w:rsidRPr="009D2AA5" w:rsidRDefault="004D36A0" w:rsidP="00E86840">
      <w:pPr>
        <w:pStyle w:val="NormalWeb"/>
        <w:spacing w:before="240" w:beforeAutospacing="0" w:after="120" w:afterAutospacing="0"/>
        <w:jc w:val="both"/>
        <w:rPr>
          <w:color w:val="000000"/>
          <w:sz w:val="22"/>
          <w:szCs w:val="22"/>
        </w:rPr>
      </w:pPr>
      <w:r>
        <w:rPr>
          <w:color w:val="000000"/>
          <w:sz w:val="22"/>
          <w:szCs w:val="22"/>
        </w:rPr>
        <w:t>Muchas empresas de seguridad han adaptado los medios tecnológicos como una herramienta fundamental para la prestación del servicio de vigilancia. Uno de los principales medios tecnológicos es el Circuito Cerrado de Televisión (CCTV). Para muchas empresas, los sistemas CCTV son una herramienta efectiva de seguridad, gracias a que reducen los costos de operación y permiten la obtención de registros de video</w:t>
      </w:r>
      <w:r w:rsidR="00F301C7">
        <w:rPr>
          <w:color w:val="000000"/>
          <w:sz w:val="22"/>
          <w:szCs w:val="22"/>
        </w:rPr>
        <w:t xml:space="preserve"> </w:t>
      </w:r>
      <w:sdt>
        <w:sdtPr>
          <w:rPr>
            <w:color w:val="000000"/>
            <w:sz w:val="22"/>
            <w:szCs w:val="22"/>
          </w:rPr>
          <w:id w:val="-2091927416"/>
          <w:citation/>
        </w:sdtPr>
        <w:sdtEndPr/>
        <w:sdtContent>
          <w:r w:rsidR="00F301C7">
            <w:rPr>
              <w:color w:val="000000"/>
              <w:sz w:val="22"/>
              <w:szCs w:val="22"/>
            </w:rPr>
            <w:fldChar w:fldCharType="begin"/>
          </w:r>
          <w:r w:rsidR="00CE7138">
            <w:rPr>
              <w:color w:val="000000"/>
              <w:sz w:val="22"/>
              <w:szCs w:val="22"/>
            </w:rPr>
            <w:instrText xml:space="preserve">CITATION Car18 \l 9226 </w:instrText>
          </w:r>
          <w:r w:rsidR="00F301C7">
            <w:rPr>
              <w:color w:val="000000"/>
              <w:sz w:val="22"/>
              <w:szCs w:val="22"/>
            </w:rPr>
            <w:fldChar w:fldCharType="separate"/>
          </w:r>
          <w:r w:rsidR="00055293" w:rsidRPr="00055293">
            <w:rPr>
              <w:noProof/>
              <w:color w:val="000000"/>
              <w:sz w:val="22"/>
              <w:szCs w:val="22"/>
            </w:rPr>
            <w:t>[16]</w:t>
          </w:r>
          <w:r w:rsidR="00F301C7">
            <w:rPr>
              <w:color w:val="000000"/>
              <w:sz w:val="22"/>
              <w:szCs w:val="22"/>
            </w:rPr>
            <w:fldChar w:fldCharType="end"/>
          </w:r>
        </w:sdtContent>
      </w:sdt>
      <w:r>
        <w:rPr>
          <w:color w:val="000000"/>
          <w:sz w:val="22"/>
          <w:szCs w:val="22"/>
        </w:rPr>
        <w:t xml:space="preserve">. Sin embargo, autores Leman-Langois et al sugieren que este tipo de sistemas pueden volver más perezoso y dependiente al personal de vigilancia, y critican la falta de reacción de este tipo de organismos al detectar un evento criminal </w:t>
      </w:r>
      <w:sdt>
        <w:sdtPr>
          <w:rPr>
            <w:color w:val="000000"/>
            <w:sz w:val="22"/>
            <w:szCs w:val="22"/>
          </w:rPr>
          <w:id w:val="722182220"/>
          <w:citation/>
        </w:sdtPr>
        <w:sdtEndPr/>
        <w:sdtContent>
          <w:r w:rsidR="00F301C7">
            <w:rPr>
              <w:color w:val="000000"/>
              <w:sz w:val="22"/>
              <w:szCs w:val="22"/>
            </w:rPr>
            <w:fldChar w:fldCharType="begin"/>
          </w:r>
          <w:r w:rsidR="00325080">
            <w:rPr>
              <w:color w:val="000000"/>
              <w:sz w:val="22"/>
              <w:szCs w:val="22"/>
            </w:rPr>
            <w:instrText xml:space="preserve">CITATION Lem03 \l 9226 </w:instrText>
          </w:r>
          <w:r w:rsidR="00F301C7">
            <w:rPr>
              <w:color w:val="000000"/>
              <w:sz w:val="22"/>
              <w:szCs w:val="22"/>
            </w:rPr>
            <w:fldChar w:fldCharType="separate"/>
          </w:r>
          <w:r w:rsidR="00055293" w:rsidRPr="00055293">
            <w:rPr>
              <w:noProof/>
              <w:color w:val="000000"/>
              <w:sz w:val="22"/>
              <w:szCs w:val="22"/>
            </w:rPr>
            <w:t>[2]</w:t>
          </w:r>
          <w:r w:rsidR="00F301C7">
            <w:rPr>
              <w:color w:val="000000"/>
              <w:sz w:val="22"/>
              <w:szCs w:val="22"/>
            </w:rPr>
            <w:fldChar w:fldCharType="end"/>
          </w:r>
        </w:sdtContent>
      </w:sdt>
      <w:r>
        <w:rPr>
          <w:color w:val="000000"/>
          <w:sz w:val="22"/>
          <w:szCs w:val="22"/>
        </w:rPr>
        <w:t xml:space="preserve">. </w:t>
      </w:r>
    </w:p>
    <w:p w14:paraId="6F413F62" w14:textId="6F5785C0" w:rsidR="004D36A0" w:rsidRDefault="004D36A0" w:rsidP="00E86840">
      <w:pPr>
        <w:pStyle w:val="NormalWeb"/>
        <w:spacing w:before="240" w:beforeAutospacing="0" w:after="120" w:afterAutospacing="0"/>
        <w:jc w:val="both"/>
      </w:pPr>
      <w:r>
        <w:rPr>
          <w:color w:val="000000"/>
          <w:sz w:val="22"/>
          <w:szCs w:val="22"/>
        </w:rPr>
        <w:t xml:space="preserve">Con el objetivo de proporcionar ayudas tecnológicas que faciliten las labores de vigilancia, el CCTV se ha convertido en uno </w:t>
      </w:r>
      <w:r w:rsidR="008248F9">
        <w:rPr>
          <w:color w:val="000000"/>
          <w:sz w:val="22"/>
          <w:szCs w:val="22"/>
        </w:rPr>
        <w:t>tema importante</w:t>
      </w:r>
      <w:r>
        <w:rPr>
          <w:color w:val="000000"/>
          <w:sz w:val="22"/>
          <w:szCs w:val="22"/>
        </w:rPr>
        <w:t xml:space="preserve"> de investigación para el desarrollo de aplicaciones basadas en Inteligencia Artificial. Smart CCTV es un concepto que ha evolucionado en la industria en los últimos años </w:t>
      </w:r>
      <w:sdt>
        <w:sdtPr>
          <w:rPr>
            <w:color w:val="000000"/>
            <w:sz w:val="22"/>
            <w:szCs w:val="22"/>
          </w:rPr>
          <w:id w:val="-7060054"/>
          <w:citation/>
        </w:sdtPr>
        <w:sdtEndPr/>
        <w:sdtContent>
          <w:r w:rsidR="00325080">
            <w:rPr>
              <w:color w:val="000000"/>
              <w:sz w:val="22"/>
              <w:szCs w:val="22"/>
            </w:rPr>
            <w:fldChar w:fldCharType="begin"/>
          </w:r>
          <w:r w:rsidR="00325080">
            <w:rPr>
              <w:color w:val="000000"/>
              <w:sz w:val="22"/>
              <w:szCs w:val="22"/>
            </w:rPr>
            <w:instrText xml:space="preserve">CITATION Jos15 \l 9226 </w:instrText>
          </w:r>
          <w:r w:rsidR="00325080">
            <w:rPr>
              <w:color w:val="000000"/>
              <w:sz w:val="22"/>
              <w:szCs w:val="22"/>
            </w:rPr>
            <w:fldChar w:fldCharType="separate"/>
          </w:r>
          <w:r w:rsidR="00055293" w:rsidRPr="00055293">
            <w:rPr>
              <w:noProof/>
              <w:color w:val="000000"/>
              <w:sz w:val="22"/>
              <w:szCs w:val="22"/>
            </w:rPr>
            <w:t>[3]</w:t>
          </w:r>
          <w:r w:rsidR="00325080">
            <w:rPr>
              <w:color w:val="000000"/>
              <w:sz w:val="22"/>
              <w:szCs w:val="22"/>
            </w:rPr>
            <w:fldChar w:fldCharType="end"/>
          </w:r>
        </w:sdtContent>
      </w:sdt>
      <w:r>
        <w:rPr>
          <w:color w:val="000000"/>
          <w:sz w:val="22"/>
          <w:szCs w:val="22"/>
        </w:rPr>
        <w:t>. A través del uso de algoritmos de visión por computadora, los sistemas Smart CCTV brindan información adicional que apoyan al vigilante para realizar un trabajo de mayor calidad. Dentro de los escenarios de aplicación del Smart CCTV, la detección de actividades humanas ha cobrado gran relevancia dentro de la comunidad científica</w:t>
      </w:r>
      <w:r w:rsidR="008248F9">
        <w:rPr>
          <w:color w:val="000000"/>
          <w:sz w:val="22"/>
          <w:szCs w:val="22"/>
        </w:rPr>
        <w:t xml:space="preserve"> </w:t>
      </w:r>
      <w:sdt>
        <w:sdtPr>
          <w:rPr>
            <w:color w:val="000000"/>
            <w:sz w:val="22"/>
            <w:szCs w:val="22"/>
          </w:rPr>
          <w:id w:val="566625206"/>
          <w:citation/>
        </w:sdtPr>
        <w:sdtEndPr/>
        <w:sdtContent>
          <w:r w:rsidR="008248F9">
            <w:rPr>
              <w:color w:val="000000"/>
              <w:sz w:val="22"/>
              <w:szCs w:val="22"/>
            </w:rPr>
            <w:fldChar w:fldCharType="begin"/>
          </w:r>
          <w:r w:rsidR="008248F9">
            <w:rPr>
              <w:color w:val="000000"/>
              <w:sz w:val="22"/>
              <w:szCs w:val="22"/>
            </w:rPr>
            <w:instrText xml:space="preserve"> CITATION Tur08 \l 9226 </w:instrText>
          </w:r>
          <w:r w:rsidR="008248F9">
            <w:rPr>
              <w:color w:val="000000"/>
              <w:sz w:val="22"/>
              <w:szCs w:val="22"/>
            </w:rPr>
            <w:fldChar w:fldCharType="separate"/>
          </w:r>
          <w:r w:rsidR="00055293" w:rsidRPr="00055293">
            <w:rPr>
              <w:noProof/>
              <w:color w:val="000000"/>
              <w:sz w:val="22"/>
              <w:szCs w:val="22"/>
            </w:rPr>
            <w:t>[18]</w:t>
          </w:r>
          <w:r w:rsidR="008248F9">
            <w:rPr>
              <w:color w:val="000000"/>
              <w:sz w:val="22"/>
              <w:szCs w:val="22"/>
            </w:rPr>
            <w:fldChar w:fldCharType="end"/>
          </w:r>
        </w:sdtContent>
      </w:sdt>
      <w:r>
        <w:rPr>
          <w:color w:val="000000"/>
          <w:sz w:val="22"/>
          <w:szCs w:val="22"/>
        </w:rPr>
        <w:t>.</w:t>
      </w:r>
    </w:p>
    <w:p w14:paraId="352987DE" w14:textId="5498A3CD" w:rsidR="004D36A0" w:rsidRDefault="004D36A0" w:rsidP="00E86840">
      <w:pPr>
        <w:pStyle w:val="NormalWeb"/>
        <w:spacing w:before="240" w:beforeAutospacing="0" w:after="120" w:afterAutospacing="0"/>
        <w:jc w:val="both"/>
      </w:pPr>
      <w:r>
        <w:rPr>
          <w:color w:val="000000"/>
          <w:sz w:val="22"/>
          <w:szCs w:val="22"/>
        </w:rPr>
        <w:t xml:space="preserve">El modelo clásico propuesto para la detección de actividades a partir de secuencias de video cuenta con un proceso en 2 etapas </w:t>
      </w:r>
      <w:sdt>
        <w:sdtPr>
          <w:rPr>
            <w:color w:val="000000"/>
            <w:sz w:val="22"/>
            <w:szCs w:val="22"/>
          </w:rPr>
          <w:id w:val="-11916030"/>
          <w:citation/>
        </w:sdtPr>
        <w:sdtEndPr/>
        <w:sdtContent>
          <w:r w:rsidR="00325080">
            <w:rPr>
              <w:color w:val="000000"/>
              <w:sz w:val="22"/>
              <w:szCs w:val="22"/>
            </w:rPr>
            <w:fldChar w:fldCharType="begin"/>
          </w:r>
          <w:r w:rsidR="00325080">
            <w:rPr>
              <w:color w:val="000000"/>
              <w:sz w:val="22"/>
              <w:szCs w:val="22"/>
            </w:rPr>
            <w:instrText xml:space="preserve"> CITATION Cri11 \l 9226 </w:instrText>
          </w:r>
          <w:r w:rsidR="00325080">
            <w:rPr>
              <w:color w:val="000000"/>
              <w:sz w:val="22"/>
              <w:szCs w:val="22"/>
            </w:rPr>
            <w:fldChar w:fldCharType="separate"/>
          </w:r>
          <w:r w:rsidR="00055293" w:rsidRPr="00055293">
            <w:rPr>
              <w:noProof/>
              <w:color w:val="000000"/>
              <w:sz w:val="22"/>
              <w:szCs w:val="22"/>
            </w:rPr>
            <w:t>[9]</w:t>
          </w:r>
          <w:r w:rsidR="00325080">
            <w:rPr>
              <w:color w:val="000000"/>
              <w:sz w:val="22"/>
              <w:szCs w:val="22"/>
            </w:rPr>
            <w:fldChar w:fldCharType="end"/>
          </w:r>
        </w:sdtContent>
      </w:sdt>
      <w:r>
        <w:rPr>
          <w:color w:val="000000"/>
          <w:sz w:val="22"/>
          <w:szCs w:val="22"/>
        </w:rPr>
        <w:t xml:space="preserve">. La etapa de bajo nivel permite la detección de personas y la generación de descriptores a partir de métodos de preprocesamiento y clasificación. Algunas técnicas que permiten la generación de descriptores de bajo nivel son el flujo óptico (Optical Flow) </w:t>
      </w:r>
      <w:sdt>
        <w:sdtPr>
          <w:rPr>
            <w:color w:val="000000"/>
            <w:sz w:val="22"/>
            <w:szCs w:val="22"/>
          </w:rPr>
          <w:id w:val="1706135032"/>
          <w:citation/>
        </w:sdtPr>
        <w:sdtEndPr/>
        <w:sdtContent>
          <w:r w:rsidR="00325080">
            <w:rPr>
              <w:color w:val="000000"/>
              <w:sz w:val="22"/>
              <w:szCs w:val="22"/>
            </w:rPr>
            <w:fldChar w:fldCharType="begin"/>
          </w:r>
          <w:r w:rsidR="00325080">
            <w:rPr>
              <w:color w:val="000000"/>
              <w:sz w:val="22"/>
              <w:szCs w:val="22"/>
            </w:rPr>
            <w:instrText xml:space="preserve"> CITATION Koo15 \l 9226 </w:instrText>
          </w:r>
          <w:r w:rsidR="00325080">
            <w:rPr>
              <w:color w:val="000000"/>
              <w:sz w:val="22"/>
              <w:szCs w:val="22"/>
            </w:rPr>
            <w:fldChar w:fldCharType="separate"/>
          </w:r>
          <w:r w:rsidR="00055293" w:rsidRPr="00055293">
            <w:rPr>
              <w:noProof/>
              <w:color w:val="000000"/>
              <w:sz w:val="22"/>
              <w:szCs w:val="22"/>
            </w:rPr>
            <w:t>[19]</w:t>
          </w:r>
          <w:r w:rsidR="00325080">
            <w:rPr>
              <w:color w:val="000000"/>
              <w:sz w:val="22"/>
              <w:szCs w:val="22"/>
            </w:rPr>
            <w:fldChar w:fldCharType="end"/>
          </w:r>
        </w:sdtContent>
      </w:sdt>
      <w:r w:rsidR="00325080">
        <w:rPr>
          <w:color w:val="000000"/>
          <w:sz w:val="22"/>
          <w:szCs w:val="22"/>
        </w:rPr>
        <w:t xml:space="preserve"> </w:t>
      </w:r>
      <w:r>
        <w:rPr>
          <w:color w:val="000000"/>
          <w:sz w:val="22"/>
          <w:szCs w:val="22"/>
        </w:rPr>
        <w:t xml:space="preserve">y SIFT (Scale Invariant Feature Transform) </w:t>
      </w:r>
      <w:sdt>
        <w:sdtPr>
          <w:rPr>
            <w:color w:val="000000"/>
            <w:sz w:val="22"/>
            <w:szCs w:val="22"/>
          </w:rPr>
          <w:id w:val="-19936998"/>
          <w:citation/>
        </w:sdtPr>
        <w:sdtEndPr/>
        <w:sdtContent>
          <w:r w:rsidR="00640605">
            <w:rPr>
              <w:color w:val="000000"/>
              <w:sz w:val="22"/>
              <w:szCs w:val="22"/>
            </w:rPr>
            <w:fldChar w:fldCharType="begin"/>
          </w:r>
          <w:r w:rsidR="00640605">
            <w:rPr>
              <w:color w:val="000000"/>
              <w:sz w:val="22"/>
              <w:szCs w:val="22"/>
            </w:rPr>
            <w:instrText xml:space="preserve"> CITATION Fan13 \l 9226 </w:instrText>
          </w:r>
          <w:r w:rsidR="00640605">
            <w:rPr>
              <w:color w:val="000000"/>
              <w:sz w:val="22"/>
              <w:szCs w:val="22"/>
            </w:rPr>
            <w:fldChar w:fldCharType="separate"/>
          </w:r>
          <w:r w:rsidR="00055293" w:rsidRPr="00055293">
            <w:rPr>
              <w:noProof/>
              <w:color w:val="000000"/>
              <w:sz w:val="22"/>
              <w:szCs w:val="22"/>
            </w:rPr>
            <w:t>[20]</w:t>
          </w:r>
          <w:r w:rsidR="00640605">
            <w:rPr>
              <w:color w:val="000000"/>
              <w:sz w:val="22"/>
              <w:szCs w:val="22"/>
            </w:rPr>
            <w:fldChar w:fldCharType="end"/>
          </w:r>
        </w:sdtContent>
      </w:sdt>
      <w:r>
        <w:rPr>
          <w:color w:val="000000"/>
          <w:sz w:val="22"/>
          <w:szCs w:val="22"/>
        </w:rPr>
        <w:t xml:space="preserve">. A partir de la información proporcionada por el módulo de bajo nivel, la etapa de alto nivel realiza la identificación de actividades a partir de técnicas de reconocimiento de patrones o métodos de análisis espacial y temporal de las imágenes </w:t>
      </w:r>
      <w:sdt>
        <w:sdtPr>
          <w:rPr>
            <w:color w:val="000000"/>
            <w:sz w:val="22"/>
            <w:szCs w:val="22"/>
          </w:rPr>
          <w:id w:val="1604923440"/>
          <w:citation/>
        </w:sdtPr>
        <w:sdtEndPr/>
        <w:sdtContent>
          <w:r w:rsidR="00640605">
            <w:rPr>
              <w:color w:val="000000"/>
              <w:sz w:val="22"/>
              <w:szCs w:val="22"/>
            </w:rPr>
            <w:fldChar w:fldCharType="begin"/>
          </w:r>
          <w:r w:rsidR="00640605">
            <w:rPr>
              <w:color w:val="000000"/>
              <w:sz w:val="22"/>
              <w:szCs w:val="22"/>
            </w:rPr>
            <w:instrText xml:space="preserve"> CITATION Cri11 \l 9226 </w:instrText>
          </w:r>
          <w:r w:rsidR="00640605">
            <w:rPr>
              <w:color w:val="000000"/>
              <w:sz w:val="22"/>
              <w:szCs w:val="22"/>
            </w:rPr>
            <w:fldChar w:fldCharType="separate"/>
          </w:r>
          <w:r w:rsidR="00055293" w:rsidRPr="00055293">
            <w:rPr>
              <w:noProof/>
              <w:color w:val="000000"/>
              <w:sz w:val="22"/>
              <w:szCs w:val="22"/>
            </w:rPr>
            <w:t>[9]</w:t>
          </w:r>
          <w:r w:rsidR="00640605">
            <w:rPr>
              <w:color w:val="000000"/>
              <w:sz w:val="22"/>
              <w:szCs w:val="22"/>
            </w:rPr>
            <w:fldChar w:fldCharType="end"/>
          </w:r>
        </w:sdtContent>
      </w:sdt>
      <w:r>
        <w:rPr>
          <w:color w:val="000000"/>
          <w:sz w:val="22"/>
          <w:szCs w:val="22"/>
        </w:rPr>
        <w:t xml:space="preserve">. </w:t>
      </w:r>
    </w:p>
    <w:p w14:paraId="154E0D78" w14:textId="58E196CB" w:rsidR="004D36A0" w:rsidRDefault="004D36A0" w:rsidP="00E86840">
      <w:pPr>
        <w:pStyle w:val="NormalWeb"/>
        <w:spacing w:before="240" w:beforeAutospacing="0" w:after="120" w:afterAutospacing="0"/>
        <w:jc w:val="both"/>
      </w:pPr>
      <w:r>
        <w:rPr>
          <w:color w:val="000000"/>
          <w:sz w:val="22"/>
          <w:szCs w:val="22"/>
        </w:rPr>
        <w:t xml:space="preserve">Aunque por naturaleza los sistemas CCTV permiten el manejo de múltiples cámaras, no se encuentran muchos trabajos que exploten esta característica. Algunos trabajos como el de Weinland et al </w:t>
      </w:r>
      <w:sdt>
        <w:sdtPr>
          <w:rPr>
            <w:color w:val="000000"/>
            <w:sz w:val="22"/>
            <w:szCs w:val="22"/>
          </w:rPr>
          <w:id w:val="-1171252161"/>
          <w:citation/>
        </w:sdtPr>
        <w:sdtEndPr/>
        <w:sdtContent>
          <w:r w:rsidR="00640605">
            <w:rPr>
              <w:color w:val="000000"/>
              <w:sz w:val="22"/>
              <w:szCs w:val="22"/>
            </w:rPr>
            <w:fldChar w:fldCharType="begin"/>
          </w:r>
          <w:r w:rsidR="00640605">
            <w:rPr>
              <w:color w:val="000000"/>
              <w:sz w:val="22"/>
              <w:szCs w:val="22"/>
            </w:rPr>
            <w:instrText xml:space="preserve"> CITATION Wei06 \l 9226 </w:instrText>
          </w:r>
          <w:r w:rsidR="00640605">
            <w:rPr>
              <w:color w:val="000000"/>
              <w:sz w:val="22"/>
              <w:szCs w:val="22"/>
            </w:rPr>
            <w:fldChar w:fldCharType="separate"/>
          </w:r>
          <w:r w:rsidR="00055293" w:rsidRPr="00055293">
            <w:rPr>
              <w:noProof/>
              <w:color w:val="000000"/>
              <w:sz w:val="22"/>
              <w:szCs w:val="22"/>
            </w:rPr>
            <w:t>[21]</w:t>
          </w:r>
          <w:r w:rsidR="00640605">
            <w:rPr>
              <w:color w:val="000000"/>
              <w:sz w:val="22"/>
              <w:szCs w:val="22"/>
            </w:rPr>
            <w:fldChar w:fldCharType="end"/>
          </w:r>
        </w:sdtContent>
      </w:sdt>
      <w:r w:rsidR="00640605">
        <w:rPr>
          <w:color w:val="000000"/>
          <w:sz w:val="22"/>
          <w:szCs w:val="22"/>
        </w:rPr>
        <w:t xml:space="preserve"> </w:t>
      </w:r>
      <w:r>
        <w:rPr>
          <w:color w:val="000000"/>
          <w:sz w:val="22"/>
          <w:szCs w:val="22"/>
        </w:rPr>
        <w:t xml:space="preserve">y Kooij et al </w:t>
      </w:r>
      <w:sdt>
        <w:sdtPr>
          <w:rPr>
            <w:color w:val="000000"/>
            <w:sz w:val="22"/>
            <w:szCs w:val="22"/>
          </w:rPr>
          <w:id w:val="675160013"/>
          <w:citation/>
        </w:sdtPr>
        <w:sdtEndPr/>
        <w:sdtContent>
          <w:r w:rsidR="00640605">
            <w:rPr>
              <w:color w:val="000000"/>
              <w:sz w:val="22"/>
              <w:szCs w:val="22"/>
            </w:rPr>
            <w:fldChar w:fldCharType="begin"/>
          </w:r>
          <w:r w:rsidR="00640605">
            <w:rPr>
              <w:color w:val="000000"/>
              <w:sz w:val="22"/>
              <w:szCs w:val="22"/>
            </w:rPr>
            <w:instrText xml:space="preserve"> CITATION Koo15 \l 9226 </w:instrText>
          </w:r>
          <w:r w:rsidR="00640605">
            <w:rPr>
              <w:color w:val="000000"/>
              <w:sz w:val="22"/>
              <w:szCs w:val="22"/>
            </w:rPr>
            <w:fldChar w:fldCharType="separate"/>
          </w:r>
          <w:r w:rsidR="00055293" w:rsidRPr="00055293">
            <w:rPr>
              <w:noProof/>
              <w:color w:val="000000"/>
              <w:sz w:val="22"/>
              <w:szCs w:val="22"/>
            </w:rPr>
            <w:t>[19]</w:t>
          </w:r>
          <w:r w:rsidR="00640605">
            <w:rPr>
              <w:color w:val="000000"/>
              <w:sz w:val="22"/>
              <w:szCs w:val="22"/>
            </w:rPr>
            <w:fldChar w:fldCharType="end"/>
          </w:r>
        </w:sdtContent>
      </w:sdt>
      <w:r w:rsidR="00640605">
        <w:rPr>
          <w:color w:val="000000"/>
          <w:sz w:val="22"/>
          <w:szCs w:val="22"/>
        </w:rPr>
        <w:t xml:space="preserve"> </w:t>
      </w:r>
      <w:r>
        <w:rPr>
          <w:color w:val="000000"/>
          <w:sz w:val="22"/>
          <w:szCs w:val="22"/>
        </w:rPr>
        <w:t>utilizan la información obtenida de múltiples cámaras, al realizar una reconstrucción tridimensional de la escena y generar descriptores de mayor nivel. Sin embargo, estos trabajos se limitan al monitoreo de una sola cámara y la mayoría de ellos propone un modelo centralizado en el procesamiento de los datos.</w:t>
      </w:r>
    </w:p>
    <w:p w14:paraId="6E676273" w14:textId="5FAA6C87" w:rsidR="004D36A0" w:rsidRDefault="004D36A0" w:rsidP="00E86840">
      <w:pPr>
        <w:pStyle w:val="NormalWeb"/>
        <w:spacing w:before="240" w:beforeAutospacing="0" w:after="120" w:afterAutospacing="0"/>
        <w:jc w:val="both"/>
      </w:pPr>
      <w:r>
        <w:rPr>
          <w:color w:val="000000"/>
          <w:sz w:val="22"/>
          <w:szCs w:val="22"/>
        </w:rPr>
        <w:t xml:space="preserve">Dada la naturaleza distribuida de un sistema CCTV, los modelos basados en agentes son una alternativa que ofrece un valor agregado al sistema. Una de las principales ventajas de un modelo basado en agentes es que favorece la descentralización y aumenta la escalabilidad del sistema </w:t>
      </w:r>
      <w:sdt>
        <w:sdtPr>
          <w:rPr>
            <w:color w:val="000000"/>
            <w:sz w:val="22"/>
            <w:szCs w:val="22"/>
          </w:rPr>
          <w:id w:val="-684901228"/>
          <w:citation/>
        </w:sdtPr>
        <w:sdtEndPr/>
        <w:sdtContent>
          <w:r w:rsidR="00640605">
            <w:rPr>
              <w:color w:val="000000"/>
              <w:sz w:val="22"/>
              <w:szCs w:val="22"/>
            </w:rPr>
            <w:fldChar w:fldCharType="begin"/>
          </w:r>
          <w:r w:rsidR="00640605">
            <w:rPr>
              <w:color w:val="000000"/>
              <w:sz w:val="22"/>
              <w:szCs w:val="22"/>
            </w:rPr>
            <w:instrText xml:space="preserve"> CITATION Jen00 \l 9226 </w:instrText>
          </w:r>
          <w:r w:rsidR="00640605">
            <w:rPr>
              <w:color w:val="000000"/>
              <w:sz w:val="22"/>
              <w:szCs w:val="22"/>
            </w:rPr>
            <w:fldChar w:fldCharType="separate"/>
          </w:r>
          <w:r w:rsidR="00055293" w:rsidRPr="00055293">
            <w:rPr>
              <w:noProof/>
              <w:color w:val="000000"/>
              <w:sz w:val="22"/>
              <w:szCs w:val="22"/>
            </w:rPr>
            <w:t>[22]</w:t>
          </w:r>
          <w:r w:rsidR="00640605">
            <w:rPr>
              <w:color w:val="000000"/>
              <w:sz w:val="22"/>
              <w:szCs w:val="22"/>
            </w:rPr>
            <w:fldChar w:fldCharType="end"/>
          </w:r>
        </w:sdtContent>
      </w:sdt>
      <w:r w:rsidR="00640605">
        <w:rPr>
          <w:color w:val="000000"/>
          <w:sz w:val="22"/>
          <w:szCs w:val="22"/>
        </w:rPr>
        <w:t>.</w:t>
      </w:r>
      <w:r w:rsidR="00117265">
        <w:rPr>
          <w:color w:val="000000"/>
          <w:sz w:val="22"/>
          <w:szCs w:val="22"/>
        </w:rPr>
        <w:t xml:space="preserve"> </w:t>
      </w:r>
      <w:r>
        <w:rPr>
          <w:color w:val="000000"/>
          <w:sz w:val="22"/>
          <w:szCs w:val="22"/>
        </w:rPr>
        <w:t>Además, los modelos basados en agentes permiten reunir la información contextual proveniente de múltiples cámaras a través del uso de estrategias cooperativas. Poten</w:t>
      </w:r>
      <w:r>
        <w:rPr>
          <w:color w:val="000000"/>
          <w:sz w:val="22"/>
          <w:szCs w:val="22"/>
        </w:rPr>
        <w:lastRenderedPageBreak/>
        <w:t>cialmente, el uso de una información contextual generará descriptores más robustos, logrando un mayor porcentaje de precisión en la detección.</w:t>
      </w:r>
    </w:p>
    <w:p w14:paraId="0F38B5EA" w14:textId="2F1FF36A" w:rsidR="004D36A0" w:rsidRDefault="004D36A0" w:rsidP="00E86840">
      <w:pPr>
        <w:pStyle w:val="NormalWeb"/>
        <w:spacing w:before="240" w:beforeAutospacing="0" w:after="120" w:afterAutospacing="0"/>
        <w:jc w:val="both"/>
      </w:pPr>
      <w:r>
        <w:rPr>
          <w:color w:val="000000"/>
          <w:sz w:val="22"/>
          <w:szCs w:val="22"/>
        </w:rPr>
        <w:t xml:space="preserve">Aunque los modelos basados en agentes ofrecen una ventaja en el campo de la identificación de actividades inusuales, la mayoría de los trabajos reportados en el estado del arte se orientan a modelos centralizados que no garantizan la escalabilidad del sistema. Trabajos como el de Ejaz et al </w:t>
      </w:r>
      <w:sdt>
        <w:sdtPr>
          <w:rPr>
            <w:color w:val="000000"/>
            <w:sz w:val="22"/>
            <w:szCs w:val="22"/>
          </w:rPr>
          <w:id w:val="1905870680"/>
          <w:citation/>
        </w:sdtPr>
        <w:sdtEndPr/>
        <w:sdtContent>
          <w:r w:rsidR="00640605">
            <w:rPr>
              <w:color w:val="000000"/>
              <w:sz w:val="22"/>
              <w:szCs w:val="22"/>
            </w:rPr>
            <w:fldChar w:fldCharType="begin"/>
          </w:r>
          <w:r w:rsidR="00640605">
            <w:rPr>
              <w:color w:val="000000"/>
              <w:sz w:val="22"/>
              <w:szCs w:val="22"/>
            </w:rPr>
            <w:instrText xml:space="preserve"> CITATION Eja12 \l 9226 </w:instrText>
          </w:r>
          <w:r w:rsidR="00640605">
            <w:rPr>
              <w:color w:val="000000"/>
              <w:sz w:val="22"/>
              <w:szCs w:val="22"/>
            </w:rPr>
            <w:fldChar w:fldCharType="separate"/>
          </w:r>
          <w:r w:rsidR="00055293" w:rsidRPr="00055293">
            <w:rPr>
              <w:noProof/>
              <w:color w:val="000000"/>
              <w:sz w:val="22"/>
              <w:szCs w:val="22"/>
            </w:rPr>
            <w:t>[4]</w:t>
          </w:r>
          <w:r w:rsidR="00640605">
            <w:rPr>
              <w:color w:val="000000"/>
              <w:sz w:val="22"/>
              <w:szCs w:val="22"/>
            </w:rPr>
            <w:fldChar w:fldCharType="end"/>
          </w:r>
        </w:sdtContent>
      </w:sdt>
      <w:r>
        <w:rPr>
          <w:color w:val="000000"/>
          <w:sz w:val="22"/>
          <w:szCs w:val="22"/>
        </w:rPr>
        <w:t xml:space="preserve"> implementan arquitecturas semi-distribuidas basadas en agentes, las cuales distribuyen la carga de procesamiento a través del uso múltiples agentes. Sin embargo, las arquitecturas semi-distribuidas representan un cuello de botella que se manifiesta cuando el número de cámaras alcanzan un valor significativo, limitando su escalabilidad y favoreciendo la reducción de costos.  </w:t>
      </w:r>
    </w:p>
    <w:p w14:paraId="0DA78749" w14:textId="1321B5D3" w:rsidR="004D36A0" w:rsidRDefault="004D36A0" w:rsidP="00E86840">
      <w:pPr>
        <w:pStyle w:val="NormalWeb"/>
        <w:spacing w:before="240" w:beforeAutospacing="0" w:after="120" w:afterAutospacing="0"/>
        <w:jc w:val="both"/>
      </w:pPr>
      <w:r>
        <w:rPr>
          <w:color w:val="000000"/>
          <w:sz w:val="22"/>
          <w:szCs w:val="22"/>
        </w:rPr>
        <w:t>Una aplicación sobre la cual el número de cámaras alcanza un valor considerable es el sistema de guiado. Los sistemas de guiado están compuestos por un conjunto de sensores que determinan la ocupación en tiempo real de las plazas de un parqueadero</w:t>
      </w:r>
      <w:r w:rsidR="008248F9">
        <w:rPr>
          <w:color w:val="000000"/>
          <w:sz w:val="22"/>
          <w:szCs w:val="22"/>
        </w:rPr>
        <w:t xml:space="preserve"> </w:t>
      </w:r>
      <w:sdt>
        <w:sdtPr>
          <w:rPr>
            <w:color w:val="000000"/>
            <w:sz w:val="22"/>
            <w:szCs w:val="22"/>
          </w:rPr>
          <w:id w:val="1139839467"/>
          <w:citation/>
        </w:sdtPr>
        <w:sdtEndPr/>
        <w:sdtContent>
          <w:r w:rsidR="008248F9">
            <w:rPr>
              <w:color w:val="000000"/>
              <w:sz w:val="22"/>
              <w:szCs w:val="22"/>
            </w:rPr>
            <w:fldChar w:fldCharType="begin"/>
          </w:r>
          <w:r w:rsidR="008248F9">
            <w:rPr>
              <w:color w:val="000000"/>
              <w:sz w:val="22"/>
              <w:szCs w:val="22"/>
            </w:rPr>
            <w:instrText xml:space="preserve"> CITATION Con18 \l 9226 </w:instrText>
          </w:r>
          <w:r w:rsidR="008248F9">
            <w:rPr>
              <w:color w:val="000000"/>
              <w:sz w:val="22"/>
              <w:szCs w:val="22"/>
            </w:rPr>
            <w:fldChar w:fldCharType="separate"/>
          </w:r>
          <w:r w:rsidR="00055293" w:rsidRPr="00055293">
            <w:rPr>
              <w:noProof/>
              <w:color w:val="000000"/>
              <w:sz w:val="22"/>
              <w:szCs w:val="22"/>
            </w:rPr>
            <w:t>[23]</w:t>
          </w:r>
          <w:r w:rsidR="008248F9">
            <w:rPr>
              <w:color w:val="000000"/>
              <w:sz w:val="22"/>
              <w:szCs w:val="22"/>
            </w:rPr>
            <w:fldChar w:fldCharType="end"/>
          </w:r>
        </w:sdtContent>
      </w:sdt>
      <w:r w:rsidR="00E86840">
        <w:rPr>
          <w:color w:val="000000"/>
          <w:sz w:val="22"/>
          <w:szCs w:val="22"/>
        </w:rPr>
        <w:t xml:space="preserve">. </w:t>
      </w:r>
      <w:r>
        <w:rPr>
          <w:color w:val="000000"/>
          <w:sz w:val="22"/>
          <w:szCs w:val="22"/>
        </w:rPr>
        <w:t xml:space="preserve">Entre los diferentes tipos de sistemas de guiado que se pueden encontrar se destacan los compuestos por sensores y cámaras. Aunque los sistemas de guiado con sensores son más baratos y fáciles de instalar, los sistemas basados en cámaras ofrecen un valor agregado al generar un registro continuo de video por cada celda de parqueo. </w:t>
      </w:r>
    </w:p>
    <w:p w14:paraId="6EFDB49D" w14:textId="77777777" w:rsidR="004D36A0" w:rsidRDefault="004D36A0" w:rsidP="005F4B47">
      <w:pPr>
        <w:pStyle w:val="Ttulo2"/>
        <w:numPr>
          <w:ilvl w:val="1"/>
          <w:numId w:val="19"/>
        </w:numPr>
      </w:pPr>
      <w:bookmarkStart w:id="10" w:name="_Toc531325690"/>
      <w:r>
        <w:t>Formulación del Problema</w:t>
      </w:r>
      <w:bookmarkEnd w:id="10"/>
    </w:p>
    <w:p w14:paraId="1606D49D" w14:textId="77777777" w:rsidR="004D36A0" w:rsidRDefault="004D36A0" w:rsidP="00E86840">
      <w:pPr>
        <w:pStyle w:val="NormalWeb"/>
        <w:spacing w:before="240" w:beforeAutospacing="0" w:after="120" w:afterAutospacing="0"/>
        <w:jc w:val="both"/>
      </w:pPr>
      <w:r>
        <w:rPr>
          <w:color w:val="000000"/>
          <w:sz w:val="22"/>
          <w:szCs w:val="22"/>
        </w:rPr>
        <w:t>El problema informático que atacará este proyecto de investigación es la identificación de actividades inusuales a partir de técnicas de inteligencia artificial. La identificación automática de actividades inusuales será el punto de partida para la creación de ayudas tecnológicas basadas en los sistemas Smart CCTV, que generen la prevención de actos delictivos dentro del contexto de seguridad colombiano. El objetivo de estas ayudas tecnológicas es mejorar los tiempos de respuesta y el nivel de desempeño de los vigilantes, permitiendo reducir su carga laboral y el riesgo de padecer trastornos como el síndrome de desgaste ocupacional.</w:t>
      </w:r>
    </w:p>
    <w:p w14:paraId="1F173BF7" w14:textId="77777777" w:rsidR="004D36A0" w:rsidRDefault="004D36A0" w:rsidP="00E86840">
      <w:pPr>
        <w:pStyle w:val="NormalWeb"/>
        <w:spacing w:before="240" w:beforeAutospacing="0" w:after="120" w:afterAutospacing="0"/>
        <w:jc w:val="both"/>
      </w:pPr>
      <w:r>
        <w:rPr>
          <w:color w:val="000000"/>
          <w:sz w:val="22"/>
          <w:szCs w:val="22"/>
        </w:rPr>
        <w:t xml:space="preserve">El enfoque del proyecto de investigación se centra en el desarrollo y la implementación de técnicas de alto nivel para la identificación de actividades inusuales. La selección del enfoque se realiza </w:t>
      </w:r>
      <w:r w:rsidR="009B013D">
        <w:rPr>
          <w:color w:val="000000"/>
          <w:sz w:val="22"/>
          <w:szCs w:val="22"/>
        </w:rPr>
        <w:t>de acuerdo con el</w:t>
      </w:r>
      <w:r>
        <w:rPr>
          <w:color w:val="000000"/>
          <w:sz w:val="22"/>
          <w:szCs w:val="22"/>
        </w:rPr>
        <w:t xml:space="preserve"> área de énfasis y al conocimiento previo del estudiante y del profesor asesor. El alcance del proyecto se limita a sistemas CCTV instalados en recintos cerrados, debido a sus cámaras permiten obtener una mayor definición de la escena y un ambiente controlado de iluminación. El paradigma que se utilizará en el diseño del modelo corresponderá al desarrollo de sistemas basados en agentes racionales, generando un grado de novedad al manejar e integrar múltiples cámaras con un enfoque distribuido y el uso de estrategias cooperativas entre los agentes.</w:t>
      </w:r>
    </w:p>
    <w:p w14:paraId="59643DA8" w14:textId="77777777" w:rsidR="009B013D" w:rsidRPr="009B013D" w:rsidRDefault="004D36A0" w:rsidP="00E86840">
      <w:pPr>
        <w:pStyle w:val="NormalWeb"/>
        <w:spacing w:before="240" w:beforeAutospacing="0" w:after="120" w:afterAutospacing="0"/>
        <w:jc w:val="both"/>
        <w:rPr>
          <w:color w:val="000000"/>
          <w:sz w:val="22"/>
          <w:szCs w:val="22"/>
        </w:rPr>
      </w:pPr>
      <w:r>
        <w:rPr>
          <w:color w:val="000000"/>
          <w:sz w:val="22"/>
          <w:szCs w:val="22"/>
        </w:rPr>
        <w:t>El caso de estudio definido para el desarrollo del proyecto</w:t>
      </w:r>
      <w:r w:rsidR="00E87346">
        <w:rPr>
          <w:color w:val="000000"/>
          <w:sz w:val="22"/>
          <w:szCs w:val="22"/>
        </w:rPr>
        <w:t xml:space="preserve"> </w:t>
      </w:r>
      <w:r>
        <w:rPr>
          <w:color w:val="000000"/>
          <w:sz w:val="22"/>
          <w:szCs w:val="22"/>
        </w:rPr>
        <w:t xml:space="preserve">es el CCTV instalado en el parqueadero del centro comercial Oviedo en la ciudad de Medellín. Este caso de referencia se selecciona debido la facilidad del investigador para acceder a los </w:t>
      </w:r>
      <w:r w:rsidR="00E87346">
        <w:rPr>
          <w:color w:val="000000"/>
          <w:sz w:val="22"/>
          <w:szCs w:val="22"/>
        </w:rPr>
        <w:t>videos</w:t>
      </w:r>
      <w:r>
        <w:rPr>
          <w:color w:val="000000"/>
          <w:sz w:val="22"/>
          <w:szCs w:val="22"/>
        </w:rPr>
        <w:t xml:space="preserve"> del sistema de seguridad. Como empresa aliada del proyecto se encuentra Controles Inteligentes SAS, organización que cuenta con 7 años de experiencia en el desarrollo de equipos de parqueaderos</w:t>
      </w:r>
      <w:bookmarkStart w:id="11" w:name="_Toc428793008"/>
      <w:r w:rsidR="006E0AAD">
        <w:rPr>
          <w:color w:val="000000"/>
          <w:sz w:val="22"/>
          <w:szCs w:val="22"/>
        </w:rPr>
        <w:t>.</w:t>
      </w:r>
      <w:r w:rsidR="009B013D">
        <w:br w:type="page"/>
      </w:r>
    </w:p>
    <w:p w14:paraId="759E4872" w14:textId="77777777" w:rsidR="009B1AD7" w:rsidRDefault="009B1AD7" w:rsidP="005F4B47">
      <w:pPr>
        <w:pStyle w:val="Ttulo1"/>
        <w:numPr>
          <w:ilvl w:val="0"/>
          <w:numId w:val="20"/>
        </w:numPr>
      </w:pPr>
      <w:bookmarkStart w:id="12" w:name="_Toc531325691"/>
      <w:r>
        <w:lastRenderedPageBreak/>
        <w:t>Descripción del proyecto</w:t>
      </w:r>
      <w:bookmarkEnd w:id="11"/>
      <w:bookmarkEnd w:id="12"/>
    </w:p>
    <w:p w14:paraId="544E2544" w14:textId="77777777" w:rsidR="00497053" w:rsidRPr="00497053" w:rsidRDefault="00497053" w:rsidP="00497053"/>
    <w:p w14:paraId="54F87240" w14:textId="568EE050" w:rsidR="00BB6767" w:rsidRDefault="00BB6767">
      <w:pPr>
        <w:pStyle w:val="Ttulo2"/>
        <w:numPr>
          <w:ilvl w:val="1"/>
          <w:numId w:val="20"/>
        </w:numPr>
      </w:pPr>
      <w:bookmarkStart w:id="13" w:name="_Toc531325692"/>
      <w:r>
        <w:t>Objetivo General</w:t>
      </w:r>
      <w:bookmarkEnd w:id="13"/>
    </w:p>
    <w:p w14:paraId="5A43E534" w14:textId="77777777" w:rsidR="009B013D" w:rsidRDefault="009B013D" w:rsidP="00A71D04">
      <w:pPr>
        <w:pStyle w:val="Prrafodelista"/>
        <w:numPr>
          <w:ilvl w:val="0"/>
          <w:numId w:val="25"/>
        </w:numPr>
      </w:pPr>
      <w:r>
        <w:t>Diseñar un sistema para la identificación de actividades inusuales, a partir de imágenes pre-procesadas, mediante del uso de técnicas de inteligencia artificial, que pueda ser aplicado a sistemas CCTV instalados en recintos cerrados.</w:t>
      </w:r>
    </w:p>
    <w:p w14:paraId="79BCE191" w14:textId="410AB1DD" w:rsidR="009B013D" w:rsidRDefault="009B013D">
      <w:pPr>
        <w:pStyle w:val="Ttulo2"/>
        <w:numPr>
          <w:ilvl w:val="1"/>
          <w:numId w:val="20"/>
        </w:numPr>
        <w:rPr>
          <w:sz w:val="36"/>
          <w:szCs w:val="36"/>
        </w:rPr>
      </w:pPr>
      <w:bookmarkStart w:id="14" w:name="_Toc531325693"/>
      <w:r>
        <w:t>Objetivos específicos</w:t>
      </w:r>
      <w:bookmarkEnd w:id="14"/>
    </w:p>
    <w:p w14:paraId="01DDC66D" w14:textId="56ED562D" w:rsidR="00D737BD" w:rsidRDefault="009B013D" w:rsidP="00A71D04">
      <w:pPr>
        <w:pStyle w:val="Prrafodelista"/>
        <w:numPr>
          <w:ilvl w:val="0"/>
          <w:numId w:val="24"/>
        </w:numPr>
      </w:pPr>
      <w:r>
        <w:t>Analizar, a partir del estado del arte, las técnicas actuales de identificación de actividades inusuales, evaluando su aplicabilidad para el contexto de sistemas CCTV instalados en recintos cerrados.</w:t>
      </w:r>
    </w:p>
    <w:p w14:paraId="3412004A" w14:textId="3782B0B6" w:rsidR="008248F9" w:rsidRPr="00D737BD" w:rsidRDefault="009B013D" w:rsidP="00A71D04">
      <w:pPr>
        <w:pStyle w:val="Prrafodelista"/>
        <w:numPr>
          <w:ilvl w:val="0"/>
          <w:numId w:val="24"/>
        </w:numPr>
      </w:pPr>
      <w:r w:rsidRPr="00D737BD">
        <w:t>Diseñar un modelo basado en agentes racionales, a partir del empleo de imágenes pre-procesadas provenientes de múltiples cámaras, para la identificación de actividades inusuales a través del uso de estrategias cooperativas y técnicas de reconocimiento de patrones.</w:t>
      </w:r>
    </w:p>
    <w:p w14:paraId="31A1F5AC" w14:textId="0B35DF96" w:rsidR="002B0C29" w:rsidRDefault="009B013D" w:rsidP="00A71D04">
      <w:pPr>
        <w:pStyle w:val="Prrafodelista"/>
        <w:numPr>
          <w:ilvl w:val="0"/>
          <w:numId w:val="24"/>
        </w:numPr>
      </w:pPr>
      <w:r w:rsidRPr="008248F9">
        <w:t>Evaluar el desempeño, la precisión y usabilidad del modelo propuesto, a través de su implementación parcial en un sistema CCTV enmarcado dentro del contexto colombiano de seguridad y vigilancia.</w:t>
      </w:r>
    </w:p>
    <w:p w14:paraId="0553E836" w14:textId="6A0FEA0A" w:rsidR="00362A97" w:rsidRPr="00A71D04" w:rsidRDefault="009B013D" w:rsidP="00A71D04">
      <w:pPr>
        <w:pStyle w:val="Ttulo2"/>
        <w:numPr>
          <w:ilvl w:val="1"/>
          <w:numId w:val="20"/>
        </w:numPr>
        <w:rPr>
          <w:rFonts w:cs="Arial"/>
          <w:color w:val="000000"/>
          <w:szCs w:val="24"/>
        </w:rPr>
      </w:pPr>
      <w:bookmarkStart w:id="15" w:name="_Toc531325497"/>
      <w:bookmarkStart w:id="16" w:name="_Toc531325694"/>
      <w:bookmarkStart w:id="17" w:name="_Toc531325695"/>
      <w:bookmarkEnd w:id="15"/>
      <w:bookmarkEnd w:id="16"/>
      <w:r>
        <w:t>Fases de desarrollo</w:t>
      </w:r>
      <w:bookmarkStart w:id="18" w:name="_Toc531325696"/>
      <w:bookmarkEnd w:id="17"/>
      <w:bookmarkEnd w:id="18"/>
    </w:p>
    <w:p w14:paraId="7F002107" w14:textId="5B6F3C02" w:rsidR="00362A97" w:rsidRPr="00A71D04" w:rsidRDefault="00362A97" w:rsidP="00A71D04">
      <w:pPr>
        <w:rPr>
          <w:lang w:eastAsia="es-CO"/>
        </w:rPr>
      </w:pPr>
      <w:r>
        <w:t xml:space="preserve">Las fases de desarrollo del proyecto de investigación se encontrarán definidas por </w:t>
      </w:r>
      <w:r w:rsidR="00D737BD">
        <w:t>cada uno de los objetivos específicos</w:t>
      </w:r>
      <w:r>
        <w:t xml:space="preserve">. Aunque </w:t>
      </w:r>
      <w:r w:rsidR="00D737BD">
        <w:t xml:space="preserve">el objetivo del proyecto </w:t>
      </w:r>
      <w:r>
        <w:t xml:space="preserve">está orientado al desarrollo de un modelo de detección de actividades </w:t>
      </w:r>
      <w:r w:rsidR="00D737BD">
        <w:t>independiente del</w:t>
      </w:r>
      <w:r>
        <w:t xml:space="preserve"> contexto, la caracterización del caso de estudio </w:t>
      </w:r>
      <w:r w:rsidR="00D737BD">
        <w:t>permite evaluar en un contexto real las técnicas identificadas en el estado del arte</w:t>
      </w:r>
      <w:r>
        <w:t xml:space="preserve">. </w:t>
      </w:r>
      <w:r w:rsidR="00D737BD">
        <w:t>El caso de estudio seleccionado se encuentra de forma transversal a cada una de las etapas, cuya caracterización se d</w:t>
      </w:r>
      <w:r>
        <w:t xml:space="preserve">esarrolla a través de un estudio cualitativo que identifican elementos como herramientas tecnológicas, </w:t>
      </w:r>
      <w:r w:rsidR="00D737BD">
        <w:t xml:space="preserve">así como </w:t>
      </w:r>
      <w:r>
        <w:t>protocolos de trabajo y de seguridad</w:t>
      </w:r>
      <w:r w:rsidR="00D737BD">
        <w:t>.</w:t>
      </w:r>
    </w:p>
    <w:p w14:paraId="42FFF956" w14:textId="77777777" w:rsidR="009B013D" w:rsidRPr="009B013D" w:rsidRDefault="009B013D" w:rsidP="00E86840">
      <w:pPr>
        <w:pStyle w:val="Ttulo3"/>
        <w:rPr>
          <w:lang w:val="es-CO"/>
        </w:rPr>
      </w:pPr>
      <w:bookmarkStart w:id="19" w:name="_Toc531325697"/>
      <w:r w:rsidRPr="009B013D">
        <w:rPr>
          <w:rFonts w:cs="Arial"/>
          <w:color w:val="000000"/>
          <w:szCs w:val="24"/>
          <w:lang w:val="es-CO"/>
        </w:rPr>
        <w:t>Investigación y Análisis</w:t>
      </w:r>
      <w:bookmarkEnd w:id="19"/>
      <w:r w:rsidRPr="009B013D">
        <w:rPr>
          <w:rFonts w:cs="Arial"/>
          <w:color w:val="000000"/>
          <w:szCs w:val="24"/>
          <w:lang w:val="es-CO"/>
        </w:rPr>
        <w:t xml:space="preserve"> </w:t>
      </w:r>
    </w:p>
    <w:p w14:paraId="710D3261" w14:textId="1D04B6D0" w:rsidR="009B013D" w:rsidRDefault="009B013D" w:rsidP="00E86840">
      <w:pPr>
        <w:pStyle w:val="NormalWeb"/>
        <w:spacing w:before="240" w:beforeAutospacing="0" w:after="120" w:afterAutospacing="0"/>
        <w:jc w:val="both"/>
      </w:pPr>
      <w:r>
        <w:rPr>
          <w:color w:val="000000"/>
          <w:sz w:val="22"/>
          <w:szCs w:val="22"/>
        </w:rPr>
        <w:t xml:space="preserve">La fase de investigación se basa </w:t>
      </w:r>
      <w:r w:rsidR="005114F4">
        <w:rPr>
          <w:color w:val="000000"/>
          <w:sz w:val="22"/>
          <w:szCs w:val="22"/>
        </w:rPr>
        <w:t>en los 2 niveles del modelo de Cristiani et al</w:t>
      </w:r>
      <w:r>
        <w:rPr>
          <w:color w:val="000000"/>
          <w:sz w:val="22"/>
          <w:szCs w:val="22"/>
        </w:rPr>
        <w:t xml:space="preserve"> </w:t>
      </w:r>
      <w:sdt>
        <w:sdtPr>
          <w:rPr>
            <w:color w:val="000000"/>
            <w:sz w:val="22"/>
            <w:szCs w:val="22"/>
          </w:rPr>
          <w:id w:val="1762563027"/>
          <w:citation/>
        </w:sdtPr>
        <w:sdtEndPr/>
        <w:sdtContent>
          <w:r w:rsidR="00640605">
            <w:rPr>
              <w:color w:val="000000"/>
              <w:sz w:val="22"/>
              <w:szCs w:val="22"/>
            </w:rPr>
            <w:fldChar w:fldCharType="begin"/>
          </w:r>
          <w:r w:rsidR="00640605">
            <w:rPr>
              <w:color w:val="000000"/>
              <w:sz w:val="22"/>
              <w:szCs w:val="22"/>
            </w:rPr>
            <w:instrText xml:space="preserve"> CITATION Cri11 \l 9226 </w:instrText>
          </w:r>
          <w:r w:rsidR="00640605">
            <w:rPr>
              <w:color w:val="000000"/>
              <w:sz w:val="22"/>
              <w:szCs w:val="22"/>
            </w:rPr>
            <w:fldChar w:fldCharType="separate"/>
          </w:r>
          <w:r w:rsidR="00055293" w:rsidRPr="00055293">
            <w:rPr>
              <w:noProof/>
              <w:color w:val="000000"/>
              <w:sz w:val="22"/>
              <w:szCs w:val="22"/>
            </w:rPr>
            <w:t>[9]</w:t>
          </w:r>
          <w:r w:rsidR="00640605">
            <w:rPr>
              <w:color w:val="000000"/>
              <w:sz w:val="22"/>
              <w:szCs w:val="22"/>
            </w:rPr>
            <w:fldChar w:fldCharType="end"/>
          </w:r>
        </w:sdtContent>
      </w:sdt>
      <w:r w:rsidR="00D737BD">
        <w:rPr>
          <w:color w:val="000000"/>
          <w:sz w:val="22"/>
          <w:szCs w:val="22"/>
        </w:rPr>
        <w:t>:</w:t>
      </w:r>
    </w:p>
    <w:p w14:paraId="2252A0C9" w14:textId="77777777" w:rsidR="009B013D" w:rsidRDefault="009B013D" w:rsidP="00E86840">
      <w:pPr>
        <w:pStyle w:val="NormalWeb"/>
        <w:spacing w:before="240" w:beforeAutospacing="0" w:after="120" w:afterAutospacing="0"/>
        <w:jc w:val="both"/>
      </w:pPr>
      <w:r>
        <w:rPr>
          <w:b/>
          <w:bCs/>
          <w:color w:val="000000"/>
          <w:sz w:val="22"/>
          <w:szCs w:val="22"/>
        </w:rPr>
        <w:t xml:space="preserve">Análisis de bajo nivel: </w:t>
      </w:r>
      <w:r>
        <w:rPr>
          <w:color w:val="000000"/>
          <w:sz w:val="22"/>
          <w:szCs w:val="22"/>
        </w:rPr>
        <w:t>La etapa de análisis del módulo de bajo nivel identifica el conjunto de técnicas y herramientas que permiten realizar el procesamiento de bajo nivel. A partir de este análisis, se seleccionará de una forma rigurosa la herramienta que se utilizará en la fase de implementación y validación. Dado que el foco del proyecto no se encuentra en el procesamiento de imágenes, la evaluación del modelo no resulta afectada en caso de que el preprocesamiento de imágenes no pueda ser ejecutado en tiempo real.</w:t>
      </w:r>
    </w:p>
    <w:p w14:paraId="56EF0813" w14:textId="58E61145" w:rsidR="009B013D" w:rsidRDefault="009B013D" w:rsidP="00E86840">
      <w:pPr>
        <w:pStyle w:val="NormalWeb"/>
        <w:spacing w:before="240" w:beforeAutospacing="0" w:after="120" w:afterAutospacing="0"/>
        <w:jc w:val="both"/>
      </w:pPr>
      <w:r>
        <w:rPr>
          <w:b/>
          <w:bCs/>
          <w:color w:val="000000"/>
          <w:sz w:val="22"/>
          <w:szCs w:val="22"/>
        </w:rPr>
        <w:lastRenderedPageBreak/>
        <w:t xml:space="preserve">Análisis de alto nivel: </w:t>
      </w:r>
      <w:r>
        <w:rPr>
          <w:color w:val="000000"/>
          <w:sz w:val="22"/>
          <w:szCs w:val="22"/>
        </w:rPr>
        <w:t xml:space="preserve">A través de un análisis sistemático y riguroso, la etapa de análisis de alto nivel busca identificar los conceptos, métodos y técnicas necesarias para el desarrollo del modelo de detección de alto nivel. Entre las actividades propuestas para esta etapa se incluyen la recopilación de artículos, la elaboración de mapas conceptuales y la elaboración del documento del estado del arte. </w:t>
      </w:r>
    </w:p>
    <w:p w14:paraId="2B159E90" w14:textId="77777777" w:rsidR="009B013D" w:rsidRPr="009B013D" w:rsidRDefault="009B013D" w:rsidP="00E86840">
      <w:pPr>
        <w:pStyle w:val="Ttulo3"/>
        <w:rPr>
          <w:lang w:val="es-CO"/>
        </w:rPr>
      </w:pPr>
      <w:bookmarkStart w:id="20" w:name="_Toc531325698"/>
      <w:r w:rsidRPr="009B013D">
        <w:rPr>
          <w:rFonts w:cs="Arial"/>
          <w:color w:val="000000"/>
          <w:szCs w:val="24"/>
          <w:lang w:val="es-CO"/>
        </w:rPr>
        <w:t>Diseño</w:t>
      </w:r>
      <w:bookmarkEnd w:id="20"/>
      <w:r w:rsidRPr="009B013D">
        <w:rPr>
          <w:rFonts w:cs="Arial"/>
          <w:color w:val="000000"/>
          <w:szCs w:val="24"/>
          <w:lang w:val="es-CO"/>
        </w:rPr>
        <w:t xml:space="preserve"> </w:t>
      </w:r>
    </w:p>
    <w:p w14:paraId="7770D619" w14:textId="77777777" w:rsidR="009B013D" w:rsidRDefault="009B013D" w:rsidP="00E86840">
      <w:pPr>
        <w:pStyle w:val="NormalWeb"/>
        <w:spacing w:before="240" w:beforeAutospacing="0" w:after="120" w:afterAutospacing="0"/>
        <w:jc w:val="both"/>
      </w:pPr>
      <w:r>
        <w:rPr>
          <w:color w:val="000000"/>
          <w:sz w:val="22"/>
          <w:szCs w:val="22"/>
        </w:rPr>
        <w:t>La fase de diseño desarrolla el modelo del sistema multiagente utilizado para la identificación de actividades inusuales. Se divide en dos etapas:</w:t>
      </w:r>
    </w:p>
    <w:p w14:paraId="3ED26A7A" w14:textId="2B5B6B2F" w:rsidR="009B013D" w:rsidRDefault="009B013D" w:rsidP="00E86840">
      <w:pPr>
        <w:pStyle w:val="NormalWeb"/>
        <w:spacing w:before="240" w:beforeAutospacing="0" w:after="120" w:afterAutospacing="0"/>
        <w:jc w:val="both"/>
      </w:pPr>
      <w:r>
        <w:rPr>
          <w:b/>
          <w:bCs/>
          <w:color w:val="000000"/>
          <w:sz w:val="22"/>
          <w:szCs w:val="22"/>
        </w:rPr>
        <w:t xml:space="preserve">Desarrollo del sistema multiagente: </w:t>
      </w:r>
      <w:r>
        <w:rPr>
          <w:color w:val="000000"/>
          <w:sz w:val="22"/>
          <w:szCs w:val="22"/>
        </w:rPr>
        <w:t>La primera etapa del diseño consiste en el desarrollo de la arquitectura del sistema basado en agentes racionales. Antes de realizar el desarrollo del modelo, el investigador debe identificar 3 actividades inusuales que tengan un alto grado de relevancia dentro del caso de estudio seleccionado. El modelo del sistema multiagente será desarrollado a partir de la metodología de diseño AOPOA</w:t>
      </w:r>
      <w:r w:rsidR="008248F9">
        <w:rPr>
          <w:color w:val="000000"/>
          <w:sz w:val="22"/>
          <w:szCs w:val="22"/>
        </w:rPr>
        <w:t xml:space="preserve"> </w:t>
      </w:r>
      <w:sdt>
        <w:sdtPr>
          <w:rPr>
            <w:color w:val="000000"/>
            <w:sz w:val="22"/>
            <w:szCs w:val="22"/>
          </w:rPr>
          <w:id w:val="1764037573"/>
          <w:citation/>
        </w:sdtPr>
        <w:sdtEndPr/>
        <w:sdtContent>
          <w:r w:rsidR="008248F9">
            <w:rPr>
              <w:color w:val="000000"/>
              <w:sz w:val="22"/>
              <w:szCs w:val="22"/>
            </w:rPr>
            <w:fldChar w:fldCharType="begin"/>
          </w:r>
          <w:r w:rsidR="008248F9">
            <w:rPr>
              <w:color w:val="000000"/>
              <w:sz w:val="22"/>
              <w:szCs w:val="22"/>
            </w:rPr>
            <w:instrText xml:space="preserve"> CITATION Gon06 \l 9226 </w:instrText>
          </w:r>
          <w:r w:rsidR="008248F9">
            <w:rPr>
              <w:color w:val="000000"/>
              <w:sz w:val="22"/>
              <w:szCs w:val="22"/>
            </w:rPr>
            <w:fldChar w:fldCharType="separate"/>
          </w:r>
          <w:r w:rsidR="00055293" w:rsidRPr="00055293">
            <w:rPr>
              <w:noProof/>
              <w:color w:val="000000"/>
              <w:sz w:val="22"/>
              <w:szCs w:val="22"/>
            </w:rPr>
            <w:t>[24]</w:t>
          </w:r>
          <w:r w:rsidR="008248F9">
            <w:rPr>
              <w:color w:val="000000"/>
              <w:sz w:val="22"/>
              <w:szCs w:val="22"/>
            </w:rPr>
            <w:fldChar w:fldCharType="end"/>
          </w:r>
        </w:sdtContent>
      </w:sdt>
      <w:r>
        <w:rPr>
          <w:color w:val="000000"/>
          <w:sz w:val="22"/>
          <w:szCs w:val="22"/>
        </w:rPr>
        <w:t>, generando énfasis en el desarrollo de estrategias cooperativas enfocadas a la solución de problemas como la transmisión y el procesamiento eficiente de la información.</w:t>
      </w:r>
    </w:p>
    <w:p w14:paraId="294BABA7" w14:textId="4CDB5C71" w:rsidR="009B013D" w:rsidRPr="00640605" w:rsidRDefault="009B013D" w:rsidP="00E86840">
      <w:pPr>
        <w:pStyle w:val="NormalWeb"/>
        <w:spacing w:before="240" w:beforeAutospacing="0" w:after="120" w:afterAutospacing="0"/>
        <w:jc w:val="both"/>
      </w:pPr>
      <w:r>
        <w:rPr>
          <w:b/>
          <w:bCs/>
          <w:color w:val="000000"/>
          <w:sz w:val="22"/>
          <w:szCs w:val="22"/>
        </w:rPr>
        <w:t>Desarrollo de la inteligencia del agente:</w:t>
      </w:r>
      <w:r>
        <w:rPr>
          <w:color w:val="000000"/>
          <w:sz w:val="22"/>
          <w:szCs w:val="22"/>
        </w:rPr>
        <w:t xml:space="preserve"> El diseño del modelo de inteligencia se elaborará a partir de la metodología de diseño iterativo e incremental basada en prototipos </w:t>
      </w:r>
      <w:sdt>
        <w:sdtPr>
          <w:rPr>
            <w:color w:val="000000"/>
            <w:sz w:val="22"/>
            <w:szCs w:val="22"/>
          </w:rPr>
          <w:id w:val="286939671"/>
          <w:citation/>
        </w:sdtPr>
        <w:sdtEndPr/>
        <w:sdtContent>
          <w:r w:rsidR="00640605">
            <w:rPr>
              <w:color w:val="000000"/>
              <w:sz w:val="22"/>
              <w:szCs w:val="22"/>
            </w:rPr>
            <w:fldChar w:fldCharType="begin"/>
          </w:r>
          <w:r w:rsidR="00640605">
            <w:rPr>
              <w:color w:val="000000"/>
              <w:sz w:val="22"/>
              <w:szCs w:val="22"/>
            </w:rPr>
            <w:instrText xml:space="preserve"> CITATION Bra17 \l 9226 </w:instrText>
          </w:r>
          <w:r w:rsidR="00640605">
            <w:rPr>
              <w:color w:val="000000"/>
              <w:sz w:val="22"/>
              <w:szCs w:val="22"/>
            </w:rPr>
            <w:fldChar w:fldCharType="separate"/>
          </w:r>
          <w:r w:rsidR="00055293" w:rsidRPr="00055293">
            <w:rPr>
              <w:noProof/>
              <w:color w:val="000000"/>
              <w:sz w:val="22"/>
              <w:szCs w:val="22"/>
            </w:rPr>
            <w:t>[25]</w:t>
          </w:r>
          <w:r w:rsidR="00640605">
            <w:rPr>
              <w:color w:val="000000"/>
              <w:sz w:val="22"/>
              <w:szCs w:val="22"/>
            </w:rPr>
            <w:fldChar w:fldCharType="end"/>
          </w:r>
        </w:sdtContent>
      </w:sdt>
      <w:r>
        <w:rPr>
          <w:color w:val="000000"/>
          <w:sz w:val="22"/>
          <w:szCs w:val="22"/>
        </w:rPr>
        <w:t xml:space="preserve">, en donde cada incremento abarca el diseño de uno o más agentes. De acuerdo con la caracterización de roles y el mapeo de requerimientos, se define para cada agente si requiere el uso de inteligencia artificial. En caso de requerir inteligencia, se debe seleccionar cuál es la técnica adecuada de acuerdo con las capacidades ofrecidas por el módulo de bajo nivel y a los resultados reportados en el estado del arte. Los resultados de selección se apoyarán con la </w:t>
      </w:r>
      <w:r w:rsidRPr="00640605">
        <w:rPr>
          <w:color w:val="000000"/>
          <w:sz w:val="22"/>
          <w:szCs w:val="22"/>
        </w:rPr>
        <w:t>ejecución de una prueba de concepto, la cual contendrá sets de entrenamiento y validación capturados directamente del caso de estudio.</w:t>
      </w:r>
    </w:p>
    <w:p w14:paraId="5704FDA2" w14:textId="77777777" w:rsidR="009B013D" w:rsidRPr="00640605" w:rsidRDefault="009B013D" w:rsidP="00E86840">
      <w:pPr>
        <w:pStyle w:val="Ttulo3"/>
        <w:rPr>
          <w:lang w:val="es-CO"/>
        </w:rPr>
      </w:pPr>
      <w:bookmarkStart w:id="21" w:name="_Toc531325699"/>
      <w:r w:rsidRPr="00640605">
        <w:rPr>
          <w:rFonts w:cs="Arial"/>
          <w:color w:val="000000"/>
          <w:szCs w:val="24"/>
          <w:lang w:val="es-CO"/>
        </w:rPr>
        <w:t>Implementación y Evaluación Experimental</w:t>
      </w:r>
      <w:bookmarkEnd w:id="21"/>
      <w:r w:rsidRPr="00640605">
        <w:rPr>
          <w:rFonts w:cs="Arial"/>
          <w:color w:val="000000"/>
          <w:szCs w:val="24"/>
          <w:lang w:val="es-CO"/>
        </w:rPr>
        <w:t xml:space="preserve"> </w:t>
      </w:r>
    </w:p>
    <w:p w14:paraId="75831321" w14:textId="77777777" w:rsidR="009B013D" w:rsidRPr="00640605" w:rsidRDefault="009B013D" w:rsidP="00E86840">
      <w:pPr>
        <w:pStyle w:val="NormalWeb"/>
        <w:spacing w:before="240" w:beforeAutospacing="0" w:after="120" w:afterAutospacing="0"/>
        <w:jc w:val="both"/>
      </w:pPr>
      <w:r w:rsidRPr="00640605">
        <w:rPr>
          <w:color w:val="000000"/>
          <w:sz w:val="22"/>
          <w:szCs w:val="22"/>
        </w:rPr>
        <w:t xml:space="preserve">La implementación del modelo del sistema multiagente se realizará de forma parcial, debido a la limitación de tiempo de TG-MISyC impide que no sea suficiente el desarrollo de una implementación completa. En esta etapa se seleccionan cuáles agentes se implementarán en el sistema y qué aspectos de inteligencia se desarrollan en los agentes. Los tipos de agentes y las funcionalidades se seleccionan con el objetivo de validar las técnicas de alto nivel y estrategias cooperativas desarrolladas en la fase de diseño. </w:t>
      </w:r>
    </w:p>
    <w:p w14:paraId="4E95F412" w14:textId="4215938B" w:rsidR="00A66968" w:rsidRDefault="009B013D" w:rsidP="00E86840">
      <w:pPr>
        <w:pStyle w:val="NormalWeb"/>
        <w:spacing w:before="240" w:beforeAutospacing="0" w:after="120" w:afterAutospacing="0"/>
        <w:jc w:val="both"/>
        <w:rPr>
          <w:color w:val="000000"/>
          <w:sz w:val="22"/>
          <w:szCs w:val="22"/>
        </w:rPr>
      </w:pPr>
      <w:r>
        <w:rPr>
          <w:color w:val="000000"/>
          <w:sz w:val="22"/>
          <w:szCs w:val="22"/>
        </w:rPr>
        <w:t>La evaluación del modelo se desarrolla mediante el desarrollo de un protocolo experimental, el cual busca evaluar y caracterizar el desarrollo del modelo a partir del porcentaje de precisión obtenido con respecto a los trabajos identificados en el estado del arte.</w:t>
      </w:r>
      <w:r w:rsidR="00362A97">
        <w:rPr>
          <w:color w:val="000000"/>
          <w:sz w:val="22"/>
          <w:szCs w:val="22"/>
        </w:rPr>
        <w:t xml:space="preserve"> El protocolo experimenta definirá </w:t>
      </w:r>
      <w:r w:rsidR="00362A97">
        <w:rPr>
          <w:color w:val="000000"/>
          <w:sz w:val="22"/>
          <w:szCs w:val="22"/>
        </w:rPr>
        <w:t xml:space="preserve">la recopilación de videos </w:t>
      </w:r>
      <w:r w:rsidR="00D737BD">
        <w:rPr>
          <w:color w:val="000000"/>
          <w:sz w:val="22"/>
          <w:szCs w:val="22"/>
        </w:rPr>
        <w:t>a capturar</w:t>
      </w:r>
      <w:r w:rsidR="00362A97">
        <w:rPr>
          <w:color w:val="000000"/>
          <w:sz w:val="22"/>
          <w:szCs w:val="22"/>
        </w:rPr>
        <w:t xml:space="preserve"> el sistema CCTV. Cabe resaltar que los videos se obtienen a través de escenas actuadas en un ambiente controlado, debido a que el centro comercial se negó a que su registro de videos fuera utilizado dentro del proyecto de investigación.</w:t>
      </w:r>
      <w:r>
        <w:rPr>
          <w:color w:val="000000"/>
          <w:sz w:val="22"/>
          <w:szCs w:val="22"/>
        </w:rPr>
        <w:t xml:space="preserve"> Como aspecto cualitativo, se evaluará el grado de utilidad del sistema percibido por las empresas aliadas y el personal de seguridad y vigilancia.</w:t>
      </w:r>
      <w:bookmarkStart w:id="22" w:name="_Toc428793017"/>
      <w:r w:rsidR="00A66968">
        <w:rPr>
          <w:color w:val="000000"/>
          <w:sz w:val="22"/>
          <w:szCs w:val="22"/>
        </w:rPr>
        <w:br w:type="page"/>
      </w:r>
    </w:p>
    <w:p w14:paraId="69C12D9A" w14:textId="77777777" w:rsidR="00F16E3C" w:rsidRDefault="00BB6767" w:rsidP="005F4B47">
      <w:pPr>
        <w:pStyle w:val="Ttulo1"/>
        <w:numPr>
          <w:ilvl w:val="0"/>
          <w:numId w:val="20"/>
        </w:numPr>
      </w:pPr>
      <w:bookmarkStart w:id="23" w:name="_Toc531325700"/>
      <w:r>
        <w:lastRenderedPageBreak/>
        <w:t>M</w:t>
      </w:r>
      <w:r w:rsidR="00CD5DE5">
        <w:t>arco teórico /</w:t>
      </w:r>
      <w:r>
        <w:t xml:space="preserve"> E</w:t>
      </w:r>
      <w:r w:rsidR="00CD5DE5">
        <w:t>stado del arte</w:t>
      </w:r>
      <w:bookmarkEnd w:id="22"/>
      <w:bookmarkEnd w:id="23"/>
    </w:p>
    <w:p w14:paraId="32FF6FB2" w14:textId="77777777" w:rsidR="003346E3" w:rsidRDefault="003346E3" w:rsidP="00E86840">
      <w:pPr>
        <w:pStyle w:val="NormalWeb"/>
        <w:spacing w:before="240" w:beforeAutospacing="0" w:after="120" w:afterAutospacing="0"/>
        <w:jc w:val="both"/>
        <w:rPr>
          <w:color w:val="000000"/>
          <w:sz w:val="22"/>
          <w:szCs w:val="22"/>
        </w:rPr>
      </w:pPr>
    </w:p>
    <w:p w14:paraId="0C6CD815" w14:textId="253065F3" w:rsidR="00A66968" w:rsidRDefault="003346E3" w:rsidP="00431108">
      <w:pPr>
        <w:pStyle w:val="NormalWeb"/>
        <w:spacing w:before="240" w:beforeAutospacing="0" w:after="120" w:afterAutospacing="0"/>
        <w:jc w:val="both"/>
      </w:pPr>
      <w:r>
        <w:rPr>
          <w:color w:val="000000"/>
          <w:sz w:val="22"/>
          <w:szCs w:val="22"/>
        </w:rPr>
        <w:t xml:space="preserve">Según un informe generado por la empresa IHS Market en el año 2016, se estima que en cada año el mercado de los equipos de videovigilancia crece un </w:t>
      </w:r>
      <w:r w:rsidR="00431108">
        <w:rPr>
          <w:color w:val="000000"/>
          <w:sz w:val="22"/>
          <w:szCs w:val="22"/>
        </w:rPr>
        <w:t xml:space="preserve">7% de forma anual </w:t>
      </w:r>
      <w:sdt>
        <w:sdtPr>
          <w:rPr>
            <w:color w:val="000000"/>
            <w:sz w:val="22"/>
            <w:szCs w:val="22"/>
          </w:rPr>
          <w:id w:val="1036381738"/>
          <w:citation/>
        </w:sdtPr>
        <w:sdtEndPr/>
        <w:sdtContent>
          <w:r w:rsidR="00431108">
            <w:rPr>
              <w:color w:val="000000"/>
              <w:sz w:val="22"/>
              <w:szCs w:val="22"/>
            </w:rPr>
            <w:fldChar w:fldCharType="begin"/>
          </w:r>
          <w:r w:rsidR="00431108">
            <w:rPr>
              <w:color w:val="000000"/>
              <w:sz w:val="22"/>
              <w:szCs w:val="22"/>
            </w:rPr>
            <w:instrText xml:space="preserve"> CITATION IHS16 \l 9226 </w:instrText>
          </w:r>
          <w:r w:rsidR="00431108">
            <w:rPr>
              <w:color w:val="000000"/>
              <w:sz w:val="22"/>
              <w:szCs w:val="22"/>
            </w:rPr>
            <w:fldChar w:fldCharType="separate"/>
          </w:r>
          <w:r w:rsidR="00055293" w:rsidRPr="00055293">
            <w:rPr>
              <w:noProof/>
              <w:color w:val="000000"/>
              <w:sz w:val="22"/>
              <w:szCs w:val="22"/>
            </w:rPr>
            <w:t>[26]</w:t>
          </w:r>
          <w:r w:rsidR="00431108">
            <w:rPr>
              <w:color w:val="000000"/>
              <w:sz w:val="22"/>
              <w:szCs w:val="22"/>
            </w:rPr>
            <w:fldChar w:fldCharType="end"/>
          </w:r>
        </w:sdtContent>
      </w:sdt>
      <w:r w:rsidR="00431108">
        <w:rPr>
          <w:color w:val="000000"/>
          <w:sz w:val="22"/>
          <w:szCs w:val="22"/>
        </w:rPr>
        <w:t xml:space="preserve">. La reducción de costos generada por la masificación de la producción de cámaras en el mercado chino, además los avances continuos en las tecnologías de comunicación han provocado que los sistemas CCTV integren cada día un mayor número de cámaras. </w:t>
      </w:r>
      <w:r w:rsidR="00A66968">
        <w:rPr>
          <w:color w:val="000000"/>
          <w:sz w:val="22"/>
          <w:szCs w:val="22"/>
        </w:rPr>
        <w:t xml:space="preserve">En ciudades como Londres, se estima que por cada 11 personas existe 1 cámara instalada dentro de un circuito CCTV </w:t>
      </w:r>
      <w:sdt>
        <w:sdtPr>
          <w:rPr>
            <w:color w:val="000000"/>
            <w:sz w:val="22"/>
            <w:szCs w:val="22"/>
          </w:rPr>
          <w:id w:val="-342560057"/>
          <w:citation/>
        </w:sdtPr>
        <w:sdtEndPr/>
        <w:sdtContent>
          <w:r w:rsidR="00CE7138">
            <w:rPr>
              <w:color w:val="000000"/>
              <w:sz w:val="22"/>
              <w:szCs w:val="22"/>
            </w:rPr>
            <w:fldChar w:fldCharType="begin"/>
          </w:r>
          <w:r w:rsidR="00CE7138">
            <w:rPr>
              <w:color w:val="000000"/>
              <w:sz w:val="22"/>
              <w:szCs w:val="22"/>
            </w:rPr>
            <w:instrText xml:space="preserve"> CITATION Bar13 \l 9226 </w:instrText>
          </w:r>
          <w:r w:rsidR="00CE7138">
            <w:rPr>
              <w:color w:val="000000"/>
              <w:sz w:val="22"/>
              <w:szCs w:val="22"/>
            </w:rPr>
            <w:fldChar w:fldCharType="separate"/>
          </w:r>
          <w:r w:rsidR="00055293" w:rsidRPr="00055293">
            <w:rPr>
              <w:noProof/>
              <w:color w:val="000000"/>
              <w:sz w:val="22"/>
              <w:szCs w:val="22"/>
            </w:rPr>
            <w:t>[27]</w:t>
          </w:r>
          <w:r w:rsidR="00CE7138">
            <w:rPr>
              <w:color w:val="000000"/>
              <w:sz w:val="22"/>
              <w:szCs w:val="22"/>
            </w:rPr>
            <w:fldChar w:fldCharType="end"/>
          </w:r>
        </w:sdtContent>
      </w:sdt>
      <w:r w:rsidR="00A66968">
        <w:rPr>
          <w:color w:val="000000"/>
          <w:sz w:val="22"/>
          <w:szCs w:val="22"/>
        </w:rPr>
        <w:t xml:space="preserve">. Aunque en Colombia no existen estudios que estimen de forma precisa el número de sistemas CCTVs instalados, ciudades como Bogotá han fomentado políticas públicas que promueven la instalación de CCTVs en puntos estratégicos urbanos </w:t>
      </w:r>
      <w:sdt>
        <w:sdtPr>
          <w:rPr>
            <w:color w:val="000000"/>
            <w:sz w:val="22"/>
            <w:szCs w:val="22"/>
          </w:rPr>
          <w:id w:val="-759374183"/>
          <w:citation/>
        </w:sdtPr>
        <w:sdtEndPr/>
        <w:sdtContent>
          <w:r w:rsidR="00EF7B8B">
            <w:rPr>
              <w:color w:val="000000"/>
              <w:sz w:val="22"/>
              <w:szCs w:val="22"/>
            </w:rPr>
            <w:fldChar w:fldCharType="begin"/>
          </w:r>
          <w:r w:rsidR="00EF7B8B">
            <w:rPr>
              <w:color w:val="000000"/>
              <w:sz w:val="22"/>
              <w:szCs w:val="22"/>
            </w:rPr>
            <w:instrText xml:space="preserve">CITATION Cue17 \l 9226 </w:instrText>
          </w:r>
          <w:r w:rsidR="00EF7B8B">
            <w:rPr>
              <w:color w:val="000000"/>
              <w:sz w:val="22"/>
              <w:szCs w:val="22"/>
            </w:rPr>
            <w:fldChar w:fldCharType="separate"/>
          </w:r>
          <w:r w:rsidR="00055293" w:rsidRPr="00055293">
            <w:rPr>
              <w:noProof/>
              <w:color w:val="000000"/>
              <w:sz w:val="22"/>
              <w:szCs w:val="22"/>
            </w:rPr>
            <w:t>[28]</w:t>
          </w:r>
          <w:r w:rsidR="00EF7B8B">
            <w:rPr>
              <w:color w:val="000000"/>
              <w:sz w:val="22"/>
              <w:szCs w:val="22"/>
            </w:rPr>
            <w:fldChar w:fldCharType="end"/>
          </w:r>
        </w:sdtContent>
      </w:sdt>
      <w:r w:rsidR="00A66968">
        <w:rPr>
          <w:color w:val="000000"/>
          <w:sz w:val="22"/>
          <w:szCs w:val="22"/>
        </w:rPr>
        <w:t xml:space="preserve">. </w:t>
      </w:r>
    </w:p>
    <w:p w14:paraId="46AA5DFE" w14:textId="3A8B5E2A" w:rsidR="00A66968" w:rsidRDefault="00A66968" w:rsidP="00E86840">
      <w:pPr>
        <w:pStyle w:val="NormalWeb"/>
        <w:spacing w:before="240" w:beforeAutospacing="0" w:after="120" w:afterAutospacing="0"/>
        <w:jc w:val="both"/>
      </w:pPr>
      <w:r>
        <w:rPr>
          <w:color w:val="000000"/>
          <w:sz w:val="22"/>
          <w:szCs w:val="22"/>
        </w:rPr>
        <w:t>Teniendo en cuenta el uso potencial de las aplicaciones orientadas a sistemas CCTV</w:t>
      </w:r>
      <w:r w:rsidR="004E6CE7">
        <w:rPr>
          <w:color w:val="000000"/>
          <w:sz w:val="22"/>
          <w:szCs w:val="22"/>
        </w:rPr>
        <w:t xml:space="preserve"> y su uso masivo dentro de los esquemas de seguridad y vigilancia</w:t>
      </w:r>
      <w:r>
        <w:rPr>
          <w:color w:val="000000"/>
          <w:sz w:val="22"/>
          <w:szCs w:val="22"/>
        </w:rPr>
        <w:t xml:space="preserve">, la identificación automática de actividades humanas ha sido un tema de gran interés </w:t>
      </w:r>
      <w:r w:rsidR="00EF7B8B">
        <w:rPr>
          <w:color w:val="000000"/>
          <w:sz w:val="22"/>
          <w:szCs w:val="22"/>
        </w:rPr>
        <w:t xml:space="preserve">entre </w:t>
      </w:r>
      <w:r w:rsidR="004E6CE7">
        <w:rPr>
          <w:color w:val="000000"/>
          <w:sz w:val="22"/>
          <w:szCs w:val="22"/>
        </w:rPr>
        <w:t>la comunidad científica y la industria</w:t>
      </w:r>
      <w:r w:rsidR="00EF7B8B">
        <w:rPr>
          <w:color w:val="000000"/>
          <w:sz w:val="22"/>
          <w:szCs w:val="22"/>
        </w:rPr>
        <w:t xml:space="preserve"> </w:t>
      </w:r>
      <w:sdt>
        <w:sdtPr>
          <w:rPr>
            <w:color w:val="000000"/>
            <w:sz w:val="22"/>
            <w:szCs w:val="22"/>
          </w:rPr>
          <w:id w:val="-820879274"/>
          <w:citation/>
        </w:sdtPr>
        <w:sdtEndPr/>
        <w:sdtContent>
          <w:r w:rsidR="00EF7B8B">
            <w:rPr>
              <w:color w:val="000000"/>
              <w:sz w:val="22"/>
              <w:szCs w:val="22"/>
            </w:rPr>
            <w:fldChar w:fldCharType="begin"/>
          </w:r>
          <w:r w:rsidR="00EF7B8B">
            <w:rPr>
              <w:color w:val="000000"/>
              <w:sz w:val="22"/>
              <w:szCs w:val="22"/>
            </w:rPr>
            <w:instrText xml:space="preserve"> CITATION Tur08 \l 9226 </w:instrText>
          </w:r>
          <w:r w:rsidR="00EF7B8B">
            <w:rPr>
              <w:color w:val="000000"/>
              <w:sz w:val="22"/>
              <w:szCs w:val="22"/>
            </w:rPr>
            <w:fldChar w:fldCharType="separate"/>
          </w:r>
          <w:r w:rsidR="00055293" w:rsidRPr="00055293">
            <w:rPr>
              <w:noProof/>
              <w:color w:val="000000"/>
              <w:sz w:val="22"/>
              <w:szCs w:val="22"/>
            </w:rPr>
            <w:t>[18]</w:t>
          </w:r>
          <w:r w:rsidR="00EF7B8B">
            <w:rPr>
              <w:color w:val="000000"/>
              <w:sz w:val="22"/>
              <w:szCs w:val="22"/>
            </w:rPr>
            <w:fldChar w:fldCharType="end"/>
          </w:r>
        </w:sdtContent>
      </w:sdt>
      <w:r>
        <w:rPr>
          <w:color w:val="000000"/>
          <w:sz w:val="22"/>
          <w:szCs w:val="22"/>
        </w:rPr>
        <w:t xml:space="preserve">. El término acción humana se encuentra asociado a una gran cantidad de definiciones, que se encuentra desde un simple movimiento de articulación, hasta una secuencia compleja de movimientos efectuadas por una o más personas </w:t>
      </w:r>
      <w:sdt>
        <w:sdtPr>
          <w:rPr>
            <w:color w:val="000000"/>
            <w:sz w:val="22"/>
            <w:szCs w:val="22"/>
          </w:rPr>
          <w:id w:val="1567069151"/>
          <w:citation/>
        </w:sdtPr>
        <w:sdtEndPr/>
        <w:sdtContent>
          <w:r w:rsidR="00DE6992">
            <w:rPr>
              <w:color w:val="000000"/>
              <w:sz w:val="22"/>
              <w:szCs w:val="22"/>
            </w:rPr>
            <w:fldChar w:fldCharType="begin"/>
          </w:r>
          <w:r w:rsidR="00DE6992">
            <w:rPr>
              <w:color w:val="000000"/>
              <w:sz w:val="22"/>
              <w:szCs w:val="22"/>
            </w:rPr>
            <w:instrText xml:space="preserve"> CITATION Kon18 \l 9226 </w:instrText>
          </w:r>
          <w:r w:rsidR="00DE6992">
            <w:rPr>
              <w:color w:val="000000"/>
              <w:sz w:val="22"/>
              <w:szCs w:val="22"/>
            </w:rPr>
            <w:fldChar w:fldCharType="separate"/>
          </w:r>
          <w:r w:rsidR="00055293" w:rsidRPr="00055293">
            <w:rPr>
              <w:noProof/>
              <w:color w:val="000000"/>
              <w:sz w:val="22"/>
              <w:szCs w:val="22"/>
            </w:rPr>
            <w:t>[29]</w:t>
          </w:r>
          <w:r w:rsidR="00DE6992">
            <w:rPr>
              <w:color w:val="000000"/>
              <w:sz w:val="22"/>
              <w:szCs w:val="22"/>
            </w:rPr>
            <w:fldChar w:fldCharType="end"/>
          </w:r>
        </w:sdtContent>
      </w:sdt>
      <w:r>
        <w:rPr>
          <w:color w:val="000000"/>
          <w:sz w:val="22"/>
          <w:szCs w:val="22"/>
        </w:rPr>
        <w:t>. Por otra parte, algunos trabajos orientados al desarrollo de aplicaciones de seguridad se encuentran orientadas a detectar el comportamiento de la persona más que sus actividades, con el objetivo de determinar si la persona se encuentra desempeñando alguna acción delictiva</w:t>
      </w:r>
      <w:r w:rsidR="00D66AC7">
        <w:rPr>
          <w:color w:val="000000"/>
          <w:sz w:val="22"/>
          <w:szCs w:val="22"/>
        </w:rPr>
        <w:t xml:space="preserve"> </w:t>
      </w:r>
      <w:sdt>
        <w:sdtPr>
          <w:rPr>
            <w:color w:val="000000"/>
            <w:sz w:val="22"/>
            <w:szCs w:val="22"/>
          </w:rPr>
          <w:id w:val="361638093"/>
          <w:citation/>
        </w:sdtPr>
        <w:sdtEndPr/>
        <w:sdtContent>
          <w:r w:rsidR="003346E3">
            <w:rPr>
              <w:color w:val="000000"/>
              <w:sz w:val="22"/>
              <w:szCs w:val="22"/>
            </w:rPr>
            <w:fldChar w:fldCharType="begin"/>
          </w:r>
          <w:r w:rsidR="003346E3">
            <w:rPr>
              <w:color w:val="000000"/>
              <w:sz w:val="22"/>
              <w:szCs w:val="22"/>
            </w:rPr>
            <w:instrText xml:space="preserve"> CITATION Cal11 \l 9226 </w:instrText>
          </w:r>
          <w:r w:rsidR="003346E3">
            <w:rPr>
              <w:color w:val="000000"/>
              <w:sz w:val="22"/>
              <w:szCs w:val="22"/>
            </w:rPr>
            <w:fldChar w:fldCharType="separate"/>
          </w:r>
          <w:r w:rsidR="00055293" w:rsidRPr="00055293">
            <w:rPr>
              <w:noProof/>
              <w:color w:val="000000"/>
              <w:sz w:val="22"/>
              <w:szCs w:val="22"/>
            </w:rPr>
            <w:t>[30]</w:t>
          </w:r>
          <w:r w:rsidR="003346E3">
            <w:rPr>
              <w:color w:val="000000"/>
              <w:sz w:val="22"/>
              <w:szCs w:val="22"/>
            </w:rPr>
            <w:fldChar w:fldCharType="end"/>
          </w:r>
        </w:sdtContent>
      </w:sdt>
      <w:r>
        <w:rPr>
          <w:color w:val="000000"/>
          <w:sz w:val="22"/>
          <w:szCs w:val="22"/>
        </w:rPr>
        <w:t>.</w:t>
      </w:r>
    </w:p>
    <w:p w14:paraId="10E4B43D" w14:textId="77777777" w:rsidR="00A66968" w:rsidRDefault="00431108" w:rsidP="00E86840">
      <w:pPr>
        <w:pStyle w:val="NormalWeb"/>
        <w:spacing w:before="240" w:beforeAutospacing="0" w:after="120" w:afterAutospacing="0"/>
        <w:jc w:val="both"/>
      </w:pPr>
      <w:r>
        <w:rPr>
          <w:color w:val="000000"/>
          <w:sz w:val="22"/>
          <w:szCs w:val="22"/>
        </w:rPr>
        <w:t xml:space="preserve">Con el objetivo de </w:t>
      </w:r>
      <w:r w:rsidR="004E6CE7">
        <w:rPr>
          <w:color w:val="000000"/>
          <w:sz w:val="22"/>
          <w:szCs w:val="22"/>
        </w:rPr>
        <w:t>obtener una definición específica para el concepto de actividad, la primera sección del capítulo establece una definición según los trabajos presentes en el estado del arte. La definición brindara una base sólida para el diseño del modelo de clasificación de actividades. A partir de la definición de un modelo base de detección de actividades, se realizará un análisis de los trabajos presentes en el estado del arte que identificará los algoritmos y las técnicas necesarias para el desarrollo de cada uno de los componentes del modelo.</w:t>
      </w:r>
    </w:p>
    <w:p w14:paraId="30E34F45" w14:textId="77777777" w:rsidR="00A66968" w:rsidRPr="00BB6767" w:rsidRDefault="00A66968" w:rsidP="005F4B47">
      <w:pPr>
        <w:pStyle w:val="Ttulo2"/>
        <w:numPr>
          <w:ilvl w:val="1"/>
          <w:numId w:val="20"/>
        </w:numPr>
        <w:rPr>
          <w:sz w:val="36"/>
          <w:szCs w:val="36"/>
        </w:rPr>
      </w:pPr>
      <w:bookmarkStart w:id="24" w:name="_Toc531325701"/>
      <w:r w:rsidRPr="00BB6767">
        <w:t>Modelo de detección de actividades</w:t>
      </w:r>
      <w:bookmarkEnd w:id="24"/>
    </w:p>
    <w:p w14:paraId="1B64CC02" w14:textId="032485E9" w:rsidR="00431108" w:rsidRDefault="00431108" w:rsidP="00E86840">
      <w:pPr>
        <w:pStyle w:val="NormalWeb"/>
        <w:spacing w:before="240" w:beforeAutospacing="0" w:after="120" w:afterAutospacing="0"/>
        <w:jc w:val="both"/>
        <w:rPr>
          <w:color w:val="000000"/>
          <w:sz w:val="22"/>
          <w:szCs w:val="22"/>
        </w:rPr>
      </w:pPr>
      <w:r>
        <w:rPr>
          <w:color w:val="000000"/>
          <w:sz w:val="22"/>
          <w:szCs w:val="22"/>
        </w:rPr>
        <w:t xml:space="preserve">Un modelo de abstracción que muestra la definición de </w:t>
      </w:r>
      <w:r w:rsidR="004E6CE7">
        <w:rPr>
          <w:color w:val="000000"/>
          <w:sz w:val="22"/>
          <w:szCs w:val="22"/>
        </w:rPr>
        <w:t>actividad</w:t>
      </w:r>
      <w:r>
        <w:rPr>
          <w:color w:val="000000"/>
          <w:sz w:val="22"/>
          <w:szCs w:val="22"/>
        </w:rPr>
        <w:t xml:space="preserve"> se encuentra en el trabajo de Saad et al, los cuales proporcionan un modelo a partir de niveles de abstracción, que define el comportamiento en términos de una secuencia de actores, actividades, secuencias y poses </w:t>
      </w:r>
      <w:sdt>
        <w:sdtPr>
          <w:rPr>
            <w:color w:val="000000"/>
            <w:sz w:val="22"/>
            <w:szCs w:val="22"/>
          </w:rPr>
          <w:id w:val="2018344387"/>
          <w:citation/>
        </w:sdtPr>
        <w:sdtEndPr/>
        <w:sdtContent>
          <w:r>
            <w:rPr>
              <w:color w:val="000000"/>
              <w:sz w:val="22"/>
              <w:szCs w:val="22"/>
            </w:rPr>
            <w:fldChar w:fldCharType="begin"/>
          </w:r>
          <w:r>
            <w:rPr>
              <w:color w:val="000000"/>
              <w:sz w:val="22"/>
              <w:szCs w:val="22"/>
            </w:rPr>
            <w:instrText xml:space="preserve"> CITATION Saa13 \l 9226 </w:instrText>
          </w:r>
          <w:r>
            <w:rPr>
              <w:color w:val="000000"/>
              <w:sz w:val="22"/>
              <w:szCs w:val="22"/>
            </w:rPr>
            <w:fldChar w:fldCharType="separate"/>
          </w:r>
          <w:r w:rsidR="00055293" w:rsidRPr="00055293">
            <w:rPr>
              <w:noProof/>
              <w:color w:val="000000"/>
              <w:sz w:val="22"/>
              <w:szCs w:val="22"/>
            </w:rPr>
            <w:t>[11]</w:t>
          </w:r>
          <w:r>
            <w:rPr>
              <w:color w:val="000000"/>
              <w:sz w:val="22"/>
              <w:szCs w:val="22"/>
            </w:rPr>
            <w:fldChar w:fldCharType="end"/>
          </w:r>
        </w:sdtContent>
      </w:sdt>
      <w:r>
        <w:rPr>
          <w:color w:val="000000"/>
          <w:sz w:val="22"/>
          <w:szCs w:val="22"/>
        </w:rPr>
        <w:t>. En el modelo de Saad et al, la pose es el elemento base en la detección del comportamiento. Así como una secuencia de poses define una acción</w:t>
      </w:r>
      <w:r w:rsidR="004E6CE7">
        <w:rPr>
          <w:color w:val="000000"/>
          <w:sz w:val="22"/>
          <w:szCs w:val="22"/>
        </w:rPr>
        <w:t xml:space="preserve">, </w:t>
      </w:r>
      <w:r>
        <w:rPr>
          <w:color w:val="000000"/>
          <w:sz w:val="22"/>
          <w:szCs w:val="22"/>
        </w:rPr>
        <w:t>una secuencia de acciones define una actividad. Saad et al definen un</w:t>
      </w:r>
      <w:r w:rsidR="004E6CE7">
        <w:rPr>
          <w:color w:val="000000"/>
          <w:sz w:val="22"/>
          <w:szCs w:val="22"/>
        </w:rPr>
        <w:t xml:space="preserve">a actividad </w:t>
      </w:r>
      <w:r>
        <w:rPr>
          <w:color w:val="000000"/>
          <w:sz w:val="22"/>
          <w:szCs w:val="22"/>
        </w:rPr>
        <w:t xml:space="preserve">como una secuencia de actividades que se encuentran orientados al cumplimiento de un único objetivo. Esta definición sugiere que </w:t>
      </w:r>
      <w:r w:rsidR="004E6CE7">
        <w:rPr>
          <w:color w:val="000000"/>
          <w:sz w:val="22"/>
          <w:szCs w:val="22"/>
        </w:rPr>
        <w:t>la actividad</w:t>
      </w:r>
      <w:r>
        <w:rPr>
          <w:color w:val="000000"/>
          <w:sz w:val="22"/>
          <w:szCs w:val="22"/>
        </w:rPr>
        <w:t xml:space="preserve"> de una persona se debe medir hasta el punto en que exista un cambio en las metas de sus acciones</w:t>
      </w:r>
      <w:r w:rsidR="004E6CE7">
        <w:rPr>
          <w:color w:val="000000"/>
          <w:sz w:val="22"/>
          <w:szCs w:val="22"/>
        </w:rPr>
        <w:t>.</w:t>
      </w:r>
    </w:p>
    <w:p w14:paraId="04F31636" w14:textId="56313480" w:rsidR="00A66968" w:rsidRDefault="004E6CE7" w:rsidP="00E54D1E">
      <w:pPr>
        <w:pStyle w:val="NormalWeb"/>
        <w:spacing w:before="240" w:beforeAutospacing="0" w:after="120" w:afterAutospacing="0"/>
        <w:jc w:val="both"/>
      </w:pPr>
      <w:r>
        <w:rPr>
          <w:color w:val="000000"/>
          <w:sz w:val="22"/>
          <w:szCs w:val="22"/>
        </w:rPr>
        <w:t xml:space="preserve">El modelo de propuesto por Saad de identificar las actividades a partir de una secuencia de acciones y poses es </w:t>
      </w:r>
      <w:r w:rsidR="00E54D1E">
        <w:rPr>
          <w:color w:val="000000"/>
          <w:sz w:val="22"/>
          <w:szCs w:val="22"/>
        </w:rPr>
        <w:t xml:space="preserve">utilizado, en mayor o menor medida, en numerosos trabajos del estado </w:t>
      </w:r>
      <w:r w:rsidR="00E54D1E">
        <w:rPr>
          <w:color w:val="000000"/>
          <w:sz w:val="22"/>
          <w:szCs w:val="22"/>
        </w:rPr>
        <w:lastRenderedPageBreak/>
        <w:t xml:space="preserve">del arte </w:t>
      </w:r>
      <w:sdt>
        <w:sdtPr>
          <w:rPr>
            <w:color w:val="000000"/>
            <w:sz w:val="22"/>
            <w:szCs w:val="22"/>
          </w:rPr>
          <w:id w:val="-1734841494"/>
          <w:citation/>
        </w:sdtPr>
        <w:sdtEndPr/>
        <w:sdtContent>
          <w:r w:rsidR="00E54D1E">
            <w:rPr>
              <w:color w:val="000000"/>
              <w:sz w:val="22"/>
              <w:szCs w:val="22"/>
            </w:rPr>
            <w:fldChar w:fldCharType="begin"/>
          </w:r>
          <w:r w:rsidR="00E54D1E">
            <w:rPr>
              <w:color w:val="000000"/>
              <w:sz w:val="22"/>
              <w:szCs w:val="22"/>
            </w:rPr>
            <w:instrText xml:space="preserve"> CITATION Cal11 \l 9226 </w:instrText>
          </w:r>
          <w:r w:rsidR="00E54D1E">
            <w:rPr>
              <w:color w:val="000000"/>
              <w:sz w:val="22"/>
              <w:szCs w:val="22"/>
            </w:rPr>
            <w:fldChar w:fldCharType="separate"/>
          </w:r>
          <w:r w:rsidR="00055293" w:rsidRPr="00055293">
            <w:rPr>
              <w:noProof/>
              <w:color w:val="000000"/>
              <w:sz w:val="22"/>
              <w:szCs w:val="22"/>
            </w:rPr>
            <w:t>[30]</w:t>
          </w:r>
          <w:r w:rsidR="00E54D1E">
            <w:rPr>
              <w:color w:val="000000"/>
              <w:sz w:val="22"/>
              <w:szCs w:val="22"/>
            </w:rPr>
            <w:fldChar w:fldCharType="end"/>
          </w:r>
        </w:sdtContent>
      </w:sdt>
      <w:sdt>
        <w:sdtPr>
          <w:rPr>
            <w:color w:val="000000"/>
            <w:sz w:val="22"/>
            <w:szCs w:val="22"/>
          </w:rPr>
          <w:id w:val="-332683621"/>
          <w:citation/>
        </w:sdtPr>
        <w:sdtEndPr/>
        <w:sdtContent>
          <w:r w:rsidR="00E54D1E">
            <w:rPr>
              <w:color w:val="000000"/>
              <w:sz w:val="22"/>
              <w:szCs w:val="22"/>
            </w:rPr>
            <w:fldChar w:fldCharType="begin"/>
          </w:r>
          <w:r w:rsidR="00E54D1E">
            <w:rPr>
              <w:color w:val="000000"/>
              <w:sz w:val="22"/>
              <w:szCs w:val="22"/>
            </w:rPr>
            <w:instrText xml:space="preserve"> CITATION DuY15 \l 9226 </w:instrText>
          </w:r>
          <w:r w:rsidR="00E54D1E">
            <w:rPr>
              <w:color w:val="000000"/>
              <w:sz w:val="22"/>
              <w:szCs w:val="22"/>
            </w:rPr>
            <w:fldChar w:fldCharType="separate"/>
          </w:r>
          <w:r w:rsidR="00055293">
            <w:rPr>
              <w:noProof/>
              <w:color w:val="000000"/>
              <w:sz w:val="22"/>
              <w:szCs w:val="22"/>
            </w:rPr>
            <w:t xml:space="preserve"> </w:t>
          </w:r>
          <w:r w:rsidR="00055293" w:rsidRPr="00055293">
            <w:rPr>
              <w:noProof/>
              <w:color w:val="000000"/>
              <w:sz w:val="22"/>
              <w:szCs w:val="22"/>
            </w:rPr>
            <w:t>[31]</w:t>
          </w:r>
          <w:r w:rsidR="00E54D1E">
            <w:rPr>
              <w:color w:val="000000"/>
              <w:sz w:val="22"/>
              <w:szCs w:val="22"/>
            </w:rPr>
            <w:fldChar w:fldCharType="end"/>
          </w:r>
        </w:sdtContent>
      </w:sdt>
      <w:sdt>
        <w:sdtPr>
          <w:rPr>
            <w:color w:val="000000"/>
            <w:sz w:val="22"/>
            <w:szCs w:val="22"/>
          </w:rPr>
          <w:id w:val="1506091909"/>
          <w:citation/>
        </w:sdtPr>
        <w:sdtEndPr/>
        <w:sdtContent>
          <w:r w:rsidR="00E54D1E">
            <w:rPr>
              <w:color w:val="000000"/>
              <w:sz w:val="22"/>
              <w:szCs w:val="22"/>
            </w:rPr>
            <w:fldChar w:fldCharType="begin"/>
          </w:r>
          <w:r w:rsidR="00E54D1E">
            <w:rPr>
              <w:color w:val="000000"/>
              <w:sz w:val="22"/>
              <w:szCs w:val="22"/>
            </w:rPr>
            <w:instrText xml:space="preserve"> CITATION Ged17 \l 9226 </w:instrText>
          </w:r>
          <w:r w:rsidR="00E54D1E">
            <w:rPr>
              <w:color w:val="000000"/>
              <w:sz w:val="22"/>
              <w:szCs w:val="22"/>
            </w:rPr>
            <w:fldChar w:fldCharType="separate"/>
          </w:r>
          <w:r w:rsidR="00055293">
            <w:rPr>
              <w:noProof/>
              <w:color w:val="000000"/>
              <w:sz w:val="22"/>
              <w:szCs w:val="22"/>
            </w:rPr>
            <w:t xml:space="preserve"> </w:t>
          </w:r>
          <w:r w:rsidR="00055293" w:rsidRPr="00055293">
            <w:rPr>
              <w:noProof/>
              <w:color w:val="000000"/>
              <w:sz w:val="22"/>
              <w:szCs w:val="22"/>
            </w:rPr>
            <w:t>[32]</w:t>
          </w:r>
          <w:r w:rsidR="00E54D1E">
            <w:rPr>
              <w:color w:val="000000"/>
              <w:sz w:val="22"/>
              <w:szCs w:val="22"/>
            </w:rPr>
            <w:fldChar w:fldCharType="end"/>
          </w:r>
        </w:sdtContent>
      </w:sdt>
      <w:r w:rsidR="00E54D1E">
        <w:rPr>
          <w:color w:val="000000"/>
          <w:sz w:val="22"/>
          <w:szCs w:val="22"/>
        </w:rPr>
        <w:t xml:space="preserve">. Sin embargo, </w:t>
      </w:r>
      <w:r w:rsidR="00A66968">
        <w:rPr>
          <w:color w:val="000000"/>
          <w:sz w:val="22"/>
          <w:szCs w:val="22"/>
        </w:rPr>
        <w:t xml:space="preserve">la mayoría de los modelos pueden asociarse en un proceso que es ejecutado en dos etapas: </w:t>
      </w:r>
      <w:r w:rsidR="00E54D1E">
        <w:rPr>
          <w:color w:val="000000"/>
          <w:sz w:val="22"/>
          <w:szCs w:val="22"/>
        </w:rPr>
        <w:t>u</w:t>
      </w:r>
      <w:r w:rsidR="00A66968">
        <w:rPr>
          <w:color w:val="000000"/>
          <w:sz w:val="22"/>
          <w:szCs w:val="22"/>
        </w:rPr>
        <w:t xml:space="preserve">na etapa de bajo nivel, que se encarga de realizar la segmentación de personas, identificación de objetos y generación de descriptores. Luego de que las personas son identificadas dentro de las imágenes y los descriptores son calculados, el módulo de alto nivel se encarga de realizar la identificación de la actividad a partir de técnicas de inteligencia artificial. Este modelo general de reconocimiento de actividades es propuesto en el trabajo de Cristiani et al </w:t>
      </w:r>
      <w:sdt>
        <w:sdtPr>
          <w:rPr>
            <w:color w:val="000000"/>
            <w:sz w:val="22"/>
            <w:szCs w:val="22"/>
          </w:rPr>
          <w:id w:val="154039552"/>
          <w:citation/>
        </w:sdtPr>
        <w:sdtEndPr/>
        <w:sdtContent>
          <w:r w:rsidR="00E93D3C">
            <w:rPr>
              <w:color w:val="000000"/>
              <w:sz w:val="22"/>
              <w:szCs w:val="22"/>
            </w:rPr>
            <w:fldChar w:fldCharType="begin"/>
          </w:r>
          <w:r w:rsidR="00E93D3C">
            <w:rPr>
              <w:color w:val="000000"/>
              <w:sz w:val="22"/>
              <w:szCs w:val="22"/>
            </w:rPr>
            <w:instrText xml:space="preserve"> CITATION Cri11 \l 9226 </w:instrText>
          </w:r>
          <w:r w:rsidR="00E93D3C">
            <w:rPr>
              <w:color w:val="000000"/>
              <w:sz w:val="22"/>
              <w:szCs w:val="22"/>
            </w:rPr>
            <w:fldChar w:fldCharType="separate"/>
          </w:r>
          <w:r w:rsidR="00055293" w:rsidRPr="00055293">
            <w:rPr>
              <w:noProof/>
              <w:color w:val="000000"/>
              <w:sz w:val="22"/>
              <w:szCs w:val="22"/>
            </w:rPr>
            <w:t>[9]</w:t>
          </w:r>
          <w:r w:rsidR="00E93D3C">
            <w:rPr>
              <w:color w:val="000000"/>
              <w:sz w:val="22"/>
              <w:szCs w:val="22"/>
            </w:rPr>
            <w:fldChar w:fldCharType="end"/>
          </w:r>
        </w:sdtContent>
      </w:sdt>
      <w:r w:rsidR="00A66968">
        <w:rPr>
          <w:color w:val="000000"/>
          <w:sz w:val="22"/>
          <w:szCs w:val="22"/>
        </w:rPr>
        <w:t>, el cual propone el uso de poses, gestos, e incluso el uso de señales auditivas en el desarrollo de modelos de detección de actividades.</w:t>
      </w:r>
    </w:p>
    <w:p w14:paraId="7CA7D2E8" w14:textId="19A55DCE" w:rsidR="00A66968" w:rsidRDefault="00A66968" w:rsidP="00E86840">
      <w:pPr>
        <w:pStyle w:val="NormalWeb"/>
        <w:spacing w:before="240" w:beforeAutospacing="0" w:after="120" w:afterAutospacing="0"/>
        <w:jc w:val="both"/>
      </w:pPr>
      <w:r>
        <w:rPr>
          <w:color w:val="000000"/>
          <w:sz w:val="22"/>
          <w:szCs w:val="22"/>
        </w:rPr>
        <w:t xml:space="preserve">Esta sección analizará el modelo de detección de actividades en 3 etapas: etapa de nivel bajo, etapa de nivel medio y etapa de nivel alto. Este trabajo extiende las 2 etapas del modelo original propuesto por Cristiani et al, debido a que el contexto sobre el cual se desarrolla este trabajo de investigación obliga a ejecutar procesos adicionales orientados a realizar el rastreo de personas sobre múltiples cámaras. La </w:t>
      </w:r>
      <w:r w:rsidR="009E350A">
        <w:rPr>
          <w:color w:val="000000"/>
          <w:sz w:val="22"/>
          <w:szCs w:val="22"/>
        </w:rPr>
        <w:fldChar w:fldCharType="begin"/>
      </w:r>
      <w:r w:rsidR="009E350A">
        <w:rPr>
          <w:color w:val="000000"/>
          <w:sz w:val="22"/>
          <w:szCs w:val="22"/>
        </w:rPr>
        <w:instrText xml:space="preserve"> REF _Ref529737941 \h </w:instrText>
      </w:r>
      <w:r w:rsidR="009E350A">
        <w:rPr>
          <w:color w:val="000000"/>
          <w:sz w:val="22"/>
          <w:szCs w:val="22"/>
        </w:rPr>
      </w:r>
      <w:r w:rsidR="009E350A">
        <w:rPr>
          <w:color w:val="000000"/>
          <w:sz w:val="22"/>
          <w:szCs w:val="22"/>
        </w:rPr>
        <w:fldChar w:fldCharType="separate"/>
      </w:r>
      <w:ins w:id="25" w:author="Eder Mauricio Abello Rodríguez" w:date="2018-11-30T07:35:00Z">
        <w:r w:rsidR="00A71D04" w:rsidRPr="00E93D3C">
          <w:t xml:space="preserve">Figura </w:t>
        </w:r>
        <w:r w:rsidR="00A71D04">
          <w:rPr>
            <w:noProof/>
          </w:rPr>
          <w:t>1</w:t>
        </w:r>
      </w:ins>
      <w:del w:id="26" w:author="Eder Mauricio Abello Rodríguez" w:date="2018-11-30T07:35:00Z">
        <w:r w:rsidR="00FC40B8" w:rsidRPr="00E93D3C" w:rsidDel="00A71D04">
          <w:delText xml:space="preserve">Figura </w:delText>
        </w:r>
        <w:r w:rsidR="00FC40B8" w:rsidDel="00A71D04">
          <w:rPr>
            <w:noProof/>
          </w:rPr>
          <w:delText>1</w:delText>
        </w:r>
      </w:del>
      <w:r w:rsidR="009E350A">
        <w:rPr>
          <w:color w:val="000000"/>
          <w:sz w:val="22"/>
          <w:szCs w:val="22"/>
        </w:rPr>
        <w:fldChar w:fldCharType="end"/>
      </w:r>
      <w:r>
        <w:rPr>
          <w:color w:val="000000"/>
          <w:sz w:val="22"/>
          <w:szCs w:val="22"/>
        </w:rPr>
        <w:t xml:space="preserve"> muestra la composición del modelo extendido de actividades inusuales.</w:t>
      </w:r>
    </w:p>
    <w:p w14:paraId="4D52FE73" w14:textId="77777777" w:rsidR="00A66968" w:rsidRDefault="00A66968" w:rsidP="00E86840">
      <w:pPr>
        <w:pStyle w:val="NormalWeb"/>
        <w:spacing w:before="240" w:beforeAutospacing="0" w:after="120" w:afterAutospacing="0"/>
        <w:jc w:val="center"/>
      </w:pPr>
      <w:r>
        <w:rPr>
          <w:noProof/>
          <w:color w:val="000000"/>
          <w:sz w:val="22"/>
          <w:szCs w:val="22"/>
        </w:rPr>
        <w:drawing>
          <wp:inline distT="0" distB="0" distL="0" distR="0" wp14:anchorId="654CF987" wp14:editId="550D98A4">
            <wp:extent cx="5257800" cy="1638300"/>
            <wp:effectExtent l="0" t="0" r="0" b="0"/>
            <wp:docPr id="1" name="Imagen 1" descr="https://lh4.googleusercontent.com/DgyRfMyHU9Ud3_EQrIgTdiFYsc9ts5ZwR-JTaP4y6BbqlRmdPjMuJeI7GVv5qSWs8ooGBv1RPFMn23G2AHqX7nbJUUX1MuKH1g-_wf8M9M8F4lLBMg4rmQudL9TXpX55JVmGCa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gyRfMyHU9Ud3_EQrIgTdiFYsc9ts5ZwR-JTaP4y6BbqlRmdPjMuJeI7GVv5qSWs8ooGBv1RPFMn23G2AHqX7nbJUUX1MuKH1g-_wf8M9M8F4lLBMg4rmQudL9TXpX55JVmGCaw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7800" cy="1638300"/>
                    </a:xfrm>
                    <a:prstGeom prst="rect">
                      <a:avLst/>
                    </a:prstGeom>
                    <a:noFill/>
                    <a:ln>
                      <a:noFill/>
                    </a:ln>
                  </pic:spPr>
                </pic:pic>
              </a:graphicData>
            </a:graphic>
          </wp:inline>
        </w:drawing>
      </w:r>
    </w:p>
    <w:p w14:paraId="03F85879" w14:textId="41E333C0" w:rsidR="00E93D3C" w:rsidRDefault="00E93D3C" w:rsidP="00537A9E">
      <w:pPr>
        <w:pStyle w:val="Descripcin"/>
      </w:pPr>
      <w:bookmarkStart w:id="27" w:name="_Ref529737941"/>
      <w:r w:rsidRPr="00E93D3C">
        <w:t xml:space="preserve">Figura </w:t>
      </w:r>
      <w:r w:rsidRPr="00E93D3C">
        <w:fldChar w:fldCharType="begin"/>
      </w:r>
      <w:r w:rsidRPr="00E93D3C">
        <w:instrText xml:space="preserve"> SEQ Figura \* ARABIC </w:instrText>
      </w:r>
      <w:r w:rsidRPr="00E93D3C">
        <w:fldChar w:fldCharType="separate"/>
      </w:r>
      <w:r w:rsidR="00A71D04">
        <w:rPr>
          <w:noProof/>
        </w:rPr>
        <w:t>1</w:t>
      </w:r>
      <w:r w:rsidRPr="00E93D3C">
        <w:fldChar w:fldCharType="end"/>
      </w:r>
      <w:bookmarkEnd w:id="27"/>
      <w:r>
        <w:t xml:space="preserve">: </w:t>
      </w:r>
      <w:r w:rsidRPr="00E93D3C">
        <w:t xml:space="preserve">Modelo extendido de detección de actividades inusuales, basado en el modelo propuesto por Cristiani et al </w:t>
      </w:r>
      <w:sdt>
        <w:sdtPr>
          <w:id w:val="-2106339189"/>
          <w:citation/>
        </w:sdtPr>
        <w:sdtEndPr/>
        <w:sdtContent>
          <w:r w:rsidRPr="00E93D3C">
            <w:fldChar w:fldCharType="begin"/>
          </w:r>
          <w:r w:rsidRPr="00E93D3C">
            <w:instrText xml:space="preserve"> CITATION Cri11 \l 9226 </w:instrText>
          </w:r>
          <w:r w:rsidRPr="00E93D3C">
            <w:fldChar w:fldCharType="separate"/>
          </w:r>
          <w:r w:rsidR="00055293">
            <w:rPr>
              <w:noProof/>
            </w:rPr>
            <w:t>[9]</w:t>
          </w:r>
          <w:r w:rsidRPr="00E93D3C">
            <w:fldChar w:fldCharType="end"/>
          </w:r>
        </w:sdtContent>
      </w:sdt>
      <w:r>
        <w:t>.</w:t>
      </w:r>
    </w:p>
    <w:p w14:paraId="6966D380" w14:textId="77777777" w:rsidR="00E54D1E" w:rsidRPr="00E54D1E" w:rsidRDefault="00E54D1E" w:rsidP="00E54D1E"/>
    <w:p w14:paraId="28CCC286" w14:textId="77777777" w:rsidR="00A66968" w:rsidRDefault="00A66968" w:rsidP="005F4B47">
      <w:pPr>
        <w:pStyle w:val="Ttulo2"/>
        <w:numPr>
          <w:ilvl w:val="1"/>
          <w:numId w:val="20"/>
        </w:numPr>
      </w:pPr>
      <w:bookmarkStart w:id="28" w:name="_Toc531325702"/>
      <w:r>
        <w:t>Técnicas de bajo Nivel</w:t>
      </w:r>
      <w:bookmarkEnd w:id="28"/>
    </w:p>
    <w:p w14:paraId="524F4D2B" w14:textId="144D5F7F" w:rsidR="00A66968" w:rsidRDefault="009E350A" w:rsidP="00E86840">
      <w:pPr>
        <w:pStyle w:val="NormalWeb"/>
        <w:spacing w:before="240" w:beforeAutospacing="0" w:after="120" w:afterAutospacing="0"/>
        <w:jc w:val="both"/>
      </w:pPr>
      <w:r>
        <w:rPr>
          <w:color w:val="000000"/>
          <w:sz w:val="22"/>
          <w:szCs w:val="22"/>
        </w:rPr>
        <w:t>De acuerdo con el</w:t>
      </w:r>
      <w:r w:rsidR="00A66968">
        <w:rPr>
          <w:color w:val="000000"/>
          <w:sz w:val="22"/>
          <w:szCs w:val="22"/>
        </w:rPr>
        <w:t xml:space="preserve"> modelo propuesto por Cristiani et al, uno de los procesos fundamentales para realizar la detección de actividades es la segmentación de las personas que se encuentran en la escena </w:t>
      </w:r>
      <w:sdt>
        <w:sdtPr>
          <w:rPr>
            <w:color w:val="000000"/>
            <w:sz w:val="22"/>
            <w:szCs w:val="22"/>
          </w:rPr>
          <w:id w:val="-441145592"/>
          <w:citation/>
        </w:sdtPr>
        <w:sdtEndPr/>
        <w:sdtContent>
          <w:r>
            <w:rPr>
              <w:color w:val="000000"/>
              <w:sz w:val="22"/>
              <w:szCs w:val="22"/>
            </w:rPr>
            <w:fldChar w:fldCharType="begin"/>
          </w:r>
          <w:r>
            <w:rPr>
              <w:color w:val="000000"/>
              <w:sz w:val="22"/>
              <w:szCs w:val="22"/>
            </w:rPr>
            <w:instrText xml:space="preserve"> CITATION Cri11 \l 9226 </w:instrText>
          </w:r>
          <w:r>
            <w:rPr>
              <w:color w:val="000000"/>
              <w:sz w:val="22"/>
              <w:szCs w:val="22"/>
            </w:rPr>
            <w:fldChar w:fldCharType="separate"/>
          </w:r>
          <w:r w:rsidR="00055293" w:rsidRPr="00055293">
            <w:rPr>
              <w:noProof/>
              <w:color w:val="000000"/>
              <w:sz w:val="22"/>
              <w:szCs w:val="22"/>
            </w:rPr>
            <w:t>[9]</w:t>
          </w:r>
          <w:r>
            <w:rPr>
              <w:color w:val="000000"/>
              <w:sz w:val="22"/>
              <w:szCs w:val="22"/>
            </w:rPr>
            <w:fldChar w:fldCharType="end"/>
          </w:r>
        </w:sdtContent>
      </w:sdt>
      <w:r w:rsidR="00A66968">
        <w:rPr>
          <w:color w:val="000000"/>
          <w:sz w:val="22"/>
          <w:szCs w:val="22"/>
        </w:rPr>
        <w:t xml:space="preserve">. La segmentación de personas se puede desarrollar a partir de dos grupos de técnicas. El primer grupo utiliza algoritmos de extracción de fondo para identificar los objetos móviles a lo largo de una secuencia de video. Una vez los objetos se encuentren identificados, se adiciona un módulo de clasificación que separa a las personas de los demás objetos que se encuentran en la imagen. El segundo grupo de técnicas ignora la información temporal que pueda proporcionar la secuencia de video, realizando la segmentación de </w:t>
      </w:r>
      <w:r>
        <w:rPr>
          <w:color w:val="000000"/>
          <w:sz w:val="22"/>
          <w:szCs w:val="22"/>
        </w:rPr>
        <w:t>las personas</w:t>
      </w:r>
      <w:r w:rsidR="00A66968">
        <w:rPr>
          <w:color w:val="000000"/>
          <w:sz w:val="22"/>
          <w:szCs w:val="22"/>
        </w:rPr>
        <w:t xml:space="preserve"> por cada una de las imágenes de forma independiente. </w:t>
      </w:r>
      <w:r w:rsidR="00E54D1E">
        <w:rPr>
          <w:color w:val="000000"/>
          <w:sz w:val="22"/>
          <w:szCs w:val="22"/>
        </w:rPr>
        <w:t>Las siguientes secciones exponen las ventajas y desventajas del uso de cada uno de los grupos de técnicas.</w:t>
      </w:r>
    </w:p>
    <w:p w14:paraId="47505731" w14:textId="77777777" w:rsidR="00A66968" w:rsidRPr="00A66968" w:rsidRDefault="00A66968" w:rsidP="00E86840">
      <w:pPr>
        <w:pStyle w:val="Ttulo3"/>
        <w:rPr>
          <w:lang w:val="es-CO"/>
        </w:rPr>
      </w:pPr>
      <w:bookmarkStart w:id="29" w:name="_Toc531325703"/>
      <w:r w:rsidRPr="00A66968">
        <w:rPr>
          <w:rFonts w:cs="Arial"/>
          <w:color w:val="000000"/>
          <w:szCs w:val="24"/>
          <w:lang w:val="es-CO"/>
        </w:rPr>
        <w:lastRenderedPageBreak/>
        <w:t>Segmentación de personas basada en extracción de fondo</w:t>
      </w:r>
      <w:bookmarkEnd w:id="29"/>
    </w:p>
    <w:p w14:paraId="702DD434" w14:textId="428E4099" w:rsidR="00A66968" w:rsidRDefault="00A66968" w:rsidP="00E86840">
      <w:pPr>
        <w:pStyle w:val="NormalWeb"/>
        <w:spacing w:before="240" w:beforeAutospacing="0" w:after="120" w:afterAutospacing="0"/>
        <w:jc w:val="both"/>
      </w:pPr>
      <w:r>
        <w:rPr>
          <w:color w:val="000000"/>
          <w:sz w:val="22"/>
          <w:szCs w:val="22"/>
        </w:rPr>
        <w:t>En el estado del arte se puede encontrar diversas técnicas para realizar la segmentación de las personas a partir de técnicas de extracción de fondo. Fauzia</w:t>
      </w:r>
      <w:r w:rsidR="009E350A">
        <w:rPr>
          <w:color w:val="000000"/>
          <w:sz w:val="22"/>
          <w:szCs w:val="22"/>
        </w:rPr>
        <w:t>h</w:t>
      </w:r>
      <w:r>
        <w:rPr>
          <w:color w:val="000000"/>
          <w:sz w:val="22"/>
          <w:szCs w:val="22"/>
        </w:rPr>
        <w:t xml:space="preserve"> et al implementan un modelo de reconocimiento de poses a través de un algoritmo de extracción de fondo, basado en la sustracción de la imagen actual con una imagen de fondo que permanece estática a lo largo de la escena </w:t>
      </w:r>
      <w:sdt>
        <w:sdtPr>
          <w:rPr>
            <w:color w:val="000000"/>
            <w:sz w:val="22"/>
            <w:szCs w:val="22"/>
          </w:rPr>
          <w:id w:val="1662589808"/>
          <w:citation/>
        </w:sdtPr>
        <w:sdtEndPr/>
        <w:sdtContent>
          <w:r w:rsidR="009E350A">
            <w:rPr>
              <w:color w:val="000000"/>
              <w:sz w:val="22"/>
              <w:szCs w:val="22"/>
            </w:rPr>
            <w:fldChar w:fldCharType="begin"/>
          </w:r>
          <w:r w:rsidR="009E350A">
            <w:rPr>
              <w:color w:val="000000"/>
              <w:sz w:val="22"/>
              <w:szCs w:val="22"/>
            </w:rPr>
            <w:instrText xml:space="preserve"> CITATION Fau17 \l 9226 </w:instrText>
          </w:r>
          <w:r w:rsidR="009E350A">
            <w:rPr>
              <w:color w:val="000000"/>
              <w:sz w:val="22"/>
              <w:szCs w:val="22"/>
            </w:rPr>
            <w:fldChar w:fldCharType="separate"/>
          </w:r>
          <w:r w:rsidR="00055293" w:rsidRPr="00055293">
            <w:rPr>
              <w:noProof/>
              <w:color w:val="000000"/>
              <w:sz w:val="22"/>
              <w:szCs w:val="22"/>
            </w:rPr>
            <w:t>[33]</w:t>
          </w:r>
          <w:r w:rsidR="009E350A">
            <w:rPr>
              <w:color w:val="000000"/>
              <w:sz w:val="22"/>
              <w:szCs w:val="22"/>
            </w:rPr>
            <w:fldChar w:fldCharType="end"/>
          </w:r>
        </w:sdtContent>
      </w:sdt>
      <w:r>
        <w:rPr>
          <w:color w:val="000000"/>
          <w:sz w:val="22"/>
          <w:szCs w:val="22"/>
        </w:rPr>
        <w:t>. Existen modelos adaptativos que son robustos frente a cambios de iluminación y la presencia de sombras como el desarrollado por Kaewtrakulpong et al, el cual se basa en métodos probabilísticos desarrollados a partir de modelos de mezclas gaussianas (GMM por sus siglas en inglés)</w:t>
      </w:r>
      <w:r w:rsidR="009E350A">
        <w:rPr>
          <w:color w:val="000000"/>
          <w:sz w:val="22"/>
          <w:szCs w:val="22"/>
        </w:rPr>
        <w:t xml:space="preserve"> </w:t>
      </w:r>
      <w:sdt>
        <w:sdtPr>
          <w:rPr>
            <w:color w:val="000000"/>
            <w:sz w:val="22"/>
            <w:szCs w:val="22"/>
          </w:rPr>
          <w:id w:val="1721631405"/>
          <w:citation/>
        </w:sdtPr>
        <w:sdtEndPr/>
        <w:sdtContent>
          <w:r w:rsidR="009E350A">
            <w:rPr>
              <w:color w:val="000000"/>
              <w:sz w:val="22"/>
              <w:szCs w:val="22"/>
            </w:rPr>
            <w:fldChar w:fldCharType="begin"/>
          </w:r>
          <w:r w:rsidR="009E350A">
            <w:rPr>
              <w:color w:val="000000"/>
              <w:sz w:val="22"/>
              <w:szCs w:val="22"/>
            </w:rPr>
            <w:instrText xml:space="preserve"> CITATION Kae01 \l 9226 </w:instrText>
          </w:r>
          <w:r w:rsidR="009E350A">
            <w:rPr>
              <w:color w:val="000000"/>
              <w:sz w:val="22"/>
              <w:szCs w:val="22"/>
            </w:rPr>
            <w:fldChar w:fldCharType="separate"/>
          </w:r>
          <w:r w:rsidR="00055293" w:rsidRPr="00055293">
            <w:rPr>
              <w:noProof/>
              <w:color w:val="000000"/>
              <w:sz w:val="22"/>
              <w:szCs w:val="22"/>
            </w:rPr>
            <w:t>[34]</w:t>
          </w:r>
          <w:r w:rsidR="009E350A">
            <w:rPr>
              <w:color w:val="000000"/>
              <w:sz w:val="22"/>
              <w:szCs w:val="22"/>
            </w:rPr>
            <w:fldChar w:fldCharType="end"/>
          </w:r>
        </w:sdtContent>
      </w:sdt>
      <w:r>
        <w:rPr>
          <w:color w:val="000000"/>
          <w:sz w:val="22"/>
          <w:szCs w:val="22"/>
        </w:rPr>
        <w:t xml:space="preserve">. </w:t>
      </w:r>
      <w:r w:rsidR="00E54D1E">
        <w:rPr>
          <w:color w:val="000000"/>
          <w:sz w:val="22"/>
          <w:szCs w:val="22"/>
        </w:rPr>
        <w:t>Otro trabajo que ejecuta la extracción</w:t>
      </w:r>
      <w:r>
        <w:rPr>
          <w:color w:val="000000"/>
          <w:sz w:val="22"/>
          <w:szCs w:val="22"/>
        </w:rPr>
        <w:t xml:space="preserve"> de fondo basado en GMM </w:t>
      </w:r>
      <w:r w:rsidR="00E54D1E">
        <w:rPr>
          <w:color w:val="000000"/>
          <w:sz w:val="22"/>
          <w:szCs w:val="22"/>
        </w:rPr>
        <w:t>es el modelo desarrollado por</w:t>
      </w:r>
      <w:r>
        <w:rPr>
          <w:color w:val="000000"/>
          <w:sz w:val="22"/>
          <w:szCs w:val="22"/>
        </w:rPr>
        <w:t xml:space="preserve"> Chateau et al,</w:t>
      </w:r>
      <w:r w:rsidR="00E54D1E">
        <w:rPr>
          <w:color w:val="000000"/>
          <w:sz w:val="22"/>
          <w:szCs w:val="22"/>
        </w:rPr>
        <w:t xml:space="preserve"> que fue diseñado para realizar </w:t>
      </w:r>
      <w:r>
        <w:rPr>
          <w:color w:val="000000"/>
          <w:sz w:val="22"/>
          <w:szCs w:val="22"/>
        </w:rPr>
        <w:t xml:space="preserve">seguimiento de la cabeza y las manos de una persona </w:t>
      </w:r>
      <w:sdt>
        <w:sdtPr>
          <w:rPr>
            <w:color w:val="000000"/>
            <w:sz w:val="22"/>
            <w:szCs w:val="22"/>
          </w:rPr>
          <w:id w:val="453675720"/>
          <w:citation/>
        </w:sdtPr>
        <w:sdtEndPr/>
        <w:sdtContent>
          <w:r w:rsidR="009E350A">
            <w:rPr>
              <w:color w:val="000000"/>
              <w:sz w:val="22"/>
              <w:szCs w:val="22"/>
            </w:rPr>
            <w:fldChar w:fldCharType="begin"/>
          </w:r>
          <w:r w:rsidR="009E350A">
            <w:rPr>
              <w:color w:val="000000"/>
              <w:sz w:val="22"/>
              <w:szCs w:val="22"/>
            </w:rPr>
            <w:instrText xml:space="preserve"> CITATION Cha15 \l 9226 </w:instrText>
          </w:r>
          <w:r w:rsidR="009E350A">
            <w:rPr>
              <w:color w:val="000000"/>
              <w:sz w:val="22"/>
              <w:szCs w:val="22"/>
            </w:rPr>
            <w:fldChar w:fldCharType="separate"/>
          </w:r>
          <w:r w:rsidR="00055293" w:rsidRPr="00055293">
            <w:rPr>
              <w:noProof/>
              <w:color w:val="000000"/>
              <w:sz w:val="22"/>
              <w:szCs w:val="22"/>
            </w:rPr>
            <w:t>[35]</w:t>
          </w:r>
          <w:r w:rsidR="009E350A">
            <w:rPr>
              <w:color w:val="000000"/>
              <w:sz w:val="22"/>
              <w:szCs w:val="22"/>
            </w:rPr>
            <w:fldChar w:fldCharType="end"/>
          </w:r>
        </w:sdtContent>
      </w:sdt>
      <w:r>
        <w:rPr>
          <w:color w:val="000000"/>
          <w:sz w:val="22"/>
          <w:szCs w:val="22"/>
        </w:rPr>
        <w:t>.</w:t>
      </w:r>
      <w:r w:rsidR="00E54D1E">
        <w:rPr>
          <w:color w:val="000000"/>
          <w:sz w:val="22"/>
          <w:szCs w:val="22"/>
        </w:rPr>
        <w:t xml:space="preserve"> Los resultados generados en el trabajo de Chateau et al son satisfactorios al realizar pruebas donde la iluminación ambiente no es contante.</w:t>
      </w:r>
    </w:p>
    <w:p w14:paraId="2932D431" w14:textId="670D592C" w:rsidR="00A66968" w:rsidRDefault="00A66968" w:rsidP="00E86840">
      <w:pPr>
        <w:pStyle w:val="NormalWeb"/>
        <w:spacing w:before="240" w:beforeAutospacing="0" w:after="120" w:afterAutospacing="0"/>
        <w:jc w:val="both"/>
      </w:pPr>
      <w:r>
        <w:rPr>
          <w:color w:val="000000"/>
          <w:sz w:val="22"/>
          <w:szCs w:val="22"/>
        </w:rPr>
        <w:t>En internet existen herramientas de uso libre y comercial que contienen el desarrollo de las librerías para implementar los algoritmos de extracción de fondo. Una de estas herramientas es OpenCV,</w:t>
      </w:r>
      <w:r w:rsidR="00E54D1E">
        <w:rPr>
          <w:color w:val="000000"/>
          <w:sz w:val="22"/>
          <w:szCs w:val="22"/>
        </w:rPr>
        <w:t xml:space="preserve"> que</w:t>
      </w:r>
      <w:r>
        <w:rPr>
          <w:color w:val="000000"/>
          <w:sz w:val="22"/>
          <w:szCs w:val="22"/>
        </w:rPr>
        <w:t xml:space="preserve"> cuenta con más de 2500 algoritmos optimizados que abarcan desde técnicas clásicas hasta técnicas que se pueden encontrar en el estado del arte </w:t>
      </w:r>
      <w:sdt>
        <w:sdtPr>
          <w:rPr>
            <w:color w:val="000000"/>
            <w:sz w:val="22"/>
            <w:szCs w:val="22"/>
          </w:rPr>
          <w:id w:val="316812"/>
          <w:citation/>
        </w:sdtPr>
        <w:sdtEndPr/>
        <w:sdtContent>
          <w:r w:rsidR="00D34ABA">
            <w:rPr>
              <w:color w:val="000000"/>
              <w:sz w:val="22"/>
              <w:szCs w:val="22"/>
            </w:rPr>
            <w:fldChar w:fldCharType="begin"/>
          </w:r>
          <w:r w:rsidR="00D34ABA">
            <w:rPr>
              <w:color w:val="000000"/>
              <w:sz w:val="22"/>
              <w:szCs w:val="22"/>
            </w:rPr>
            <w:instrText xml:space="preserve"> CITATION Ope18 \l 9226 </w:instrText>
          </w:r>
          <w:r w:rsidR="00D34ABA">
            <w:rPr>
              <w:color w:val="000000"/>
              <w:sz w:val="22"/>
              <w:szCs w:val="22"/>
            </w:rPr>
            <w:fldChar w:fldCharType="separate"/>
          </w:r>
          <w:r w:rsidR="00055293" w:rsidRPr="00055293">
            <w:rPr>
              <w:noProof/>
              <w:color w:val="000000"/>
              <w:sz w:val="22"/>
              <w:szCs w:val="22"/>
            </w:rPr>
            <w:t>[36]</w:t>
          </w:r>
          <w:r w:rsidR="00D34ABA">
            <w:rPr>
              <w:color w:val="000000"/>
              <w:sz w:val="22"/>
              <w:szCs w:val="22"/>
            </w:rPr>
            <w:fldChar w:fldCharType="end"/>
          </w:r>
        </w:sdtContent>
      </w:sdt>
      <w:r>
        <w:rPr>
          <w:color w:val="000000"/>
          <w:sz w:val="22"/>
          <w:szCs w:val="22"/>
        </w:rPr>
        <w:t>. Otra de las herramientas que se encuentran disponibles para realizar la extracción de fondo es MATLAB. A diferencia de OpenCV, el uso de la herramienta MATLAB es restringido a la adquisición de una licencia.</w:t>
      </w:r>
    </w:p>
    <w:p w14:paraId="1E0314AC" w14:textId="77777777" w:rsidR="00A66968" w:rsidRPr="00A66968" w:rsidRDefault="00A66968" w:rsidP="00E86840">
      <w:pPr>
        <w:pStyle w:val="Ttulo3"/>
        <w:rPr>
          <w:lang w:val="es-CO"/>
        </w:rPr>
      </w:pPr>
      <w:bookmarkStart w:id="30" w:name="_Toc531325704"/>
      <w:r w:rsidRPr="00A66968">
        <w:rPr>
          <w:rFonts w:cs="Arial"/>
          <w:color w:val="000000"/>
          <w:szCs w:val="24"/>
          <w:lang w:val="es-CO"/>
        </w:rPr>
        <w:t>Segmentación de personas sobre una imagen única</w:t>
      </w:r>
      <w:bookmarkEnd w:id="30"/>
    </w:p>
    <w:p w14:paraId="773CDF26" w14:textId="0F4D1609" w:rsidR="00382745" w:rsidRDefault="00A66968" w:rsidP="00382745">
      <w:pPr>
        <w:pStyle w:val="NormalWeb"/>
        <w:spacing w:before="240" w:beforeAutospacing="0" w:after="120" w:afterAutospacing="0"/>
        <w:jc w:val="both"/>
      </w:pPr>
      <w:r>
        <w:rPr>
          <w:color w:val="000000"/>
          <w:sz w:val="22"/>
          <w:szCs w:val="22"/>
        </w:rPr>
        <w:t xml:space="preserve">A diferencia de las técnicas de extracción de fondo que utilizan la información de las imágenes previas, las técnicas de imagen única utilizan únicamente la información de la imagen actual para realizar la segmentación de los objetos. Por lo general, las técnicas de imagen única requieren mayor capacidad de cómputo a comparación de las técnicas de extracción de fondo, ya que se basan la elaboración de modelos complejos que controlan aspectos como sombras, ruido en la imagen, oclusiones, entre otros </w:t>
      </w:r>
      <w:sdt>
        <w:sdtPr>
          <w:rPr>
            <w:color w:val="000000"/>
            <w:sz w:val="22"/>
            <w:szCs w:val="22"/>
          </w:rPr>
          <w:id w:val="1858470055"/>
          <w:citation/>
        </w:sdtPr>
        <w:sdtEndPr/>
        <w:sdtContent>
          <w:r w:rsidR="00D34ABA">
            <w:rPr>
              <w:color w:val="000000"/>
              <w:sz w:val="22"/>
              <w:szCs w:val="22"/>
            </w:rPr>
            <w:fldChar w:fldCharType="begin"/>
          </w:r>
          <w:r w:rsidR="00D34ABA">
            <w:rPr>
              <w:color w:val="000000"/>
              <w:sz w:val="22"/>
              <w:szCs w:val="22"/>
            </w:rPr>
            <w:instrText xml:space="preserve">CITATION Mag15 \l 9226 </w:instrText>
          </w:r>
          <w:r w:rsidR="00D34ABA">
            <w:rPr>
              <w:color w:val="000000"/>
              <w:sz w:val="22"/>
              <w:szCs w:val="22"/>
            </w:rPr>
            <w:fldChar w:fldCharType="separate"/>
          </w:r>
          <w:r w:rsidR="00055293" w:rsidRPr="00055293">
            <w:rPr>
              <w:noProof/>
              <w:color w:val="000000"/>
              <w:sz w:val="22"/>
              <w:szCs w:val="22"/>
            </w:rPr>
            <w:t>[37]</w:t>
          </w:r>
          <w:r w:rsidR="00D34ABA">
            <w:rPr>
              <w:color w:val="000000"/>
              <w:sz w:val="22"/>
              <w:szCs w:val="22"/>
            </w:rPr>
            <w:fldChar w:fldCharType="end"/>
          </w:r>
        </w:sdtContent>
      </w:sdt>
      <w:r>
        <w:rPr>
          <w:color w:val="000000"/>
          <w:sz w:val="22"/>
          <w:szCs w:val="22"/>
        </w:rPr>
        <w:t>. Por otra parte, una de las principales ventajas del uso de técnicas de imagen única es que mitiga algunos problemas relacionados con las técnicas de extracción de fondo, entre los cuales se encuentran la identificación de objetos sin movimiento, los cambios súbitos de iluminación, fondos dinámicos en las imágenes, entre otros</w:t>
      </w:r>
      <w:r w:rsidR="00EF7B8B">
        <w:rPr>
          <w:color w:val="000000"/>
          <w:sz w:val="22"/>
          <w:szCs w:val="22"/>
        </w:rPr>
        <w:t xml:space="preserve"> </w:t>
      </w:r>
      <w:sdt>
        <w:sdtPr>
          <w:rPr>
            <w:color w:val="000000"/>
            <w:sz w:val="22"/>
            <w:szCs w:val="22"/>
          </w:rPr>
          <w:id w:val="-806166112"/>
          <w:citation/>
        </w:sdtPr>
        <w:sdtEndPr/>
        <w:sdtContent>
          <w:r w:rsidR="00EF7B8B">
            <w:rPr>
              <w:color w:val="000000"/>
              <w:sz w:val="22"/>
              <w:szCs w:val="22"/>
            </w:rPr>
            <w:fldChar w:fldCharType="begin"/>
          </w:r>
          <w:r w:rsidR="00EF7B8B">
            <w:rPr>
              <w:color w:val="000000"/>
              <w:sz w:val="22"/>
              <w:szCs w:val="22"/>
            </w:rPr>
            <w:instrText xml:space="preserve"> CITATION Kim05 \l 9226 </w:instrText>
          </w:r>
          <w:r w:rsidR="00EF7B8B">
            <w:rPr>
              <w:color w:val="000000"/>
              <w:sz w:val="22"/>
              <w:szCs w:val="22"/>
            </w:rPr>
            <w:fldChar w:fldCharType="separate"/>
          </w:r>
          <w:r w:rsidR="00055293" w:rsidRPr="00055293">
            <w:rPr>
              <w:noProof/>
              <w:color w:val="000000"/>
              <w:sz w:val="22"/>
              <w:szCs w:val="22"/>
            </w:rPr>
            <w:t>[38]</w:t>
          </w:r>
          <w:r w:rsidR="00EF7B8B">
            <w:rPr>
              <w:color w:val="000000"/>
              <w:sz w:val="22"/>
              <w:szCs w:val="22"/>
            </w:rPr>
            <w:fldChar w:fldCharType="end"/>
          </w:r>
        </w:sdtContent>
      </w:sdt>
      <w:r w:rsidR="00EF7B8B">
        <w:rPr>
          <w:color w:val="000000"/>
          <w:sz w:val="22"/>
          <w:szCs w:val="22"/>
        </w:rPr>
        <w:t>.</w:t>
      </w:r>
    </w:p>
    <w:p w14:paraId="7549BEBF" w14:textId="40E60A25" w:rsidR="00A66968" w:rsidRDefault="00A66968" w:rsidP="001B01EB">
      <w:pPr>
        <w:pStyle w:val="NormalWeb"/>
        <w:spacing w:before="240" w:beforeAutospacing="0" w:after="120" w:afterAutospacing="0"/>
        <w:jc w:val="both"/>
      </w:pPr>
      <w:r>
        <w:rPr>
          <w:color w:val="000000"/>
          <w:sz w:val="22"/>
          <w:szCs w:val="22"/>
        </w:rPr>
        <w:t>Uno de los métodos usados en el estado del arte para la identificación de objetos sobre imágenes estáticas son las cascadas de Haar. Las cascadas de Haar son un método de reconocimiento de objetos desarrollado por Viola et al, los cuales se basan en el concepto de características de Haar para la extracción de descriptores de una imagen</w:t>
      </w:r>
      <w:r w:rsidR="00D34ABA">
        <w:rPr>
          <w:color w:val="000000"/>
          <w:sz w:val="22"/>
          <w:szCs w:val="22"/>
        </w:rPr>
        <w:t xml:space="preserve"> </w:t>
      </w:r>
      <w:sdt>
        <w:sdtPr>
          <w:rPr>
            <w:color w:val="000000"/>
            <w:sz w:val="22"/>
            <w:szCs w:val="22"/>
          </w:rPr>
          <w:id w:val="-1233466569"/>
          <w:citation/>
        </w:sdtPr>
        <w:sdtEndPr/>
        <w:sdtContent>
          <w:r w:rsidR="00D34ABA">
            <w:rPr>
              <w:color w:val="000000"/>
              <w:sz w:val="22"/>
              <w:szCs w:val="22"/>
            </w:rPr>
            <w:fldChar w:fldCharType="begin"/>
          </w:r>
          <w:r w:rsidR="00D34ABA">
            <w:rPr>
              <w:color w:val="000000"/>
              <w:sz w:val="22"/>
              <w:szCs w:val="22"/>
            </w:rPr>
            <w:instrText xml:space="preserve"> CITATION Vio01 \l 9226 </w:instrText>
          </w:r>
          <w:r w:rsidR="00D34ABA">
            <w:rPr>
              <w:color w:val="000000"/>
              <w:sz w:val="22"/>
              <w:szCs w:val="22"/>
            </w:rPr>
            <w:fldChar w:fldCharType="separate"/>
          </w:r>
          <w:r w:rsidR="00055293" w:rsidRPr="00055293">
            <w:rPr>
              <w:noProof/>
              <w:color w:val="000000"/>
              <w:sz w:val="22"/>
              <w:szCs w:val="22"/>
            </w:rPr>
            <w:t>[39]</w:t>
          </w:r>
          <w:r w:rsidR="00D34ABA">
            <w:rPr>
              <w:color w:val="000000"/>
              <w:sz w:val="22"/>
              <w:szCs w:val="22"/>
            </w:rPr>
            <w:fldChar w:fldCharType="end"/>
          </w:r>
        </w:sdtContent>
      </w:sdt>
      <w:r>
        <w:rPr>
          <w:color w:val="000000"/>
          <w:sz w:val="22"/>
          <w:szCs w:val="22"/>
        </w:rPr>
        <w:t>. La construcción del clasificador de Viola et al se realiza a partir del entrenamiento de clasificadores simples puestos en cascada, lo cual permite reducir en gran medida el tiempo de procesamiento sin afectar el desempeño del sistema</w:t>
      </w:r>
      <w:r w:rsidR="00D34ABA">
        <w:rPr>
          <w:color w:val="000000"/>
          <w:sz w:val="22"/>
          <w:szCs w:val="22"/>
        </w:rPr>
        <w:t xml:space="preserve"> </w:t>
      </w:r>
      <w:sdt>
        <w:sdtPr>
          <w:rPr>
            <w:color w:val="000000"/>
            <w:sz w:val="22"/>
            <w:szCs w:val="22"/>
          </w:rPr>
          <w:id w:val="-791277071"/>
          <w:citation/>
        </w:sdtPr>
        <w:sdtEndPr/>
        <w:sdtContent>
          <w:r w:rsidR="00D34ABA">
            <w:rPr>
              <w:color w:val="000000"/>
              <w:sz w:val="22"/>
              <w:szCs w:val="22"/>
            </w:rPr>
            <w:fldChar w:fldCharType="begin"/>
          </w:r>
          <w:r w:rsidR="00D34ABA">
            <w:rPr>
              <w:color w:val="000000"/>
              <w:sz w:val="22"/>
              <w:szCs w:val="22"/>
            </w:rPr>
            <w:instrText xml:space="preserve"> CITATION Vio01 \l 9226 </w:instrText>
          </w:r>
          <w:r w:rsidR="00D34ABA">
            <w:rPr>
              <w:color w:val="000000"/>
              <w:sz w:val="22"/>
              <w:szCs w:val="22"/>
            </w:rPr>
            <w:fldChar w:fldCharType="separate"/>
          </w:r>
          <w:r w:rsidR="00055293" w:rsidRPr="00055293">
            <w:rPr>
              <w:noProof/>
              <w:color w:val="000000"/>
              <w:sz w:val="22"/>
              <w:szCs w:val="22"/>
            </w:rPr>
            <w:t>[39]</w:t>
          </w:r>
          <w:r w:rsidR="00D34ABA">
            <w:rPr>
              <w:color w:val="000000"/>
              <w:sz w:val="22"/>
              <w:szCs w:val="22"/>
            </w:rPr>
            <w:fldChar w:fldCharType="end"/>
          </w:r>
        </w:sdtContent>
      </w:sdt>
      <w:r>
        <w:rPr>
          <w:color w:val="000000"/>
          <w:sz w:val="22"/>
          <w:szCs w:val="22"/>
        </w:rPr>
        <w:t>. El uso de las cascadas de Haar se ha implementado exitosamente en aplicaciones como el reconocimiento de placas vehicular (LPR por sus siglas en inglés), en el cual Peng et al reportan porcentajes de detección de 93%</w:t>
      </w:r>
      <w:r w:rsidR="00D34ABA">
        <w:rPr>
          <w:color w:val="000000"/>
          <w:sz w:val="22"/>
          <w:szCs w:val="22"/>
        </w:rPr>
        <w:t xml:space="preserve"> </w:t>
      </w:r>
      <w:sdt>
        <w:sdtPr>
          <w:rPr>
            <w:color w:val="000000"/>
            <w:sz w:val="22"/>
            <w:szCs w:val="22"/>
          </w:rPr>
          <w:id w:val="1863083748"/>
          <w:citation/>
        </w:sdtPr>
        <w:sdtEndPr/>
        <w:sdtContent>
          <w:r w:rsidR="00D34ABA">
            <w:rPr>
              <w:color w:val="000000"/>
              <w:sz w:val="22"/>
              <w:szCs w:val="22"/>
            </w:rPr>
            <w:fldChar w:fldCharType="begin"/>
          </w:r>
          <w:r w:rsidR="00D34ABA">
            <w:rPr>
              <w:color w:val="000000"/>
              <w:sz w:val="22"/>
              <w:szCs w:val="22"/>
            </w:rPr>
            <w:instrText xml:space="preserve">CITATION Pen11 \l 9226 </w:instrText>
          </w:r>
          <w:r w:rsidR="00D34ABA">
            <w:rPr>
              <w:color w:val="000000"/>
              <w:sz w:val="22"/>
              <w:szCs w:val="22"/>
            </w:rPr>
            <w:fldChar w:fldCharType="separate"/>
          </w:r>
          <w:r w:rsidR="00055293" w:rsidRPr="00055293">
            <w:rPr>
              <w:noProof/>
              <w:color w:val="000000"/>
              <w:sz w:val="22"/>
              <w:szCs w:val="22"/>
            </w:rPr>
            <w:t>[40]</w:t>
          </w:r>
          <w:r w:rsidR="00D34ABA">
            <w:rPr>
              <w:color w:val="000000"/>
              <w:sz w:val="22"/>
              <w:szCs w:val="22"/>
            </w:rPr>
            <w:fldChar w:fldCharType="end"/>
          </w:r>
        </w:sdtContent>
      </w:sdt>
      <w:r>
        <w:rPr>
          <w:color w:val="000000"/>
          <w:sz w:val="22"/>
          <w:szCs w:val="22"/>
        </w:rPr>
        <w:t xml:space="preserve">. Por otra parte, el uso de las cascadas de Haar en la detección de personas está documentado en trabajos como </w:t>
      </w:r>
      <w:r>
        <w:rPr>
          <w:color w:val="000000"/>
          <w:sz w:val="22"/>
          <w:szCs w:val="22"/>
        </w:rPr>
        <w:lastRenderedPageBreak/>
        <w:t>el de Siala et al, los cuales utilizan el modelo para contabilizar el número de personas que se encuentran presentes dentro de una imagen</w:t>
      </w:r>
      <w:r w:rsidR="00D34ABA">
        <w:rPr>
          <w:color w:val="000000"/>
          <w:sz w:val="22"/>
          <w:szCs w:val="22"/>
        </w:rPr>
        <w:t xml:space="preserve"> </w:t>
      </w:r>
      <w:sdt>
        <w:sdtPr>
          <w:rPr>
            <w:color w:val="000000"/>
            <w:sz w:val="22"/>
            <w:szCs w:val="22"/>
          </w:rPr>
          <w:id w:val="846828470"/>
          <w:citation/>
        </w:sdtPr>
        <w:sdtEndPr/>
        <w:sdtContent>
          <w:r w:rsidR="00D34ABA">
            <w:rPr>
              <w:color w:val="000000"/>
              <w:sz w:val="22"/>
              <w:szCs w:val="22"/>
            </w:rPr>
            <w:fldChar w:fldCharType="begin"/>
          </w:r>
          <w:r w:rsidR="004D0AD7">
            <w:rPr>
              <w:color w:val="000000"/>
              <w:sz w:val="22"/>
              <w:szCs w:val="22"/>
            </w:rPr>
            <w:instrText xml:space="preserve">CITATION Sia09 \l 9226 </w:instrText>
          </w:r>
          <w:r w:rsidR="006B2899">
            <w:rPr>
              <w:color w:val="000000"/>
              <w:sz w:val="22"/>
              <w:szCs w:val="22"/>
            </w:rPr>
            <w:instrText xml:space="preserve"> \m Zee16</w:instrText>
          </w:r>
          <w:r w:rsidR="00D34ABA">
            <w:rPr>
              <w:color w:val="000000"/>
              <w:sz w:val="22"/>
              <w:szCs w:val="22"/>
            </w:rPr>
            <w:fldChar w:fldCharType="separate"/>
          </w:r>
          <w:r w:rsidR="00055293" w:rsidRPr="00055293">
            <w:rPr>
              <w:noProof/>
              <w:color w:val="000000"/>
              <w:sz w:val="22"/>
              <w:szCs w:val="22"/>
            </w:rPr>
            <w:t>[41, 42]</w:t>
          </w:r>
          <w:r w:rsidR="00D34ABA">
            <w:rPr>
              <w:color w:val="000000"/>
              <w:sz w:val="22"/>
              <w:szCs w:val="22"/>
            </w:rPr>
            <w:fldChar w:fldCharType="end"/>
          </w:r>
        </w:sdtContent>
      </w:sdt>
      <w:r>
        <w:rPr>
          <w:color w:val="000000"/>
          <w:sz w:val="22"/>
          <w:szCs w:val="22"/>
        </w:rPr>
        <w:t>. Los experimentos desarrollados por Siala et al reportan una precisión del 85%, al utilizar diferentes clasificadores para realizar la detección de una persona en diferentes poses.</w:t>
      </w:r>
    </w:p>
    <w:p w14:paraId="29278EAA" w14:textId="7BB6A3A1" w:rsidR="00A66968" w:rsidRDefault="00A66968" w:rsidP="00E86840">
      <w:pPr>
        <w:pStyle w:val="NormalWeb"/>
        <w:spacing w:before="240" w:beforeAutospacing="0" w:after="120" w:afterAutospacing="0"/>
        <w:jc w:val="both"/>
      </w:pPr>
      <w:r>
        <w:rPr>
          <w:color w:val="000000"/>
          <w:sz w:val="22"/>
          <w:szCs w:val="22"/>
        </w:rPr>
        <w:t>Otros autores han evaluado el uso de algoritmos basados en aprendizaje profundo (deep learning) para realizar la segmentación de las personas que se encuentran sobre una imagen. Angelova et al evalúan el desempeño de un clasificador basado en aprendizaje profundo, diseñado para la detección de peatones que circulan sobre espacios abiertos</w:t>
      </w:r>
      <w:r w:rsidR="00D34ABA">
        <w:rPr>
          <w:color w:val="000000"/>
          <w:sz w:val="22"/>
          <w:szCs w:val="22"/>
        </w:rPr>
        <w:t xml:space="preserve"> </w:t>
      </w:r>
      <w:sdt>
        <w:sdtPr>
          <w:rPr>
            <w:color w:val="000000"/>
            <w:sz w:val="22"/>
            <w:szCs w:val="22"/>
          </w:rPr>
          <w:id w:val="-462583538"/>
          <w:citation/>
        </w:sdtPr>
        <w:sdtEndPr/>
        <w:sdtContent>
          <w:r w:rsidR="00D34ABA">
            <w:rPr>
              <w:color w:val="000000"/>
              <w:sz w:val="22"/>
              <w:szCs w:val="22"/>
            </w:rPr>
            <w:fldChar w:fldCharType="begin"/>
          </w:r>
          <w:r w:rsidR="004D0AD7">
            <w:rPr>
              <w:color w:val="000000"/>
              <w:sz w:val="22"/>
              <w:szCs w:val="22"/>
            </w:rPr>
            <w:instrText xml:space="preserve">CITATION Ang15 \l 9226 </w:instrText>
          </w:r>
          <w:r w:rsidR="00D34ABA">
            <w:rPr>
              <w:color w:val="000000"/>
              <w:sz w:val="22"/>
              <w:szCs w:val="22"/>
            </w:rPr>
            <w:fldChar w:fldCharType="separate"/>
          </w:r>
          <w:r w:rsidR="00055293" w:rsidRPr="00055293">
            <w:rPr>
              <w:noProof/>
              <w:color w:val="000000"/>
              <w:sz w:val="22"/>
              <w:szCs w:val="22"/>
            </w:rPr>
            <w:t>[43]</w:t>
          </w:r>
          <w:r w:rsidR="00D34ABA">
            <w:rPr>
              <w:color w:val="000000"/>
              <w:sz w:val="22"/>
              <w:szCs w:val="22"/>
            </w:rPr>
            <w:fldChar w:fldCharType="end"/>
          </w:r>
        </w:sdtContent>
      </w:sdt>
      <w:r>
        <w:rPr>
          <w:color w:val="000000"/>
          <w:sz w:val="22"/>
          <w:szCs w:val="22"/>
        </w:rPr>
        <w:t>. El diseño del clasificador de Angelova et al está basado en la adaptación del modelo de aprendizaje profundo propuesto por Benenson et al, el cual mejora en gran medida los tiempos de respuesta con respecto a los modelos convencionales. En su trabajo, Benenson et al logran realizar el procesamiento de imágenes a una tasa de 50 cuadros por segundo, utilizando una máquina de escritorio convencional que cuenta con una tarjeta gráfica instalada.</w:t>
      </w:r>
      <w:r w:rsidR="00E54D1E">
        <w:t xml:space="preserve"> </w:t>
      </w:r>
      <w:r>
        <w:rPr>
          <w:color w:val="000000"/>
          <w:sz w:val="22"/>
          <w:szCs w:val="22"/>
        </w:rPr>
        <w:t xml:space="preserve">Por otra parte, el desarrollo de Kinect y otros modelos que detectan el esqueleto de la persona a partir de cámaras estereoscópicas y sensores de profundidad, se han efectuado estudios que demuestran la posibilidad de detectar actividades en las personas a partir del análisis de la secuencia de sus poses. El SDK proporcionado por Microsoft para el dispositivo Kinect permite obtener la posición en el plano (x, y, z) de cada una de las articulaciones, además de obtener acceso a </w:t>
      </w:r>
      <w:r w:rsidR="00D34ABA">
        <w:rPr>
          <w:color w:val="000000"/>
          <w:sz w:val="22"/>
          <w:szCs w:val="22"/>
        </w:rPr>
        <w:t>las imágenes emitidas</w:t>
      </w:r>
      <w:r>
        <w:rPr>
          <w:color w:val="000000"/>
          <w:sz w:val="22"/>
          <w:szCs w:val="22"/>
        </w:rPr>
        <w:t xml:space="preserve"> por las cámaras RGB e infrarrojas</w:t>
      </w:r>
      <w:r w:rsidR="00D34ABA">
        <w:rPr>
          <w:color w:val="000000"/>
          <w:sz w:val="22"/>
          <w:szCs w:val="22"/>
        </w:rPr>
        <w:t xml:space="preserve"> </w:t>
      </w:r>
      <w:sdt>
        <w:sdtPr>
          <w:rPr>
            <w:color w:val="000000"/>
            <w:sz w:val="22"/>
            <w:szCs w:val="22"/>
          </w:rPr>
          <w:id w:val="1471789556"/>
          <w:citation/>
        </w:sdtPr>
        <w:sdtEndPr/>
        <w:sdtContent>
          <w:r w:rsidR="00D34ABA">
            <w:rPr>
              <w:color w:val="000000"/>
              <w:sz w:val="22"/>
              <w:szCs w:val="22"/>
            </w:rPr>
            <w:fldChar w:fldCharType="begin"/>
          </w:r>
          <w:r w:rsidR="00D34ABA">
            <w:rPr>
              <w:color w:val="000000"/>
              <w:sz w:val="22"/>
              <w:szCs w:val="22"/>
            </w:rPr>
            <w:instrText xml:space="preserve"> CITATION Mic14 \l 9226 </w:instrText>
          </w:r>
          <w:r w:rsidR="00D34ABA">
            <w:rPr>
              <w:color w:val="000000"/>
              <w:sz w:val="22"/>
              <w:szCs w:val="22"/>
            </w:rPr>
            <w:fldChar w:fldCharType="separate"/>
          </w:r>
          <w:r w:rsidR="00055293" w:rsidRPr="00055293">
            <w:rPr>
              <w:noProof/>
              <w:color w:val="000000"/>
              <w:sz w:val="22"/>
              <w:szCs w:val="22"/>
            </w:rPr>
            <w:t>[44]</w:t>
          </w:r>
          <w:r w:rsidR="00D34ABA">
            <w:rPr>
              <w:color w:val="000000"/>
              <w:sz w:val="22"/>
              <w:szCs w:val="22"/>
            </w:rPr>
            <w:fldChar w:fldCharType="end"/>
          </w:r>
        </w:sdtContent>
      </w:sdt>
      <w:r>
        <w:rPr>
          <w:color w:val="000000"/>
          <w:sz w:val="22"/>
          <w:szCs w:val="22"/>
        </w:rPr>
        <w:t>. Le et al utilizan la información proporcionada por el SDK para el desarrollo de un modelo de detección de acciones, cuyo porcentaje de precisión se encuentra alrededor del 80%</w:t>
      </w:r>
      <w:r w:rsidR="00B21358">
        <w:rPr>
          <w:color w:val="000000"/>
          <w:sz w:val="22"/>
          <w:szCs w:val="22"/>
        </w:rPr>
        <w:t xml:space="preserve"> </w:t>
      </w:r>
      <w:sdt>
        <w:sdtPr>
          <w:rPr>
            <w:color w:val="000000"/>
            <w:sz w:val="22"/>
            <w:szCs w:val="22"/>
          </w:rPr>
          <w:id w:val="450762283"/>
          <w:citation/>
        </w:sdtPr>
        <w:sdtEndPr/>
        <w:sdtContent>
          <w:r w:rsidR="00B21358">
            <w:rPr>
              <w:color w:val="000000"/>
              <w:sz w:val="22"/>
              <w:szCs w:val="22"/>
            </w:rPr>
            <w:fldChar w:fldCharType="begin"/>
          </w:r>
          <w:r w:rsidR="00B21358">
            <w:rPr>
              <w:color w:val="000000"/>
              <w:sz w:val="22"/>
              <w:szCs w:val="22"/>
            </w:rPr>
            <w:instrText xml:space="preserve"> CITATION LeT13 \l 9226 </w:instrText>
          </w:r>
          <w:r w:rsidR="00B21358">
            <w:rPr>
              <w:color w:val="000000"/>
              <w:sz w:val="22"/>
              <w:szCs w:val="22"/>
            </w:rPr>
            <w:fldChar w:fldCharType="separate"/>
          </w:r>
          <w:r w:rsidR="00055293" w:rsidRPr="00055293">
            <w:rPr>
              <w:noProof/>
              <w:color w:val="000000"/>
              <w:sz w:val="22"/>
              <w:szCs w:val="22"/>
            </w:rPr>
            <w:t>[45]</w:t>
          </w:r>
          <w:r w:rsidR="00B21358">
            <w:rPr>
              <w:color w:val="000000"/>
              <w:sz w:val="22"/>
              <w:szCs w:val="22"/>
            </w:rPr>
            <w:fldChar w:fldCharType="end"/>
          </w:r>
        </w:sdtContent>
      </w:sdt>
      <w:r>
        <w:rPr>
          <w:color w:val="000000"/>
          <w:sz w:val="22"/>
          <w:szCs w:val="22"/>
        </w:rPr>
        <w:t>.</w:t>
      </w:r>
    </w:p>
    <w:p w14:paraId="6D98CB2C" w14:textId="5B78C51D" w:rsidR="00117265" w:rsidRDefault="00A66968" w:rsidP="00E86840">
      <w:pPr>
        <w:pStyle w:val="NormalWeb"/>
        <w:spacing w:before="240" w:beforeAutospacing="0" w:after="120" w:afterAutospacing="0"/>
        <w:jc w:val="both"/>
        <w:rPr>
          <w:color w:val="000000"/>
          <w:sz w:val="22"/>
          <w:szCs w:val="22"/>
        </w:rPr>
      </w:pPr>
      <w:r>
        <w:rPr>
          <w:color w:val="000000"/>
          <w:sz w:val="22"/>
          <w:szCs w:val="22"/>
        </w:rPr>
        <w:t>Aunque la mayoría de los modelos de extracción del esqueleto se basan en el uso de cámaras estereoscópicas y sensores de profundidad, en los últimos años se han desarrollado modelos que han mostrado excelentes resultados al realizar la detección de un esqueleto por medio de una única imagen. OpenPose es un framework de código abierto desarrollado a partir de algoritmos de aprendizaje profundo y mapas de calor, el cual permite obtener el esqueleto de la persona, puntos faciales del rostro y la posición de los dedos en las manos</w:t>
      </w:r>
      <w:r w:rsidR="00B21358">
        <w:rPr>
          <w:color w:val="000000"/>
          <w:sz w:val="22"/>
          <w:szCs w:val="22"/>
        </w:rPr>
        <w:t xml:space="preserve"> </w:t>
      </w:r>
      <w:sdt>
        <w:sdtPr>
          <w:rPr>
            <w:color w:val="000000"/>
            <w:sz w:val="22"/>
            <w:szCs w:val="22"/>
          </w:rPr>
          <w:id w:val="-1247796754"/>
          <w:citation/>
        </w:sdtPr>
        <w:sdtEndPr/>
        <w:sdtContent>
          <w:r w:rsidR="00B21358">
            <w:rPr>
              <w:color w:val="000000"/>
              <w:sz w:val="22"/>
              <w:szCs w:val="22"/>
            </w:rPr>
            <w:fldChar w:fldCharType="begin"/>
          </w:r>
          <w:r w:rsidR="00B21358">
            <w:rPr>
              <w:color w:val="000000"/>
              <w:sz w:val="22"/>
              <w:szCs w:val="22"/>
            </w:rPr>
            <w:instrText xml:space="preserve"> CITATION CMU18 \l 9226 </w:instrText>
          </w:r>
          <w:r w:rsidR="00B21358">
            <w:rPr>
              <w:color w:val="000000"/>
              <w:sz w:val="22"/>
              <w:szCs w:val="22"/>
            </w:rPr>
            <w:fldChar w:fldCharType="separate"/>
          </w:r>
          <w:r w:rsidR="00055293" w:rsidRPr="00055293">
            <w:rPr>
              <w:noProof/>
              <w:color w:val="000000"/>
              <w:sz w:val="22"/>
              <w:szCs w:val="22"/>
            </w:rPr>
            <w:t>[10]</w:t>
          </w:r>
          <w:r w:rsidR="00B21358">
            <w:rPr>
              <w:color w:val="000000"/>
              <w:sz w:val="22"/>
              <w:szCs w:val="22"/>
            </w:rPr>
            <w:fldChar w:fldCharType="end"/>
          </w:r>
        </w:sdtContent>
      </w:sdt>
      <w:r>
        <w:rPr>
          <w:color w:val="000000"/>
          <w:sz w:val="22"/>
          <w:szCs w:val="22"/>
        </w:rPr>
        <w:t>. A pesar de su reciente lanzamiento, autores como Qiao et al han efectuado estudios de cómo generar sistemas de comparación de poses orientados al reconocimiento de gestos</w:t>
      </w:r>
      <w:r w:rsidR="00B21358">
        <w:rPr>
          <w:color w:val="000000"/>
          <w:sz w:val="22"/>
          <w:szCs w:val="22"/>
        </w:rPr>
        <w:t xml:space="preserve"> </w:t>
      </w:r>
      <w:sdt>
        <w:sdtPr>
          <w:rPr>
            <w:color w:val="000000"/>
            <w:sz w:val="22"/>
            <w:szCs w:val="22"/>
          </w:rPr>
          <w:id w:val="-521468869"/>
          <w:citation/>
        </w:sdtPr>
        <w:sdtEndPr/>
        <w:sdtContent>
          <w:r w:rsidR="00B21358">
            <w:rPr>
              <w:color w:val="000000"/>
              <w:sz w:val="22"/>
              <w:szCs w:val="22"/>
            </w:rPr>
            <w:fldChar w:fldCharType="begin"/>
          </w:r>
          <w:r w:rsidR="00B21358">
            <w:rPr>
              <w:color w:val="000000"/>
              <w:sz w:val="22"/>
              <w:szCs w:val="22"/>
            </w:rPr>
            <w:instrText xml:space="preserve"> CITATION Qia171 \l 9226 </w:instrText>
          </w:r>
          <w:r w:rsidR="00B21358">
            <w:rPr>
              <w:color w:val="000000"/>
              <w:sz w:val="22"/>
              <w:szCs w:val="22"/>
            </w:rPr>
            <w:fldChar w:fldCharType="separate"/>
          </w:r>
          <w:r w:rsidR="00055293" w:rsidRPr="00055293">
            <w:rPr>
              <w:noProof/>
              <w:color w:val="000000"/>
              <w:sz w:val="22"/>
              <w:szCs w:val="22"/>
            </w:rPr>
            <w:t>[46]</w:t>
          </w:r>
          <w:r w:rsidR="00B21358">
            <w:rPr>
              <w:color w:val="000000"/>
              <w:sz w:val="22"/>
              <w:szCs w:val="22"/>
            </w:rPr>
            <w:fldChar w:fldCharType="end"/>
          </w:r>
        </w:sdtContent>
      </w:sdt>
      <w:r>
        <w:rPr>
          <w:color w:val="000000"/>
          <w:sz w:val="22"/>
          <w:szCs w:val="22"/>
        </w:rPr>
        <w:t>. OpenPose cuenta con interfaces de programación desarrolladas en lenguajes C++ y Python.</w:t>
      </w:r>
      <w:r w:rsidR="00B21358">
        <w:rPr>
          <w:color w:val="000000"/>
          <w:sz w:val="22"/>
          <w:szCs w:val="22"/>
        </w:rPr>
        <w:t xml:space="preserve"> La </w:t>
      </w:r>
      <w:r w:rsidR="00B21358">
        <w:rPr>
          <w:color w:val="000000"/>
          <w:sz w:val="22"/>
          <w:szCs w:val="22"/>
        </w:rPr>
        <w:fldChar w:fldCharType="begin"/>
      </w:r>
      <w:r w:rsidR="00B21358">
        <w:rPr>
          <w:color w:val="000000"/>
          <w:sz w:val="22"/>
          <w:szCs w:val="22"/>
        </w:rPr>
        <w:instrText xml:space="preserve"> REF _Ref529740825 \h </w:instrText>
      </w:r>
      <w:r w:rsidR="00B21358">
        <w:rPr>
          <w:color w:val="000000"/>
          <w:sz w:val="22"/>
          <w:szCs w:val="22"/>
        </w:rPr>
      </w:r>
      <w:r w:rsidR="00B21358">
        <w:rPr>
          <w:color w:val="000000"/>
          <w:sz w:val="22"/>
          <w:szCs w:val="22"/>
        </w:rPr>
        <w:fldChar w:fldCharType="separate"/>
      </w:r>
      <w:ins w:id="31" w:author="Eder Mauricio Abello Rodríguez" w:date="2018-11-30T07:35:00Z">
        <w:r w:rsidR="00A71D04" w:rsidRPr="00B21358">
          <w:t xml:space="preserve">Tabla </w:t>
        </w:r>
        <w:r w:rsidR="00A71D04">
          <w:rPr>
            <w:noProof/>
          </w:rPr>
          <w:t>1</w:t>
        </w:r>
      </w:ins>
      <w:del w:id="32" w:author="Eder Mauricio Abello Rodríguez" w:date="2018-11-30T07:35:00Z">
        <w:r w:rsidR="00FC40B8" w:rsidRPr="00B21358" w:rsidDel="00A71D04">
          <w:delText xml:space="preserve">Tabla </w:delText>
        </w:r>
        <w:r w:rsidR="00FC40B8" w:rsidDel="00A71D04">
          <w:rPr>
            <w:noProof/>
          </w:rPr>
          <w:delText>1</w:delText>
        </w:r>
      </w:del>
      <w:r w:rsidR="00B21358">
        <w:rPr>
          <w:color w:val="000000"/>
          <w:sz w:val="22"/>
          <w:szCs w:val="22"/>
        </w:rPr>
        <w:fldChar w:fldCharType="end"/>
      </w:r>
      <w:r w:rsidR="00B21358">
        <w:rPr>
          <w:color w:val="000000"/>
          <w:sz w:val="22"/>
          <w:szCs w:val="22"/>
        </w:rPr>
        <w:t xml:space="preserve"> muestra las características principales de los trabajos analizados en el estado del arte, correspondientes al procesamiento de bajo nivel. </w:t>
      </w:r>
    </w:p>
    <w:p w14:paraId="19B758C3" w14:textId="77777777" w:rsidR="00E54D1E" w:rsidRDefault="00E54D1E" w:rsidP="005F4B47">
      <w:pPr>
        <w:pStyle w:val="Ttulo2"/>
        <w:numPr>
          <w:ilvl w:val="1"/>
          <w:numId w:val="20"/>
        </w:numPr>
      </w:pPr>
      <w:bookmarkStart w:id="33" w:name="_Toc531325705"/>
      <w:r>
        <w:t>Técnicas de Nivel Medio</w:t>
      </w:r>
      <w:bookmarkEnd w:id="33"/>
    </w:p>
    <w:p w14:paraId="29D4FB65" w14:textId="41A1F8F2" w:rsidR="00E54D1E" w:rsidRPr="00E54D1E" w:rsidRDefault="00E54D1E" w:rsidP="00E86840">
      <w:pPr>
        <w:pStyle w:val="NormalWeb"/>
        <w:spacing w:before="240" w:beforeAutospacing="0" w:after="120" w:afterAutospacing="0"/>
        <w:jc w:val="both"/>
      </w:pPr>
      <w:r>
        <w:rPr>
          <w:color w:val="000000"/>
          <w:sz w:val="22"/>
          <w:szCs w:val="22"/>
        </w:rPr>
        <w:t xml:space="preserve">Cristiani et al establecen en su modelo que uno de los aspectos más importantes en el proceso de identificación de actividades es el proceso de rastreo (tracking) de la persona en escena. Cuando la escena se encuentra monitoreada por una sola cámara, el rastreo de una persona se realiza mediante algoritmos que generen algún grado de robustez frente a cambios de iluminación y oclusiones. Uno de estos algoritmos es el filtro de Kalman, el cual es un método de rastreo que obtiene un probabilístico usado para predecir la ubicación del objeto en los siguientes instantes de tiempo </w:t>
      </w:r>
      <w:sdt>
        <w:sdtPr>
          <w:rPr>
            <w:color w:val="000000"/>
            <w:sz w:val="22"/>
            <w:szCs w:val="22"/>
          </w:rPr>
          <w:id w:val="2041316680"/>
          <w:citation/>
        </w:sdtPr>
        <w:sdtEndPr/>
        <w:sdtContent>
          <w:r>
            <w:rPr>
              <w:color w:val="000000"/>
              <w:sz w:val="22"/>
              <w:szCs w:val="22"/>
            </w:rPr>
            <w:fldChar w:fldCharType="begin"/>
          </w:r>
          <w:r>
            <w:rPr>
              <w:color w:val="000000"/>
              <w:sz w:val="22"/>
              <w:szCs w:val="22"/>
            </w:rPr>
            <w:instrText xml:space="preserve"> CITATION LiX10 \l 9226 </w:instrText>
          </w:r>
          <w:r>
            <w:rPr>
              <w:color w:val="000000"/>
              <w:sz w:val="22"/>
              <w:szCs w:val="22"/>
            </w:rPr>
            <w:fldChar w:fldCharType="separate"/>
          </w:r>
          <w:r w:rsidR="00055293" w:rsidRPr="00055293">
            <w:rPr>
              <w:noProof/>
              <w:color w:val="000000"/>
              <w:sz w:val="22"/>
              <w:szCs w:val="22"/>
            </w:rPr>
            <w:t>[47]</w:t>
          </w:r>
          <w:r>
            <w:rPr>
              <w:color w:val="000000"/>
              <w:sz w:val="22"/>
              <w:szCs w:val="22"/>
            </w:rPr>
            <w:fldChar w:fldCharType="end"/>
          </w:r>
        </w:sdtContent>
      </w:sdt>
      <w:r>
        <w:rPr>
          <w:color w:val="000000"/>
          <w:sz w:val="22"/>
          <w:szCs w:val="22"/>
        </w:rPr>
        <w:t xml:space="preserve">. El filtro de Kalman ha sido utilizado en trabajos como el de Mirabi et al, los cuales desarrollaron un modelo de rastreo de personas para espacios abiertos que es robusto frente a oclusiones </w:t>
      </w:r>
      <w:sdt>
        <w:sdtPr>
          <w:rPr>
            <w:color w:val="000000"/>
            <w:sz w:val="22"/>
            <w:szCs w:val="22"/>
          </w:rPr>
          <w:id w:val="252644745"/>
          <w:citation/>
        </w:sdtPr>
        <w:sdtEndPr/>
        <w:sdtContent>
          <w:r>
            <w:rPr>
              <w:color w:val="000000"/>
              <w:sz w:val="22"/>
              <w:szCs w:val="22"/>
            </w:rPr>
            <w:fldChar w:fldCharType="begin"/>
          </w:r>
          <w:r>
            <w:rPr>
              <w:color w:val="000000"/>
              <w:sz w:val="22"/>
              <w:szCs w:val="22"/>
            </w:rPr>
            <w:instrText xml:space="preserve"> CITATION Mir12 \l 9226 </w:instrText>
          </w:r>
          <w:r>
            <w:rPr>
              <w:color w:val="000000"/>
              <w:sz w:val="22"/>
              <w:szCs w:val="22"/>
            </w:rPr>
            <w:fldChar w:fldCharType="separate"/>
          </w:r>
          <w:r w:rsidR="00055293" w:rsidRPr="00055293">
            <w:rPr>
              <w:noProof/>
              <w:color w:val="000000"/>
              <w:sz w:val="22"/>
              <w:szCs w:val="22"/>
            </w:rPr>
            <w:t>[48]</w:t>
          </w:r>
          <w:r>
            <w:rPr>
              <w:color w:val="000000"/>
              <w:sz w:val="22"/>
              <w:szCs w:val="22"/>
            </w:rPr>
            <w:fldChar w:fldCharType="end"/>
          </w:r>
        </w:sdtContent>
      </w:sdt>
      <w:r>
        <w:rPr>
          <w:color w:val="000000"/>
          <w:sz w:val="22"/>
          <w:szCs w:val="22"/>
        </w:rPr>
        <w:t>.</w:t>
      </w:r>
    </w:p>
    <w:p w14:paraId="6ABD2143" w14:textId="211AEFB4" w:rsidR="00A66968" w:rsidRPr="00B21358" w:rsidRDefault="00B21358" w:rsidP="00382745">
      <w:pPr>
        <w:pStyle w:val="Descripcin"/>
        <w:jc w:val="center"/>
      </w:pPr>
      <w:bookmarkStart w:id="34" w:name="_Ref529740825"/>
      <w:r w:rsidRPr="00B21358">
        <w:lastRenderedPageBreak/>
        <w:t xml:space="preserve">Tabla </w:t>
      </w:r>
      <w:r w:rsidRPr="00B21358">
        <w:fldChar w:fldCharType="begin"/>
      </w:r>
      <w:r w:rsidRPr="00B21358">
        <w:instrText xml:space="preserve"> SEQ Tabla \* ARABIC </w:instrText>
      </w:r>
      <w:r w:rsidRPr="00B21358">
        <w:fldChar w:fldCharType="separate"/>
      </w:r>
      <w:r w:rsidR="00A71D04">
        <w:rPr>
          <w:noProof/>
        </w:rPr>
        <w:t>1</w:t>
      </w:r>
      <w:r w:rsidRPr="00B21358">
        <w:fldChar w:fldCharType="end"/>
      </w:r>
      <w:bookmarkEnd w:id="34"/>
      <w:r w:rsidRPr="00B21358">
        <w:t xml:space="preserve">: </w:t>
      </w:r>
      <w:r w:rsidRPr="00E86840">
        <w:t>Recopilación de trabajos orientados al procesamiento de bajo nivel</w:t>
      </w:r>
    </w:p>
    <w:tbl>
      <w:tblPr>
        <w:tblW w:w="0" w:type="auto"/>
        <w:tblCellMar>
          <w:top w:w="15" w:type="dxa"/>
          <w:left w:w="15" w:type="dxa"/>
          <w:bottom w:w="15" w:type="dxa"/>
          <w:right w:w="15" w:type="dxa"/>
        </w:tblCellMar>
        <w:tblLook w:val="04A0" w:firstRow="1" w:lastRow="0" w:firstColumn="1" w:lastColumn="0" w:noHBand="0" w:noVBand="1"/>
      </w:tblPr>
      <w:tblGrid>
        <w:gridCol w:w="1359"/>
        <w:gridCol w:w="1331"/>
        <w:gridCol w:w="2358"/>
        <w:gridCol w:w="2168"/>
        <w:gridCol w:w="1122"/>
      </w:tblGrid>
      <w:tr w:rsidR="00A66968" w14:paraId="597E5D41" w14:textId="77777777" w:rsidTr="00A66968">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4B203CB"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Autor</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6C4877A2"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Categoría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322697A"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Técnica Utilizada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A354F40"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Velocidad de Respuesta del Modelo</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A2E3399"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Framework de</w:t>
            </w:r>
            <w:r w:rsidRPr="00B21358">
              <w:rPr>
                <w:b/>
                <w:bCs/>
                <w:color w:val="000000"/>
                <w:sz w:val="18"/>
                <w:szCs w:val="18"/>
              </w:rPr>
              <w:br/>
              <w:t>Desarrollo</w:t>
            </w:r>
          </w:p>
        </w:tc>
      </w:tr>
      <w:tr w:rsidR="00A66968" w14:paraId="51751206" w14:textId="77777777" w:rsidTr="00A66968">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FCC7D5F"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Fauziah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2F2A1E5"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Extracción de Fondo</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13995BF"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Extracción de Fondo estática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932AC22"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Alta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80275FC"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No Reporta</w:t>
            </w:r>
          </w:p>
        </w:tc>
      </w:tr>
      <w:tr w:rsidR="00A66968" w14:paraId="34DE97FF" w14:textId="77777777" w:rsidTr="00A66968">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34142FA" w14:textId="77777777" w:rsidR="00B21358" w:rsidRDefault="00A66968">
            <w:pPr>
              <w:pStyle w:val="NormalWeb"/>
              <w:spacing w:before="0" w:beforeAutospacing="0" w:after="0" w:afterAutospacing="0"/>
              <w:jc w:val="center"/>
              <w:rPr>
                <w:b/>
                <w:bCs/>
                <w:color w:val="000000"/>
                <w:sz w:val="18"/>
                <w:szCs w:val="18"/>
              </w:rPr>
            </w:pPr>
            <w:r w:rsidRPr="00B21358">
              <w:rPr>
                <w:b/>
                <w:bCs/>
                <w:color w:val="000000"/>
                <w:sz w:val="18"/>
                <w:szCs w:val="18"/>
              </w:rPr>
              <w:t xml:space="preserve">Kaewtrakulpong </w:t>
            </w:r>
          </w:p>
          <w:p w14:paraId="49B33FA5"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C9D7A13"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Extracción de Fondo</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06122A3"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Extracción de Fondo GMM</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697AAB3E"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 xml:space="preserve">Alta </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208562C"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No Reporta</w:t>
            </w:r>
          </w:p>
        </w:tc>
      </w:tr>
      <w:tr w:rsidR="00A66968" w14:paraId="5D45F2BB" w14:textId="77777777" w:rsidTr="00A66968">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A79EC73"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Chateau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270D750"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Extracción de Fondo</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E00E23F"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Detección de tonos de piel en la imagen</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2F4379E"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Alta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E069318"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No Reporta</w:t>
            </w:r>
          </w:p>
        </w:tc>
      </w:tr>
      <w:tr w:rsidR="00A66968" w14:paraId="459D6EFC" w14:textId="77777777" w:rsidTr="00A66968">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F7DE93E"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Siala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C69CC48"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Imagen única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1CEE16B"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Cascadas de Haar</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8AA71B3"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Media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DD8EA33"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No Reporta</w:t>
            </w:r>
          </w:p>
        </w:tc>
      </w:tr>
      <w:tr w:rsidR="00A66968" w14:paraId="7E8BAD75" w14:textId="77777777" w:rsidTr="00A66968">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3B785D3"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Angelova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295C60B"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Imagen única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6DB7E64"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Deep Learning</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D8CBFD5"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Alta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BA831CE"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No Reporta</w:t>
            </w:r>
          </w:p>
        </w:tc>
      </w:tr>
      <w:tr w:rsidR="00A66968" w14:paraId="16689557" w14:textId="77777777" w:rsidTr="00A66968">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F8A6AFF"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Quiao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C379E78"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Imagen única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CC70F4D"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Deep Learning, Mapas de Calor</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BA2CF2C"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Baja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FF2886C"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OpenPose</w:t>
            </w:r>
          </w:p>
        </w:tc>
      </w:tr>
      <w:tr w:rsidR="00A66968" w14:paraId="166610D8" w14:textId="77777777" w:rsidTr="00A66968">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535F90E" w14:textId="77777777" w:rsidR="00A66968" w:rsidRPr="00B21358" w:rsidRDefault="00A66968">
            <w:pPr>
              <w:pStyle w:val="NormalWeb"/>
              <w:spacing w:before="0" w:beforeAutospacing="0" w:after="0" w:afterAutospacing="0"/>
              <w:jc w:val="center"/>
              <w:rPr>
                <w:sz w:val="18"/>
                <w:szCs w:val="18"/>
              </w:rPr>
            </w:pPr>
            <w:r w:rsidRPr="00B21358">
              <w:rPr>
                <w:b/>
                <w:bCs/>
                <w:color w:val="000000"/>
                <w:sz w:val="18"/>
                <w:szCs w:val="18"/>
              </w:rPr>
              <w:t>Lee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2A06EBE"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Imagen única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FC55501"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Visión estereoscópica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05AC301"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Media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64F7EDAE" w14:textId="77777777" w:rsidR="00A66968" w:rsidRPr="00B21358" w:rsidRDefault="00A66968">
            <w:pPr>
              <w:pStyle w:val="NormalWeb"/>
              <w:spacing w:before="0" w:beforeAutospacing="0" w:after="0" w:afterAutospacing="0"/>
              <w:jc w:val="center"/>
              <w:rPr>
                <w:sz w:val="18"/>
                <w:szCs w:val="18"/>
              </w:rPr>
            </w:pPr>
            <w:r w:rsidRPr="00B21358">
              <w:rPr>
                <w:color w:val="000000"/>
                <w:sz w:val="18"/>
                <w:szCs w:val="18"/>
              </w:rPr>
              <w:t>Kinect</w:t>
            </w:r>
          </w:p>
        </w:tc>
      </w:tr>
    </w:tbl>
    <w:p w14:paraId="64A0DFC5" w14:textId="77777777" w:rsidR="00FC5C8A" w:rsidRDefault="00FC5C8A" w:rsidP="00E86840">
      <w:pPr>
        <w:pStyle w:val="NormalWeb"/>
        <w:spacing w:before="240" w:beforeAutospacing="0" w:after="120" w:afterAutospacing="0"/>
        <w:jc w:val="both"/>
        <w:rPr>
          <w:color w:val="000000"/>
          <w:sz w:val="22"/>
          <w:szCs w:val="22"/>
        </w:rPr>
      </w:pPr>
    </w:p>
    <w:p w14:paraId="0AB57657" w14:textId="2916C40E" w:rsidR="00A66968" w:rsidRDefault="00A66968" w:rsidP="00E86840">
      <w:pPr>
        <w:pStyle w:val="NormalWeb"/>
        <w:spacing w:before="240" w:beforeAutospacing="0" w:after="120" w:afterAutospacing="0"/>
        <w:jc w:val="both"/>
      </w:pPr>
      <w:r>
        <w:rPr>
          <w:color w:val="000000"/>
          <w:sz w:val="22"/>
          <w:szCs w:val="22"/>
        </w:rPr>
        <w:t>Aunque el filtro de Kalman proporciona un método para realizar el rastreo de una persona para un sistema mono-cámara, la mayoría de CCTVs realizan el monitoreo de un espacio por medio de un arreglo de múltiples cámaras. La reidentificación de personas es un proceso en el cual un sistema detecta el paso de una persona a través de múltiples cámaras. La reidentificación es un problema que debe lidiar con varios retos, entre los cuales se encuentran los cambios de iluminación, la variación en los ángulos de visión y las oclusiones</w:t>
      </w:r>
      <w:r w:rsidR="00AA6610">
        <w:rPr>
          <w:color w:val="000000"/>
          <w:sz w:val="22"/>
          <w:szCs w:val="22"/>
        </w:rPr>
        <w:t xml:space="preserve"> </w:t>
      </w:r>
      <w:sdt>
        <w:sdtPr>
          <w:rPr>
            <w:color w:val="000000"/>
            <w:sz w:val="22"/>
            <w:szCs w:val="22"/>
          </w:rPr>
          <w:id w:val="-1623068366"/>
          <w:citation/>
        </w:sdtPr>
        <w:sdtEndPr/>
        <w:sdtContent>
          <w:r w:rsidR="00AA6610">
            <w:rPr>
              <w:color w:val="000000"/>
              <w:sz w:val="22"/>
              <w:szCs w:val="22"/>
            </w:rPr>
            <w:fldChar w:fldCharType="begin"/>
          </w:r>
          <w:r w:rsidR="00AA6610">
            <w:rPr>
              <w:color w:val="000000"/>
              <w:sz w:val="22"/>
              <w:szCs w:val="22"/>
            </w:rPr>
            <w:instrText xml:space="preserve"> CITATION Cai10 \l 9226 </w:instrText>
          </w:r>
          <w:r w:rsidR="00AA6610">
            <w:rPr>
              <w:color w:val="000000"/>
              <w:sz w:val="22"/>
              <w:szCs w:val="22"/>
            </w:rPr>
            <w:fldChar w:fldCharType="separate"/>
          </w:r>
          <w:r w:rsidR="00055293" w:rsidRPr="00055293">
            <w:rPr>
              <w:noProof/>
              <w:color w:val="000000"/>
              <w:sz w:val="22"/>
              <w:szCs w:val="22"/>
            </w:rPr>
            <w:t>[49]</w:t>
          </w:r>
          <w:r w:rsidR="00AA6610">
            <w:rPr>
              <w:color w:val="000000"/>
              <w:sz w:val="22"/>
              <w:szCs w:val="22"/>
            </w:rPr>
            <w:fldChar w:fldCharType="end"/>
          </w:r>
        </w:sdtContent>
      </w:sdt>
      <w:r>
        <w:rPr>
          <w:color w:val="000000"/>
          <w:sz w:val="22"/>
          <w:szCs w:val="22"/>
        </w:rPr>
        <w:t xml:space="preserve">. Los algoritmos de reidentificación de personas pueden clasificarse en 2 grupos, dependiendo si las imágenes emitidas por las cámaras se encuentran o no sobrelapadas. Cabe resaltar que los CCTV que cuentan con cámaras sobrelapadas son más robustos al momento de realizar la reidentificación, </w:t>
      </w:r>
      <w:r w:rsidR="00FC5C8A">
        <w:rPr>
          <w:color w:val="000000"/>
          <w:sz w:val="22"/>
          <w:szCs w:val="22"/>
        </w:rPr>
        <w:t>debido a</w:t>
      </w:r>
      <w:r>
        <w:rPr>
          <w:color w:val="000000"/>
          <w:sz w:val="22"/>
          <w:szCs w:val="22"/>
        </w:rPr>
        <w:t xml:space="preserve"> que la persona nunca desaparece de la escena. </w:t>
      </w:r>
    </w:p>
    <w:p w14:paraId="6E899F0D" w14:textId="77777777" w:rsidR="00A66968" w:rsidRPr="00A66968" w:rsidRDefault="00A66968" w:rsidP="00E86840">
      <w:pPr>
        <w:pStyle w:val="Ttulo3"/>
        <w:rPr>
          <w:lang w:val="es-CO"/>
        </w:rPr>
      </w:pPr>
      <w:bookmarkStart w:id="35" w:name="_Toc531325706"/>
      <w:r w:rsidRPr="00A66968">
        <w:rPr>
          <w:rFonts w:cs="Arial"/>
          <w:color w:val="000000"/>
          <w:szCs w:val="24"/>
          <w:lang w:val="es-CO"/>
        </w:rPr>
        <w:t>Algoritmos de rastreo utilizando cámaras no sobrelapadas</w:t>
      </w:r>
      <w:bookmarkEnd w:id="35"/>
    </w:p>
    <w:p w14:paraId="30A79F73" w14:textId="77777777" w:rsidR="00A66968" w:rsidRDefault="00A66968" w:rsidP="00E86840">
      <w:pPr>
        <w:pStyle w:val="NormalWeb"/>
        <w:spacing w:before="240" w:beforeAutospacing="0" w:after="120" w:afterAutospacing="0"/>
        <w:jc w:val="both"/>
      </w:pPr>
      <w:r>
        <w:rPr>
          <w:color w:val="000000"/>
          <w:sz w:val="22"/>
          <w:szCs w:val="22"/>
        </w:rPr>
        <w:t>La mayoría de los métodos que soportan el manejo de cámaras no sobrelapadas se pueden clasificar en 2 grupos, que se encuentran asociados al tipo de descriptor que procesan: descriptores de color y textura, y descriptores de forma.</w:t>
      </w:r>
    </w:p>
    <w:p w14:paraId="299CBDA5" w14:textId="7B5B44D9" w:rsidR="00A66968" w:rsidRDefault="00A66968" w:rsidP="00E86840">
      <w:pPr>
        <w:pStyle w:val="NormalWeb"/>
        <w:spacing w:before="240" w:beforeAutospacing="0" w:after="120" w:afterAutospacing="0"/>
        <w:jc w:val="both"/>
      </w:pPr>
      <w:r>
        <w:rPr>
          <w:color w:val="000000"/>
          <w:sz w:val="22"/>
          <w:szCs w:val="22"/>
        </w:rPr>
        <w:t>Los algoritmos basados en descriptores de color y textura se centran en identificar características de la ropa para realizar el rastreo. Un ejemplo del uso de descriptores de color es el desarrollado por Jang et al, los cuales calculan un histograma de color de la parte superior e inferior de las personas que se encuentran en la escena</w:t>
      </w:r>
      <w:r w:rsidR="00AA6610">
        <w:rPr>
          <w:color w:val="000000"/>
          <w:sz w:val="22"/>
          <w:szCs w:val="22"/>
        </w:rPr>
        <w:t xml:space="preserve"> </w:t>
      </w:r>
      <w:sdt>
        <w:sdtPr>
          <w:rPr>
            <w:color w:val="000000"/>
            <w:sz w:val="22"/>
            <w:szCs w:val="22"/>
          </w:rPr>
          <w:id w:val="-2060397207"/>
          <w:citation/>
        </w:sdtPr>
        <w:sdtEndPr/>
        <w:sdtContent>
          <w:r w:rsidR="00AA6610">
            <w:rPr>
              <w:color w:val="000000"/>
              <w:sz w:val="22"/>
              <w:szCs w:val="22"/>
            </w:rPr>
            <w:fldChar w:fldCharType="begin"/>
          </w:r>
          <w:r w:rsidR="00AA6610">
            <w:rPr>
              <w:color w:val="000000"/>
              <w:sz w:val="22"/>
              <w:szCs w:val="22"/>
            </w:rPr>
            <w:instrText xml:space="preserve"> CITATION Jan14 \l 9226 </w:instrText>
          </w:r>
          <w:r w:rsidR="00AA6610">
            <w:rPr>
              <w:color w:val="000000"/>
              <w:sz w:val="22"/>
              <w:szCs w:val="22"/>
            </w:rPr>
            <w:fldChar w:fldCharType="separate"/>
          </w:r>
          <w:r w:rsidR="00055293" w:rsidRPr="00055293">
            <w:rPr>
              <w:noProof/>
              <w:color w:val="000000"/>
              <w:sz w:val="22"/>
              <w:szCs w:val="22"/>
            </w:rPr>
            <w:t>[50]</w:t>
          </w:r>
          <w:r w:rsidR="00AA6610">
            <w:rPr>
              <w:color w:val="000000"/>
              <w:sz w:val="22"/>
              <w:szCs w:val="22"/>
            </w:rPr>
            <w:fldChar w:fldCharType="end"/>
          </w:r>
        </w:sdtContent>
      </w:sdt>
      <w:r>
        <w:rPr>
          <w:color w:val="000000"/>
          <w:sz w:val="22"/>
          <w:szCs w:val="22"/>
        </w:rPr>
        <w:t xml:space="preserve">. A través de una medida de similitud, el sistema puede generar una asociación entre 2 histogramas y determinar si estos pertenecen a una misma persona. Aunque </w:t>
      </w:r>
      <w:r w:rsidR="00AA6610">
        <w:rPr>
          <w:color w:val="000000"/>
          <w:sz w:val="22"/>
          <w:szCs w:val="22"/>
        </w:rPr>
        <w:t>el uso de los descriptores de color proporciona</w:t>
      </w:r>
      <w:r>
        <w:rPr>
          <w:color w:val="000000"/>
          <w:sz w:val="22"/>
          <w:szCs w:val="22"/>
        </w:rPr>
        <w:t xml:space="preserve"> un método directo para realizar la reidentificación, una de las desventajas de este método </w:t>
      </w:r>
      <w:r w:rsidR="00FC5C8A">
        <w:rPr>
          <w:color w:val="000000"/>
          <w:sz w:val="22"/>
          <w:szCs w:val="22"/>
        </w:rPr>
        <w:t>es cuando</w:t>
      </w:r>
      <w:r>
        <w:rPr>
          <w:color w:val="000000"/>
          <w:sz w:val="22"/>
          <w:szCs w:val="22"/>
        </w:rPr>
        <w:t xml:space="preserve"> dos personas se encuentran vestidas de forma idéntica.</w:t>
      </w:r>
    </w:p>
    <w:p w14:paraId="7D2425A0" w14:textId="2A4B9F4E" w:rsidR="00A66968" w:rsidRDefault="00A66968" w:rsidP="00E86840">
      <w:pPr>
        <w:pStyle w:val="NormalWeb"/>
        <w:spacing w:before="240" w:beforeAutospacing="0" w:after="120" w:afterAutospacing="0"/>
        <w:jc w:val="both"/>
      </w:pPr>
      <w:r>
        <w:rPr>
          <w:color w:val="000000"/>
          <w:sz w:val="22"/>
          <w:szCs w:val="22"/>
        </w:rPr>
        <w:lastRenderedPageBreak/>
        <w:t>Por otro lado, los algoritmos basados en descriptor de forma buscan obtener características que sean invariantes al color, lo cual genera robustez frente a cambios de iluminación y permiten discriminar personas que se encuentran vestidas de forma idéntica. Las técnicas por forma utilizan descriptores asociados a la silueta de la persona para realizar la reidentificación. En su artículo, Aziz et al utilizan descriptores SURF y SIFT para realizar la reidentificación, combinado con la extracción de posición de la persona a partir de la detección de su cabeza</w:t>
      </w:r>
      <w:r w:rsidR="00724948">
        <w:rPr>
          <w:color w:val="000000"/>
          <w:sz w:val="22"/>
          <w:szCs w:val="22"/>
        </w:rPr>
        <w:t xml:space="preserve"> </w:t>
      </w:r>
      <w:sdt>
        <w:sdtPr>
          <w:rPr>
            <w:color w:val="000000"/>
            <w:sz w:val="22"/>
            <w:szCs w:val="22"/>
          </w:rPr>
          <w:id w:val="-908610295"/>
          <w:citation/>
        </w:sdtPr>
        <w:sdtEndPr/>
        <w:sdtContent>
          <w:r w:rsidR="00724948">
            <w:rPr>
              <w:color w:val="000000"/>
              <w:sz w:val="22"/>
              <w:szCs w:val="22"/>
            </w:rPr>
            <w:fldChar w:fldCharType="begin"/>
          </w:r>
          <w:r w:rsidR="00724948">
            <w:rPr>
              <w:color w:val="000000"/>
              <w:sz w:val="22"/>
              <w:szCs w:val="22"/>
            </w:rPr>
            <w:instrText xml:space="preserve"> CITATION Azi11 \l 9226 </w:instrText>
          </w:r>
          <w:r w:rsidR="00724948">
            <w:rPr>
              <w:color w:val="000000"/>
              <w:sz w:val="22"/>
              <w:szCs w:val="22"/>
            </w:rPr>
            <w:fldChar w:fldCharType="separate"/>
          </w:r>
          <w:r w:rsidR="00055293" w:rsidRPr="00055293">
            <w:rPr>
              <w:noProof/>
              <w:color w:val="000000"/>
              <w:sz w:val="22"/>
              <w:szCs w:val="22"/>
            </w:rPr>
            <w:t>[51]</w:t>
          </w:r>
          <w:r w:rsidR="00724948">
            <w:rPr>
              <w:color w:val="000000"/>
              <w:sz w:val="22"/>
              <w:szCs w:val="22"/>
            </w:rPr>
            <w:fldChar w:fldCharType="end"/>
          </w:r>
        </w:sdtContent>
      </w:sdt>
      <w:r>
        <w:rPr>
          <w:color w:val="000000"/>
          <w:sz w:val="22"/>
          <w:szCs w:val="22"/>
        </w:rPr>
        <w:t>. Aunque los algoritmos de forma generan robustez frente a los cambios de color entre cámaras, su desempeño puede verse comprometido si las cámaras no proporcionan el mismo ángulo de visión de la persona. Otros ejemplos de descriptores de forma son la relación alto-ancho de la persona, ubicación de las extremidades, señales de distancia del contorno, entre otros</w:t>
      </w:r>
      <w:r w:rsidR="00FC5C8A">
        <w:rPr>
          <w:color w:val="000000"/>
          <w:sz w:val="22"/>
          <w:szCs w:val="22"/>
        </w:rPr>
        <w:t xml:space="preserve"> </w:t>
      </w:r>
      <w:sdt>
        <w:sdtPr>
          <w:rPr>
            <w:color w:val="000000"/>
            <w:sz w:val="22"/>
            <w:szCs w:val="22"/>
          </w:rPr>
          <w:id w:val="135228762"/>
          <w:citation/>
        </w:sdtPr>
        <w:sdtEndPr/>
        <w:sdtContent>
          <w:r w:rsidR="00FC5C8A">
            <w:rPr>
              <w:color w:val="000000"/>
              <w:sz w:val="22"/>
              <w:szCs w:val="22"/>
            </w:rPr>
            <w:fldChar w:fldCharType="begin"/>
          </w:r>
          <w:r w:rsidR="00FC5C8A">
            <w:rPr>
              <w:color w:val="000000"/>
              <w:sz w:val="22"/>
              <w:szCs w:val="22"/>
            </w:rPr>
            <w:instrText xml:space="preserve"> CITATION Cha13 \l 9226 </w:instrText>
          </w:r>
          <w:r w:rsidR="00FC5C8A">
            <w:rPr>
              <w:color w:val="000000"/>
              <w:sz w:val="22"/>
              <w:szCs w:val="22"/>
            </w:rPr>
            <w:fldChar w:fldCharType="separate"/>
          </w:r>
          <w:r w:rsidR="00055293" w:rsidRPr="00055293">
            <w:rPr>
              <w:noProof/>
              <w:color w:val="000000"/>
              <w:sz w:val="22"/>
              <w:szCs w:val="22"/>
            </w:rPr>
            <w:t>[52]</w:t>
          </w:r>
          <w:r w:rsidR="00FC5C8A">
            <w:rPr>
              <w:color w:val="000000"/>
              <w:sz w:val="22"/>
              <w:szCs w:val="22"/>
            </w:rPr>
            <w:fldChar w:fldCharType="end"/>
          </w:r>
        </w:sdtContent>
      </w:sdt>
      <w:r>
        <w:rPr>
          <w:color w:val="000000"/>
          <w:sz w:val="22"/>
          <w:szCs w:val="22"/>
        </w:rPr>
        <w:t>.</w:t>
      </w:r>
    </w:p>
    <w:p w14:paraId="6EC45E4A" w14:textId="77777777" w:rsidR="00A66968" w:rsidRPr="00A66968" w:rsidRDefault="00A66968" w:rsidP="00E86840">
      <w:pPr>
        <w:pStyle w:val="Ttulo3"/>
        <w:rPr>
          <w:lang w:val="es-CO"/>
        </w:rPr>
      </w:pPr>
      <w:bookmarkStart w:id="36" w:name="_Toc531325707"/>
      <w:r w:rsidRPr="00A66968">
        <w:rPr>
          <w:rFonts w:cs="Arial"/>
          <w:color w:val="000000"/>
          <w:szCs w:val="24"/>
          <w:lang w:val="es-CO"/>
        </w:rPr>
        <w:t>Algoritmos de rastreo utilizando cámaras sobrelapadas</w:t>
      </w:r>
      <w:bookmarkEnd w:id="36"/>
    </w:p>
    <w:p w14:paraId="7E621DC3" w14:textId="77777777" w:rsidR="00A66968" w:rsidRDefault="00A66968" w:rsidP="00E86840">
      <w:pPr>
        <w:pStyle w:val="NormalWeb"/>
        <w:spacing w:before="240" w:beforeAutospacing="0" w:after="120" w:afterAutospacing="0"/>
        <w:jc w:val="both"/>
      </w:pPr>
      <w:r>
        <w:rPr>
          <w:color w:val="000000"/>
          <w:sz w:val="22"/>
          <w:szCs w:val="22"/>
        </w:rPr>
        <w:t>Los algoritmos basados en descriptores de color y forma son independientes de la posición del objeto y no tienen en cuenta su relación espacial dentro de la escena. Estos algoritmos son útiles en el caso de que no se conozca la información topológica del CCTV, y no se cuente sobrelapamiento entre las cámaras instaladas dentro del sistema. Por otra parte, los sistemas que cuentan con cámaras sobrelapadas permiten rastrear la transición de una persona entre dos cámaras, ya que ésta nunca desaparece de escena. En el momento en que dos o más cámaras detectan una persona, se pueden utilizar algoritmos de reproyección para medir la proximidad espacial de los objetos y establecer una probabilidad de que todas las cámaras estén visualizando el mismo individuo.</w:t>
      </w:r>
    </w:p>
    <w:p w14:paraId="151CBCCD" w14:textId="104D3C4F" w:rsidR="00A66968" w:rsidRDefault="00A66968" w:rsidP="00E86840">
      <w:pPr>
        <w:pStyle w:val="NormalWeb"/>
        <w:spacing w:before="240" w:beforeAutospacing="0" w:after="120" w:afterAutospacing="0"/>
        <w:jc w:val="both"/>
      </w:pPr>
      <w:r>
        <w:rPr>
          <w:color w:val="000000"/>
          <w:sz w:val="22"/>
          <w:szCs w:val="22"/>
        </w:rPr>
        <w:t xml:space="preserve">Uno de los métodos para obtener la proximidad espacial entre 2 objetos es relacionar su posición dentro de la imagen con respecto al plano global, a través del uso </w:t>
      </w:r>
      <w:r w:rsidR="00724948">
        <w:rPr>
          <w:color w:val="000000"/>
          <w:sz w:val="22"/>
          <w:szCs w:val="22"/>
        </w:rPr>
        <w:t>de una</w:t>
      </w:r>
      <w:r>
        <w:rPr>
          <w:color w:val="000000"/>
          <w:sz w:val="22"/>
          <w:szCs w:val="22"/>
        </w:rPr>
        <w:t xml:space="preserve"> transformación proyectiva u homografía. La homografía</w:t>
      </w:r>
      <w:r w:rsidR="00FC5C8A">
        <w:rPr>
          <w:color w:val="000000"/>
          <w:sz w:val="22"/>
          <w:szCs w:val="22"/>
        </w:rPr>
        <w:t xml:space="preserve"> es</w:t>
      </w:r>
      <w:r>
        <w:rPr>
          <w:color w:val="000000"/>
          <w:sz w:val="22"/>
          <w:szCs w:val="22"/>
        </w:rPr>
        <w:t xml:space="preserve"> una transformación que determina una correspondencia entre dos figuras geométricas planas, de forma que a cada uno de los puntos y las rectas de una de ellas le corresponden, respectivamente, un punto y una recta de la otra</w:t>
      </w:r>
      <w:r w:rsidR="00724948">
        <w:rPr>
          <w:color w:val="000000"/>
          <w:sz w:val="22"/>
          <w:szCs w:val="22"/>
        </w:rPr>
        <w:t xml:space="preserve"> </w:t>
      </w:r>
      <w:r>
        <w:rPr>
          <w:color w:val="000000"/>
          <w:sz w:val="22"/>
          <w:szCs w:val="22"/>
        </w:rPr>
        <w:t xml:space="preserve"> </w:t>
      </w:r>
      <w:sdt>
        <w:sdtPr>
          <w:rPr>
            <w:color w:val="000000"/>
            <w:sz w:val="22"/>
            <w:szCs w:val="22"/>
          </w:rPr>
          <w:id w:val="703679044"/>
          <w:citation/>
        </w:sdtPr>
        <w:sdtEndPr/>
        <w:sdtContent>
          <w:r w:rsidR="00724948">
            <w:rPr>
              <w:color w:val="000000"/>
              <w:sz w:val="22"/>
              <w:szCs w:val="22"/>
            </w:rPr>
            <w:fldChar w:fldCharType="begin"/>
          </w:r>
          <w:r w:rsidR="00A90B24">
            <w:rPr>
              <w:color w:val="000000"/>
              <w:sz w:val="22"/>
              <w:szCs w:val="22"/>
            </w:rPr>
            <w:instrText xml:space="preserve">CITATION mes18 \l 9226 </w:instrText>
          </w:r>
          <w:r w:rsidR="00724948">
            <w:rPr>
              <w:color w:val="000000"/>
              <w:sz w:val="22"/>
              <w:szCs w:val="22"/>
            </w:rPr>
            <w:fldChar w:fldCharType="separate"/>
          </w:r>
          <w:r w:rsidR="00055293" w:rsidRPr="00055293">
            <w:rPr>
              <w:noProof/>
              <w:color w:val="000000"/>
              <w:sz w:val="22"/>
              <w:szCs w:val="22"/>
            </w:rPr>
            <w:t>[53]</w:t>
          </w:r>
          <w:r w:rsidR="00724948">
            <w:rPr>
              <w:color w:val="000000"/>
              <w:sz w:val="22"/>
              <w:szCs w:val="22"/>
            </w:rPr>
            <w:fldChar w:fldCharType="end"/>
          </w:r>
        </w:sdtContent>
      </w:sdt>
      <w:r>
        <w:rPr>
          <w:color w:val="000000"/>
          <w:sz w:val="22"/>
          <w:szCs w:val="22"/>
        </w:rPr>
        <w:t>. A través de una calibración de 4 puntos sobre cada cámara, se puede definir una matriz que permite transformar un punto en (x, y) ubicado en la imagen, sobre un punto (x, y) que determina la posición global de cada persona y viceversa.</w:t>
      </w:r>
    </w:p>
    <w:p w14:paraId="0A83BACD" w14:textId="205205F2" w:rsidR="00A66968" w:rsidRDefault="00A66968" w:rsidP="00E86840">
      <w:pPr>
        <w:pStyle w:val="NormalWeb"/>
        <w:spacing w:before="240" w:beforeAutospacing="0" w:after="120" w:afterAutospacing="0"/>
        <w:jc w:val="both"/>
      </w:pPr>
      <w:r>
        <w:rPr>
          <w:color w:val="000000"/>
          <w:sz w:val="22"/>
          <w:szCs w:val="22"/>
        </w:rPr>
        <w:t>La homografía es una técnica utilizada en trabajos como el de Eshel et al, en donde determina si dos individuos capturados por diferentes cámaras corresponden a la misma persona a través del cálculo de su posición global</w:t>
      </w:r>
      <w:r w:rsidR="00660723">
        <w:rPr>
          <w:color w:val="000000"/>
          <w:sz w:val="22"/>
          <w:szCs w:val="22"/>
        </w:rPr>
        <w:t xml:space="preserve"> </w:t>
      </w:r>
      <w:sdt>
        <w:sdtPr>
          <w:rPr>
            <w:color w:val="000000"/>
            <w:sz w:val="22"/>
            <w:szCs w:val="22"/>
          </w:rPr>
          <w:id w:val="2099059693"/>
          <w:citation/>
        </w:sdtPr>
        <w:sdtEndPr/>
        <w:sdtContent>
          <w:r w:rsidR="00660723">
            <w:rPr>
              <w:color w:val="000000"/>
              <w:sz w:val="22"/>
              <w:szCs w:val="22"/>
            </w:rPr>
            <w:fldChar w:fldCharType="begin"/>
          </w:r>
          <w:r w:rsidR="00660723">
            <w:rPr>
              <w:color w:val="000000"/>
              <w:sz w:val="22"/>
              <w:szCs w:val="22"/>
            </w:rPr>
            <w:instrText xml:space="preserve"> CITATION Esh08 \l 9226 </w:instrText>
          </w:r>
          <w:r w:rsidR="00660723">
            <w:rPr>
              <w:color w:val="000000"/>
              <w:sz w:val="22"/>
              <w:szCs w:val="22"/>
            </w:rPr>
            <w:fldChar w:fldCharType="separate"/>
          </w:r>
          <w:r w:rsidR="00055293" w:rsidRPr="00055293">
            <w:rPr>
              <w:noProof/>
              <w:color w:val="000000"/>
              <w:sz w:val="22"/>
              <w:szCs w:val="22"/>
            </w:rPr>
            <w:t>[54]</w:t>
          </w:r>
          <w:r w:rsidR="00660723">
            <w:rPr>
              <w:color w:val="000000"/>
              <w:sz w:val="22"/>
              <w:szCs w:val="22"/>
            </w:rPr>
            <w:fldChar w:fldCharType="end"/>
          </w:r>
        </w:sdtContent>
      </w:sdt>
      <w:r>
        <w:rPr>
          <w:color w:val="000000"/>
          <w:sz w:val="22"/>
          <w:szCs w:val="22"/>
        </w:rPr>
        <w:t>. En otro trabajo relacionado orientado al estudio de multitudes, Khan et al utiliza la transformación proyectiva para realizar el rastreo de varios individuos dentro de una escena, los cuales se encuentran monitoreados a través de diferentes cámaras</w:t>
      </w:r>
      <w:r w:rsidR="00724948">
        <w:rPr>
          <w:color w:val="000000"/>
          <w:sz w:val="22"/>
          <w:szCs w:val="22"/>
        </w:rPr>
        <w:t xml:space="preserve"> </w:t>
      </w:r>
      <w:sdt>
        <w:sdtPr>
          <w:rPr>
            <w:color w:val="000000"/>
            <w:sz w:val="22"/>
            <w:szCs w:val="22"/>
          </w:rPr>
          <w:id w:val="-1003970819"/>
          <w:citation/>
        </w:sdtPr>
        <w:sdtEndPr/>
        <w:sdtContent>
          <w:r w:rsidR="00724948">
            <w:rPr>
              <w:color w:val="000000"/>
              <w:sz w:val="22"/>
              <w:szCs w:val="22"/>
            </w:rPr>
            <w:fldChar w:fldCharType="begin"/>
          </w:r>
          <w:r w:rsidR="00724948">
            <w:rPr>
              <w:color w:val="000000"/>
              <w:sz w:val="22"/>
              <w:szCs w:val="22"/>
            </w:rPr>
            <w:instrText xml:space="preserve"> CITATION Kha06 \l 9226 </w:instrText>
          </w:r>
          <w:r w:rsidR="00724948">
            <w:rPr>
              <w:color w:val="000000"/>
              <w:sz w:val="22"/>
              <w:szCs w:val="22"/>
            </w:rPr>
            <w:fldChar w:fldCharType="separate"/>
          </w:r>
          <w:r w:rsidR="00055293" w:rsidRPr="00055293">
            <w:rPr>
              <w:noProof/>
              <w:color w:val="000000"/>
              <w:sz w:val="22"/>
              <w:szCs w:val="22"/>
            </w:rPr>
            <w:t>[55]</w:t>
          </w:r>
          <w:r w:rsidR="00724948">
            <w:rPr>
              <w:color w:val="000000"/>
              <w:sz w:val="22"/>
              <w:szCs w:val="22"/>
            </w:rPr>
            <w:fldChar w:fldCharType="end"/>
          </w:r>
        </w:sdtContent>
      </w:sdt>
      <w:r>
        <w:rPr>
          <w:color w:val="000000"/>
          <w:sz w:val="22"/>
          <w:szCs w:val="22"/>
        </w:rPr>
        <w:t>. Una de las ventajas que Khan menciona en su trabajo acerca del uso de la homografía es la eliminación del uso de descriptores basados en color que pueden variar dependiendo de las características intrínsecas de cada cámara, y el uso de descriptores de forma que dependen de la ubicación de la cámara y del objeto dentro de la escena.</w:t>
      </w:r>
    </w:p>
    <w:p w14:paraId="7AA1F208" w14:textId="1A14E8CE" w:rsidR="00A74A42" w:rsidRPr="00117265" w:rsidRDefault="00A66968" w:rsidP="00E86840">
      <w:pPr>
        <w:pStyle w:val="NormalWeb"/>
        <w:spacing w:before="240" w:beforeAutospacing="0" w:after="120" w:afterAutospacing="0"/>
        <w:jc w:val="both"/>
        <w:rPr>
          <w:color w:val="000000"/>
          <w:sz w:val="22"/>
          <w:szCs w:val="22"/>
        </w:rPr>
      </w:pPr>
      <w:r>
        <w:rPr>
          <w:color w:val="000000"/>
          <w:sz w:val="22"/>
          <w:szCs w:val="22"/>
        </w:rPr>
        <w:t>Aunque la homografía es un modelo que puede ser suficiente para determinar la posición global del objeto dentro de la imagen, existen otras técnicas que incluyen dentro del modelo aspectos como la distorsión de la cámara y el sesgo (skew). El modelo de cámara estenopeica (Pinhole Camera Model) es una descripción matemática que determina la relación matemáti</w:t>
      </w:r>
      <w:r>
        <w:rPr>
          <w:color w:val="000000"/>
          <w:sz w:val="22"/>
          <w:szCs w:val="22"/>
        </w:rPr>
        <w:lastRenderedPageBreak/>
        <w:t>ca entre una coordenada ubicada en el espacio tridimensional y su proyección dentro de la imagen. El modelo de la cámara estenopeica es utilizado ampliamente en trabajos relacionados con computación gráfica y realidad aumentada. Un ejemplo es el trabajo desarrollado por Zhu et al, los cuales diseñaron un sistema de entrenamiento para la milicia basado en el modelo de la cámara estenopeica, en donde el sistema ubica objetivos dentro de una escena real que la persona debe disparar</w:t>
      </w:r>
      <w:r w:rsidR="00724948">
        <w:rPr>
          <w:color w:val="000000"/>
          <w:sz w:val="22"/>
          <w:szCs w:val="22"/>
        </w:rPr>
        <w:t xml:space="preserve"> </w:t>
      </w:r>
      <w:sdt>
        <w:sdtPr>
          <w:rPr>
            <w:color w:val="000000"/>
            <w:sz w:val="22"/>
            <w:szCs w:val="22"/>
          </w:rPr>
          <w:id w:val="241224158"/>
          <w:citation/>
        </w:sdtPr>
        <w:sdtEndPr/>
        <w:sdtContent>
          <w:r w:rsidR="00724948">
            <w:rPr>
              <w:color w:val="000000"/>
              <w:sz w:val="22"/>
              <w:szCs w:val="22"/>
            </w:rPr>
            <w:fldChar w:fldCharType="begin"/>
          </w:r>
          <w:r w:rsidR="00724948">
            <w:rPr>
              <w:color w:val="000000"/>
              <w:sz w:val="22"/>
              <w:szCs w:val="22"/>
            </w:rPr>
            <w:instrText xml:space="preserve"> CITATION Zhu15 \l 9226 </w:instrText>
          </w:r>
          <w:r w:rsidR="00724948">
            <w:rPr>
              <w:color w:val="000000"/>
              <w:sz w:val="22"/>
              <w:szCs w:val="22"/>
            </w:rPr>
            <w:fldChar w:fldCharType="separate"/>
          </w:r>
          <w:r w:rsidR="00055293" w:rsidRPr="00055293">
            <w:rPr>
              <w:noProof/>
              <w:color w:val="000000"/>
              <w:sz w:val="22"/>
              <w:szCs w:val="22"/>
            </w:rPr>
            <w:t>[56]</w:t>
          </w:r>
          <w:r w:rsidR="00724948">
            <w:rPr>
              <w:color w:val="000000"/>
              <w:sz w:val="22"/>
              <w:szCs w:val="22"/>
            </w:rPr>
            <w:fldChar w:fldCharType="end"/>
          </w:r>
        </w:sdtContent>
      </w:sdt>
      <w:r>
        <w:rPr>
          <w:color w:val="000000"/>
          <w:sz w:val="22"/>
          <w:szCs w:val="22"/>
        </w:rPr>
        <w:t xml:space="preserve">. Aunque con algunos ajustes el modelo de cámara estenopeica se comporta de forma similar a la transformación proyectiva, el modelo de cámara estenopeica se usa principalmente para proyectar un objeto tridimensional sobre una imagen de dos dimensiones. </w:t>
      </w:r>
      <w:r w:rsidR="00A74A42">
        <w:rPr>
          <w:color w:val="000000"/>
          <w:sz w:val="22"/>
          <w:szCs w:val="22"/>
        </w:rPr>
        <w:t xml:space="preserve">La </w:t>
      </w:r>
      <w:r w:rsidR="00A74A42" w:rsidRPr="00A74A42">
        <w:rPr>
          <w:color w:val="000000"/>
          <w:sz w:val="22"/>
          <w:szCs w:val="22"/>
        </w:rPr>
        <w:fldChar w:fldCharType="begin"/>
      </w:r>
      <w:r w:rsidR="00A74A42" w:rsidRPr="00A74A42">
        <w:rPr>
          <w:color w:val="000000"/>
          <w:sz w:val="22"/>
          <w:szCs w:val="22"/>
        </w:rPr>
        <w:instrText xml:space="preserve"> REF _Ref529742763 \h </w:instrText>
      </w:r>
      <w:r w:rsidR="00A74A42">
        <w:rPr>
          <w:color w:val="000000"/>
          <w:sz w:val="22"/>
          <w:szCs w:val="22"/>
        </w:rPr>
        <w:instrText xml:space="preserve"> \* MERGEFORMAT </w:instrText>
      </w:r>
      <w:r w:rsidR="00A74A42" w:rsidRPr="00A74A42">
        <w:rPr>
          <w:color w:val="000000"/>
          <w:sz w:val="22"/>
          <w:szCs w:val="22"/>
        </w:rPr>
      </w:r>
      <w:r w:rsidR="00A74A42" w:rsidRPr="00A74A42">
        <w:rPr>
          <w:color w:val="000000"/>
          <w:sz w:val="22"/>
          <w:szCs w:val="22"/>
        </w:rPr>
        <w:fldChar w:fldCharType="separate"/>
      </w:r>
      <w:ins w:id="37" w:author="Eder Mauricio Abello Rodríguez" w:date="2018-11-30T07:35:00Z">
        <w:r w:rsidR="00A71D04" w:rsidRPr="00A71D04">
          <w:rPr>
            <w:sz w:val="22"/>
            <w:szCs w:val="22"/>
            <w:rPrChange w:id="38" w:author="Eder Mauricio Abello Rodríguez" w:date="2018-11-30T07:35:00Z">
              <w:rPr/>
            </w:rPrChange>
          </w:rPr>
          <w:t xml:space="preserve">Tabla </w:t>
        </w:r>
        <w:r w:rsidR="00A71D04" w:rsidRPr="00A71D04">
          <w:rPr>
            <w:noProof/>
            <w:sz w:val="22"/>
            <w:szCs w:val="22"/>
            <w:rPrChange w:id="39" w:author="Eder Mauricio Abello Rodríguez" w:date="2018-11-30T07:35:00Z">
              <w:rPr>
                <w:noProof/>
              </w:rPr>
            </w:rPrChange>
          </w:rPr>
          <w:t>2</w:t>
        </w:r>
      </w:ins>
      <w:del w:id="40"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2</w:delText>
        </w:r>
      </w:del>
      <w:r w:rsidR="00A74A42" w:rsidRPr="00A74A42">
        <w:rPr>
          <w:color w:val="000000"/>
          <w:sz w:val="22"/>
          <w:szCs w:val="22"/>
        </w:rPr>
        <w:fldChar w:fldCharType="end"/>
      </w:r>
      <w:r w:rsidR="00A74A42">
        <w:rPr>
          <w:color w:val="000000"/>
          <w:sz w:val="22"/>
          <w:szCs w:val="22"/>
        </w:rPr>
        <w:t xml:space="preserve"> muestra las características principales de los trabajos analizados, orientados a realizar el procesamiento de nivel medio.</w:t>
      </w:r>
    </w:p>
    <w:p w14:paraId="31CF1983" w14:textId="12676196" w:rsidR="00A66968" w:rsidRDefault="00A74A42" w:rsidP="00497053">
      <w:pPr>
        <w:pStyle w:val="Descripcin"/>
        <w:jc w:val="center"/>
      </w:pPr>
      <w:bookmarkStart w:id="41" w:name="_Ref529742763"/>
      <w:r>
        <w:t xml:space="preserve">Tabla </w:t>
      </w:r>
      <w:r>
        <w:fldChar w:fldCharType="begin"/>
      </w:r>
      <w:r>
        <w:instrText xml:space="preserve"> SEQ Tabla \* ARABIC </w:instrText>
      </w:r>
      <w:r>
        <w:fldChar w:fldCharType="separate"/>
      </w:r>
      <w:r w:rsidR="00A71D04">
        <w:rPr>
          <w:noProof/>
        </w:rPr>
        <w:t>2</w:t>
      </w:r>
      <w:r>
        <w:fldChar w:fldCharType="end"/>
      </w:r>
      <w:bookmarkEnd w:id="41"/>
      <w:r>
        <w:t xml:space="preserve">: </w:t>
      </w:r>
      <w:r w:rsidRPr="00FD3DFD">
        <w:t>Recopilación de trabajos orientados al procesamiento de nivel medio</w:t>
      </w:r>
    </w:p>
    <w:tbl>
      <w:tblPr>
        <w:tblW w:w="0" w:type="auto"/>
        <w:tblCellMar>
          <w:top w:w="15" w:type="dxa"/>
          <w:left w:w="15" w:type="dxa"/>
          <w:bottom w:w="15" w:type="dxa"/>
          <w:right w:w="15" w:type="dxa"/>
        </w:tblCellMar>
        <w:tblLook w:val="04A0" w:firstRow="1" w:lastRow="0" w:firstColumn="1" w:lastColumn="0" w:noHBand="0" w:noVBand="1"/>
      </w:tblPr>
      <w:tblGrid>
        <w:gridCol w:w="880"/>
        <w:gridCol w:w="1276"/>
        <w:gridCol w:w="2409"/>
        <w:gridCol w:w="2127"/>
        <w:gridCol w:w="1646"/>
      </w:tblGrid>
      <w:tr w:rsidR="00A66968" w14:paraId="69A0E5C4" w14:textId="77777777" w:rsidTr="00A74A42">
        <w:tc>
          <w:tcPr>
            <w:tcW w:w="88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1129320" w14:textId="77777777" w:rsidR="00A66968" w:rsidRPr="00AA6610" w:rsidRDefault="00A66968">
            <w:pPr>
              <w:pStyle w:val="NormalWeb"/>
              <w:spacing w:before="0" w:beforeAutospacing="0" w:after="0" w:afterAutospacing="0"/>
              <w:jc w:val="center"/>
              <w:rPr>
                <w:sz w:val="18"/>
                <w:szCs w:val="18"/>
              </w:rPr>
            </w:pPr>
            <w:r w:rsidRPr="00AA6610">
              <w:rPr>
                <w:b/>
                <w:bCs/>
                <w:color w:val="000000"/>
                <w:sz w:val="18"/>
                <w:szCs w:val="18"/>
              </w:rPr>
              <w:t>Autor</w:t>
            </w:r>
          </w:p>
        </w:tc>
        <w:tc>
          <w:tcPr>
            <w:tcW w:w="127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0A318F9" w14:textId="77777777" w:rsidR="00A66968" w:rsidRPr="00AA6610" w:rsidRDefault="00A66968">
            <w:pPr>
              <w:pStyle w:val="NormalWeb"/>
              <w:spacing w:before="0" w:beforeAutospacing="0" w:after="0" w:afterAutospacing="0"/>
              <w:jc w:val="center"/>
              <w:rPr>
                <w:sz w:val="18"/>
                <w:szCs w:val="18"/>
              </w:rPr>
            </w:pPr>
            <w:r w:rsidRPr="00AA6610">
              <w:rPr>
                <w:b/>
                <w:bCs/>
                <w:color w:val="000000"/>
                <w:sz w:val="18"/>
                <w:szCs w:val="18"/>
              </w:rPr>
              <w:t>Categoría</w:t>
            </w:r>
          </w:p>
        </w:tc>
        <w:tc>
          <w:tcPr>
            <w:tcW w:w="240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C020D75" w14:textId="77777777" w:rsidR="00A66968" w:rsidRPr="00AA6610" w:rsidRDefault="00A66968">
            <w:pPr>
              <w:pStyle w:val="NormalWeb"/>
              <w:spacing w:before="0" w:beforeAutospacing="0" w:after="0" w:afterAutospacing="0"/>
              <w:jc w:val="center"/>
              <w:rPr>
                <w:sz w:val="18"/>
                <w:szCs w:val="18"/>
              </w:rPr>
            </w:pPr>
            <w:r w:rsidRPr="00AA6610">
              <w:rPr>
                <w:b/>
                <w:bCs/>
                <w:color w:val="000000"/>
                <w:sz w:val="18"/>
                <w:szCs w:val="18"/>
              </w:rPr>
              <w:t>Técnica Utilizada</w:t>
            </w:r>
          </w:p>
        </w:tc>
        <w:tc>
          <w:tcPr>
            <w:tcW w:w="212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5CB04DE" w14:textId="77777777" w:rsidR="00A66968" w:rsidRPr="00AA6610" w:rsidRDefault="00A66968">
            <w:pPr>
              <w:pStyle w:val="NormalWeb"/>
              <w:spacing w:before="0" w:beforeAutospacing="0" w:after="0" w:afterAutospacing="0"/>
              <w:jc w:val="center"/>
              <w:rPr>
                <w:sz w:val="18"/>
                <w:szCs w:val="18"/>
              </w:rPr>
            </w:pPr>
            <w:r w:rsidRPr="00AA6610">
              <w:rPr>
                <w:b/>
                <w:bCs/>
                <w:color w:val="000000"/>
                <w:sz w:val="18"/>
                <w:szCs w:val="18"/>
              </w:rPr>
              <w:t>Robustez frente al ángulo de visión</w:t>
            </w:r>
          </w:p>
        </w:tc>
        <w:tc>
          <w:tcPr>
            <w:tcW w:w="164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8867770" w14:textId="77777777" w:rsidR="00A66968" w:rsidRPr="00AA6610" w:rsidRDefault="00A66968">
            <w:pPr>
              <w:pStyle w:val="NormalWeb"/>
              <w:spacing w:before="0" w:beforeAutospacing="0" w:after="0" w:afterAutospacing="0"/>
              <w:jc w:val="center"/>
              <w:rPr>
                <w:sz w:val="18"/>
                <w:szCs w:val="18"/>
              </w:rPr>
            </w:pPr>
            <w:r w:rsidRPr="00AA6610">
              <w:rPr>
                <w:b/>
                <w:bCs/>
                <w:color w:val="000000"/>
                <w:sz w:val="18"/>
                <w:szCs w:val="18"/>
              </w:rPr>
              <w:t>Uso de información topológica</w:t>
            </w:r>
          </w:p>
        </w:tc>
      </w:tr>
      <w:tr w:rsidR="00A66968" w14:paraId="3E93EB6B" w14:textId="77777777" w:rsidTr="00A74A42">
        <w:trPr>
          <w:trHeight w:val="240"/>
        </w:trPr>
        <w:tc>
          <w:tcPr>
            <w:tcW w:w="88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C9B877D" w14:textId="77777777" w:rsidR="00A66968" w:rsidRPr="00A74A42" w:rsidRDefault="00A66968" w:rsidP="00A74A42">
            <w:pPr>
              <w:pStyle w:val="NormalWeb"/>
              <w:spacing w:before="0" w:beforeAutospacing="0" w:after="0" w:afterAutospacing="0"/>
              <w:jc w:val="center"/>
              <w:rPr>
                <w:b/>
                <w:bCs/>
                <w:color w:val="000000"/>
                <w:sz w:val="18"/>
                <w:szCs w:val="18"/>
              </w:rPr>
            </w:pPr>
            <w:r w:rsidRPr="00AA6610">
              <w:rPr>
                <w:b/>
                <w:bCs/>
                <w:color w:val="000000"/>
                <w:sz w:val="18"/>
                <w:szCs w:val="18"/>
              </w:rPr>
              <w:t>Jang et al</w:t>
            </w:r>
          </w:p>
        </w:tc>
        <w:tc>
          <w:tcPr>
            <w:tcW w:w="127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5A9A6D8"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Cámaras no sobrelapadas</w:t>
            </w:r>
          </w:p>
        </w:tc>
        <w:tc>
          <w:tcPr>
            <w:tcW w:w="240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68727D8A"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Comparación de Histogramas de color</w:t>
            </w:r>
          </w:p>
        </w:tc>
        <w:tc>
          <w:tcPr>
            <w:tcW w:w="212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B470581"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Si</w:t>
            </w:r>
          </w:p>
        </w:tc>
        <w:tc>
          <w:tcPr>
            <w:tcW w:w="164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EAAEEB2"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No</w:t>
            </w:r>
          </w:p>
        </w:tc>
      </w:tr>
      <w:tr w:rsidR="00A66968" w14:paraId="61F95DA0" w14:textId="77777777" w:rsidTr="00A74A42">
        <w:trPr>
          <w:trHeight w:val="420"/>
        </w:trPr>
        <w:tc>
          <w:tcPr>
            <w:tcW w:w="88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BBB5005" w14:textId="77777777" w:rsidR="00A66968" w:rsidRPr="00A74A42" w:rsidRDefault="00A66968" w:rsidP="00A74A42">
            <w:pPr>
              <w:pStyle w:val="NormalWeb"/>
              <w:spacing w:before="0" w:beforeAutospacing="0" w:after="0" w:afterAutospacing="0"/>
              <w:jc w:val="center"/>
              <w:rPr>
                <w:b/>
                <w:bCs/>
                <w:color w:val="000000"/>
                <w:sz w:val="18"/>
                <w:szCs w:val="18"/>
              </w:rPr>
            </w:pPr>
            <w:r w:rsidRPr="00AA6610">
              <w:rPr>
                <w:b/>
                <w:bCs/>
                <w:color w:val="000000"/>
                <w:sz w:val="18"/>
                <w:szCs w:val="18"/>
              </w:rPr>
              <w:t>Aziz et al</w:t>
            </w:r>
          </w:p>
        </w:tc>
        <w:tc>
          <w:tcPr>
            <w:tcW w:w="127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6BF9BC16"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Cámaras no sobrelapadas</w:t>
            </w:r>
          </w:p>
        </w:tc>
        <w:tc>
          <w:tcPr>
            <w:tcW w:w="240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66B183E3"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Comparación de descriptores SURF y SIFT</w:t>
            </w:r>
          </w:p>
        </w:tc>
        <w:tc>
          <w:tcPr>
            <w:tcW w:w="212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31D8AE2"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No</w:t>
            </w:r>
          </w:p>
        </w:tc>
        <w:tc>
          <w:tcPr>
            <w:tcW w:w="164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F65DDC3"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Si</w:t>
            </w:r>
          </w:p>
        </w:tc>
      </w:tr>
      <w:tr w:rsidR="00A66968" w14:paraId="212BE041" w14:textId="77777777" w:rsidTr="00A74A42">
        <w:tc>
          <w:tcPr>
            <w:tcW w:w="88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689B085" w14:textId="77777777" w:rsidR="00A66968" w:rsidRPr="00A74A42" w:rsidRDefault="00A66968" w:rsidP="00A74A42">
            <w:pPr>
              <w:pStyle w:val="NormalWeb"/>
              <w:spacing w:before="0" w:beforeAutospacing="0" w:after="0" w:afterAutospacing="0"/>
              <w:jc w:val="center"/>
              <w:rPr>
                <w:b/>
                <w:bCs/>
                <w:color w:val="000000"/>
                <w:sz w:val="18"/>
                <w:szCs w:val="18"/>
                <w:shd w:val="clear" w:color="auto" w:fill="FFFFFF"/>
              </w:rPr>
            </w:pPr>
            <w:r w:rsidRPr="00AA6610">
              <w:rPr>
                <w:b/>
                <w:bCs/>
                <w:color w:val="000000"/>
                <w:sz w:val="18"/>
                <w:szCs w:val="18"/>
                <w:shd w:val="clear" w:color="auto" w:fill="FFFFFF"/>
              </w:rPr>
              <w:t>Eshel et al</w:t>
            </w:r>
          </w:p>
        </w:tc>
        <w:tc>
          <w:tcPr>
            <w:tcW w:w="127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B45BFA6"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Cámaras sobrelapadas</w:t>
            </w:r>
          </w:p>
        </w:tc>
        <w:tc>
          <w:tcPr>
            <w:tcW w:w="240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DD61B46"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Homografía</w:t>
            </w:r>
          </w:p>
        </w:tc>
        <w:tc>
          <w:tcPr>
            <w:tcW w:w="212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9E10959"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Si</w:t>
            </w:r>
          </w:p>
        </w:tc>
        <w:tc>
          <w:tcPr>
            <w:tcW w:w="164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93068A9"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Si</w:t>
            </w:r>
          </w:p>
        </w:tc>
      </w:tr>
      <w:tr w:rsidR="00A66968" w14:paraId="39D88FDC" w14:textId="77777777" w:rsidTr="00A74A42">
        <w:tc>
          <w:tcPr>
            <w:tcW w:w="88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B46F4AE" w14:textId="77777777" w:rsidR="00A66968" w:rsidRPr="00AA6610" w:rsidRDefault="00A66968" w:rsidP="00A74A42">
            <w:pPr>
              <w:pStyle w:val="NormalWeb"/>
              <w:spacing w:before="0" w:beforeAutospacing="0" w:after="0" w:afterAutospacing="0"/>
              <w:jc w:val="center"/>
              <w:rPr>
                <w:b/>
                <w:bCs/>
                <w:color w:val="000000"/>
                <w:sz w:val="18"/>
                <w:szCs w:val="18"/>
              </w:rPr>
            </w:pPr>
            <w:r w:rsidRPr="00AA6610">
              <w:rPr>
                <w:b/>
                <w:bCs/>
                <w:color w:val="000000"/>
                <w:sz w:val="18"/>
                <w:szCs w:val="18"/>
              </w:rPr>
              <w:t>Khan</w:t>
            </w:r>
            <w:r w:rsidR="00A74A42">
              <w:rPr>
                <w:b/>
                <w:bCs/>
                <w:color w:val="000000"/>
                <w:sz w:val="18"/>
                <w:szCs w:val="18"/>
              </w:rPr>
              <w:t xml:space="preserve"> </w:t>
            </w:r>
            <w:r w:rsidRPr="00AA6610">
              <w:rPr>
                <w:b/>
                <w:bCs/>
                <w:color w:val="000000"/>
                <w:sz w:val="18"/>
                <w:szCs w:val="18"/>
              </w:rPr>
              <w:t>et al</w:t>
            </w:r>
          </w:p>
        </w:tc>
        <w:tc>
          <w:tcPr>
            <w:tcW w:w="127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C259399"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Cámara sobrelapadas</w:t>
            </w:r>
          </w:p>
        </w:tc>
        <w:tc>
          <w:tcPr>
            <w:tcW w:w="240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89C2D00"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Homografía</w:t>
            </w:r>
          </w:p>
        </w:tc>
        <w:tc>
          <w:tcPr>
            <w:tcW w:w="212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A77195E"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Si</w:t>
            </w:r>
          </w:p>
        </w:tc>
        <w:tc>
          <w:tcPr>
            <w:tcW w:w="164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614DFC0" w14:textId="77777777" w:rsidR="00A66968" w:rsidRPr="00AA6610" w:rsidRDefault="00A66968">
            <w:pPr>
              <w:pStyle w:val="NormalWeb"/>
              <w:spacing w:before="0" w:beforeAutospacing="0" w:after="0" w:afterAutospacing="0"/>
              <w:jc w:val="center"/>
              <w:rPr>
                <w:sz w:val="18"/>
                <w:szCs w:val="18"/>
              </w:rPr>
            </w:pPr>
            <w:r w:rsidRPr="00AA6610">
              <w:rPr>
                <w:color w:val="000000"/>
                <w:sz w:val="18"/>
                <w:szCs w:val="18"/>
              </w:rPr>
              <w:t>Si</w:t>
            </w:r>
          </w:p>
        </w:tc>
      </w:tr>
    </w:tbl>
    <w:p w14:paraId="4413ACDC" w14:textId="77777777" w:rsidR="00A66968" w:rsidRDefault="00A66968" w:rsidP="005F4B47">
      <w:pPr>
        <w:pStyle w:val="Ttulo2"/>
        <w:numPr>
          <w:ilvl w:val="1"/>
          <w:numId w:val="20"/>
        </w:numPr>
      </w:pPr>
      <w:bookmarkStart w:id="42" w:name="_Toc531325708"/>
      <w:r>
        <w:t>Técnicas de Nivel Alto</w:t>
      </w:r>
      <w:bookmarkEnd w:id="42"/>
    </w:p>
    <w:p w14:paraId="41DB47C4" w14:textId="77777777" w:rsidR="00A66968" w:rsidRDefault="00A66968" w:rsidP="00E86840">
      <w:pPr>
        <w:pStyle w:val="NormalWeb"/>
        <w:spacing w:before="240" w:beforeAutospacing="0" w:after="120" w:afterAutospacing="0"/>
        <w:jc w:val="both"/>
      </w:pPr>
      <w:r>
        <w:rPr>
          <w:color w:val="000000"/>
          <w:sz w:val="22"/>
          <w:szCs w:val="22"/>
        </w:rPr>
        <w:t>Una vez la persona se encuentra identificada en la escena y se haya realizado el rastreo de su paso por múltiples cámaras, el sistema realiza la medición de descriptores sobre la secuencia de imágenes, y a partir de estos descriptores se ejecuta la identificación de la actividad. El estado del arte propone dos grupos de técnicas para realizar el reconocimiento de actividades sobre una persona. El primer grupo corresponde al modelo propuesto por Cristiani et al, el cual establece la implementación de un método de análisis de trayectoria como base para realizar el reconocimiento de actividades. El segundo grupo de técnicas se basan en el modelo propuesto por Saad et al, el cual establece que una actividad puede identificarse a partir del análisis de poses ejecutadas por una persona.</w:t>
      </w:r>
    </w:p>
    <w:p w14:paraId="145D0DDC" w14:textId="77777777" w:rsidR="00A66968" w:rsidRPr="00A66968" w:rsidRDefault="00A66968" w:rsidP="00E86840">
      <w:pPr>
        <w:pStyle w:val="Ttulo3"/>
        <w:rPr>
          <w:lang w:val="es-CO"/>
        </w:rPr>
      </w:pPr>
      <w:bookmarkStart w:id="43" w:name="_Toc531325709"/>
      <w:r w:rsidRPr="00A66968">
        <w:rPr>
          <w:rFonts w:cs="Arial"/>
          <w:color w:val="000000"/>
          <w:szCs w:val="24"/>
          <w:lang w:val="es-CO"/>
        </w:rPr>
        <w:t>Reconocimiento de actividades a partir del análisis de trayectoria</w:t>
      </w:r>
      <w:bookmarkEnd w:id="43"/>
    </w:p>
    <w:p w14:paraId="50E97ABA" w14:textId="77777777" w:rsidR="00A66968" w:rsidRDefault="00A66968" w:rsidP="00E86840">
      <w:pPr>
        <w:pStyle w:val="NormalWeb"/>
        <w:spacing w:before="240" w:beforeAutospacing="0" w:after="120" w:afterAutospacing="0"/>
        <w:jc w:val="both"/>
      </w:pPr>
      <w:r>
        <w:rPr>
          <w:color w:val="000000"/>
          <w:sz w:val="22"/>
          <w:szCs w:val="22"/>
        </w:rPr>
        <w:t>El estado del arte cuenta con diversos trabajos que realizan la clasificación de actividades a partir del análisis de trayectoria. Un aspecto común de los sistemas de reconocimiento basados en el análisis de trayectoria es que se limitan a clasificar la actividad entre 2 grupos, los cuales por lo general corresponden a actividades usuales o inusuales. Esta limitación tiene como sustentación el bajo nivel de información que puede entregar la trayectoria acerca de una actividad, en contraste con la información que proporciona una secuencia de poses. Al igual que muchas de las técnicas de inteligencia artificial, las técnicas de análisis de trayectoria pueden clasificarse en algoritmos de aprendizaje supervisado y no supervisado.</w:t>
      </w:r>
    </w:p>
    <w:p w14:paraId="28160830" w14:textId="174BFB93" w:rsidR="00A66968" w:rsidRDefault="00A66968" w:rsidP="00E86840">
      <w:pPr>
        <w:pStyle w:val="NormalWeb"/>
        <w:spacing w:before="240" w:beforeAutospacing="0" w:after="120" w:afterAutospacing="0"/>
        <w:jc w:val="both"/>
      </w:pPr>
      <w:r>
        <w:rPr>
          <w:color w:val="000000"/>
          <w:sz w:val="22"/>
          <w:szCs w:val="22"/>
        </w:rPr>
        <w:lastRenderedPageBreak/>
        <w:t>Las técnicas supervisadas requieren de una base de datos de actividades analizadas por personas expertas y etiquetadas a partir del comportamiento de la persona. Un ejemplo del análisis de trayectoria a partir de técnicas supervisadas es el desarrollado por Ng et al, el cual realiza la detección de la actividad por medio de un árbol de decisión</w:t>
      </w:r>
      <w:r w:rsidR="00A74A42">
        <w:rPr>
          <w:color w:val="000000"/>
          <w:sz w:val="22"/>
          <w:szCs w:val="22"/>
        </w:rPr>
        <w:t xml:space="preserve"> </w:t>
      </w:r>
      <w:sdt>
        <w:sdtPr>
          <w:rPr>
            <w:color w:val="000000"/>
            <w:sz w:val="22"/>
            <w:szCs w:val="22"/>
          </w:rPr>
          <w:id w:val="294645169"/>
          <w:citation/>
        </w:sdtPr>
        <w:sdtEndPr/>
        <w:sdtContent>
          <w:r w:rsidR="00A74A42">
            <w:rPr>
              <w:color w:val="000000"/>
              <w:sz w:val="22"/>
              <w:szCs w:val="22"/>
            </w:rPr>
            <w:fldChar w:fldCharType="begin"/>
          </w:r>
          <w:r w:rsidR="00A74A42">
            <w:rPr>
              <w:color w:val="000000"/>
              <w:sz w:val="22"/>
              <w:szCs w:val="22"/>
            </w:rPr>
            <w:instrText xml:space="preserve"> CITATION NgL12 \l 9226 </w:instrText>
          </w:r>
          <w:r w:rsidR="00A74A42">
            <w:rPr>
              <w:color w:val="000000"/>
              <w:sz w:val="22"/>
              <w:szCs w:val="22"/>
            </w:rPr>
            <w:fldChar w:fldCharType="separate"/>
          </w:r>
          <w:r w:rsidR="00055293" w:rsidRPr="00055293">
            <w:rPr>
              <w:noProof/>
              <w:color w:val="000000"/>
              <w:sz w:val="22"/>
              <w:szCs w:val="22"/>
            </w:rPr>
            <w:t>[57]</w:t>
          </w:r>
          <w:r w:rsidR="00A74A42">
            <w:rPr>
              <w:color w:val="000000"/>
              <w:sz w:val="22"/>
              <w:szCs w:val="22"/>
            </w:rPr>
            <w:fldChar w:fldCharType="end"/>
          </w:r>
        </w:sdtContent>
      </w:sdt>
      <w:r>
        <w:rPr>
          <w:color w:val="000000"/>
          <w:sz w:val="22"/>
          <w:szCs w:val="22"/>
        </w:rPr>
        <w:t xml:space="preserve">. En su modelo, Ng et al desarrolla el concepto de análisis de actividades basado en eventos, el cual identifica aspectos de la trayectoria asociados al contexto como la región de entrada, la región de salida y el tamaño del objeto. En el modelo, Ng et al utilizan estos aspectos adicionales como entrada al sistema de clasificación. Por otra parte, otros autores como Hao-Zhe et al desarrollan un modelo </w:t>
      </w:r>
      <w:r w:rsidR="00FC5C8A">
        <w:rPr>
          <w:color w:val="000000"/>
          <w:sz w:val="22"/>
          <w:szCs w:val="22"/>
        </w:rPr>
        <w:t xml:space="preserve">de </w:t>
      </w:r>
      <w:r>
        <w:rPr>
          <w:color w:val="000000"/>
          <w:sz w:val="22"/>
          <w:szCs w:val="22"/>
        </w:rPr>
        <w:t>análisis de la trayectoria utilizando modelos de clasificación de series de tiempo, en el cual se implementan técnicas clásicas como lo son las cadenas ocultas de Markov</w:t>
      </w:r>
      <w:r w:rsidR="009270CE">
        <w:rPr>
          <w:color w:val="000000"/>
          <w:sz w:val="22"/>
          <w:szCs w:val="22"/>
        </w:rPr>
        <w:t xml:space="preserve"> </w:t>
      </w:r>
      <w:sdt>
        <w:sdtPr>
          <w:rPr>
            <w:color w:val="000000"/>
            <w:sz w:val="22"/>
            <w:szCs w:val="22"/>
          </w:rPr>
          <w:id w:val="183869315"/>
          <w:citation/>
        </w:sdtPr>
        <w:sdtEndPr/>
        <w:sdtContent>
          <w:r w:rsidR="009270CE">
            <w:rPr>
              <w:color w:val="000000"/>
              <w:sz w:val="22"/>
              <w:szCs w:val="22"/>
            </w:rPr>
            <w:fldChar w:fldCharType="begin"/>
          </w:r>
          <w:r w:rsidR="009270CE">
            <w:rPr>
              <w:color w:val="000000"/>
              <w:sz w:val="22"/>
              <w:szCs w:val="22"/>
            </w:rPr>
            <w:instrText xml:space="preserve"> CITATION Hao12 \l 9226 </w:instrText>
          </w:r>
          <w:r w:rsidR="009270CE">
            <w:rPr>
              <w:color w:val="000000"/>
              <w:sz w:val="22"/>
              <w:szCs w:val="22"/>
            </w:rPr>
            <w:fldChar w:fldCharType="separate"/>
          </w:r>
          <w:r w:rsidR="00055293" w:rsidRPr="00055293">
            <w:rPr>
              <w:noProof/>
              <w:color w:val="000000"/>
              <w:sz w:val="22"/>
              <w:szCs w:val="22"/>
            </w:rPr>
            <w:t>[58]</w:t>
          </w:r>
          <w:r w:rsidR="009270CE">
            <w:rPr>
              <w:color w:val="000000"/>
              <w:sz w:val="22"/>
              <w:szCs w:val="22"/>
            </w:rPr>
            <w:fldChar w:fldCharType="end"/>
          </w:r>
        </w:sdtContent>
      </w:sdt>
      <w:r>
        <w:rPr>
          <w:color w:val="000000"/>
          <w:sz w:val="22"/>
          <w:szCs w:val="22"/>
        </w:rPr>
        <w:t>.</w:t>
      </w:r>
    </w:p>
    <w:p w14:paraId="7044F260" w14:textId="7C27905B" w:rsidR="00A66968" w:rsidRDefault="00A66968" w:rsidP="00E86840">
      <w:pPr>
        <w:pStyle w:val="NormalWeb"/>
        <w:spacing w:before="240" w:beforeAutospacing="0" w:after="120" w:afterAutospacing="0"/>
        <w:jc w:val="both"/>
      </w:pPr>
      <w:r>
        <w:rPr>
          <w:color w:val="000000"/>
          <w:sz w:val="22"/>
          <w:szCs w:val="22"/>
        </w:rPr>
        <w:t xml:space="preserve">Por otro lado, el uso de métodos no supervisados tiene la característica de que no necesitan el conocimiento de personas expertas, ya que se limita a medir el grado de diferencia entre una nueva actividad y las actividades anteriores. Si suponemos que las actividades comunes son actividades que son ejecutadas con algún grado de repetición por las personas que transitan por la escena, se puede generar una medida de divergencia en la trayectoria que establezca, con algún grado de certeza, si la actividad puede ser catalogada como usual o inusual. Esta técnica es utilizada en el trabajo de Calderara et al, la cual establece una medición de divergencia a partir del análisis de trayectoria por medio de celdas de Voronoi </w:t>
      </w:r>
      <w:sdt>
        <w:sdtPr>
          <w:rPr>
            <w:color w:val="000000"/>
            <w:sz w:val="22"/>
            <w:szCs w:val="22"/>
          </w:rPr>
          <w:id w:val="1171295117"/>
          <w:citation/>
        </w:sdtPr>
        <w:sdtEndPr/>
        <w:sdtContent>
          <w:r w:rsidR="009270CE">
            <w:rPr>
              <w:color w:val="000000"/>
              <w:sz w:val="22"/>
              <w:szCs w:val="22"/>
            </w:rPr>
            <w:fldChar w:fldCharType="begin"/>
          </w:r>
          <w:r w:rsidR="009270CE">
            <w:rPr>
              <w:color w:val="000000"/>
              <w:sz w:val="22"/>
              <w:szCs w:val="22"/>
            </w:rPr>
            <w:instrText xml:space="preserve"> CITATION Cal11 \l 9226 </w:instrText>
          </w:r>
          <w:r w:rsidR="009270CE">
            <w:rPr>
              <w:color w:val="000000"/>
              <w:sz w:val="22"/>
              <w:szCs w:val="22"/>
            </w:rPr>
            <w:fldChar w:fldCharType="separate"/>
          </w:r>
          <w:r w:rsidR="00055293" w:rsidRPr="00055293">
            <w:rPr>
              <w:noProof/>
              <w:color w:val="000000"/>
              <w:sz w:val="22"/>
              <w:szCs w:val="22"/>
            </w:rPr>
            <w:t>[30]</w:t>
          </w:r>
          <w:r w:rsidR="009270CE">
            <w:rPr>
              <w:color w:val="000000"/>
              <w:sz w:val="22"/>
              <w:szCs w:val="22"/>
            </w:rPr>
            <w:fldChar w:fldCharType="end"/>
          </w:r>
        </w:sdtContent>
      </w:sdt>
      <w:r>
        <w:rPr>
          <w:color w:val="000000"/>
          <w:sz w:val="22"/>
          <w:szCs w:val="22"/>
        </w:rPr>
        <w:t>. Según el análisis de los autores, el uso de celdas de Voronoi permite reducir la incertidumbre al realizar el análisis de trayectoria, a comparación de una grilla contenida dentro de un plano cartesiano.</w:t>
      </w:r>
    </w:p>
    <w:p w14:paraId="20133E05" w14:textId="77777777" w:rsidR="00A66968" w:rsidRPr="00A66968" w:rsidRDefault="00A66968" w:rsidP="00E86840">
      <w:pPr>
        <w:pStyle w:val="Ttulo3"/>
        <w:rPr>
          <w:lang w:val="es-CO"/>
        </w:rPr>
      </w:pPr>
      <w:bookmarkStart w:id="44" w:name="_Toc531325710"/>
      <w:r w:rsidRPr="00A66968">
        <w:rPr>
          <w:rFonts w:cs="Arial"/>
          <w:color w:val="000000"/>
          <w:szCs w:val="24"/>
          <w:lang w:val="es-CO"/>
        </w:rPr>
        <w:t>Reconocimiento de actividades a partir del análisis de poses</w:t>
      </w:r>
      <w:bookmarkEnd w:id="44"/>
    </w:p>
    <w:p w14:paraId="1D3F0416" w14:textId="77777777" w:rsidR="00A66968" w:rsidRDefault="00A66968" w:rsidP="00E86840">
      <w:pPr>
        <w:pStyle w:val="NormalWeb"/>
        <w:spacing w:before="240" w:beforeAutospacing="0" w:after="120" w:afterAutospacing="0"/>
        <w:jc w:val="both"/>
      </w:pPr>
      <w:r>
        <w:rPr>
          <w:color w:val="000000"/>
          <w:sz w:val="22"/>
          <w:szCs w:val="22"/>
        </w:rPr>
        <w:t>A diferencia del análisis de trayectoria, el análisis de las poses corporales permite obtener descriptores adicionales de la actividad que permiten realizar una detección más precisa. Los métodos de extracción de descriptores orientados al análisis de poses se pueden clasificar en 2 grupos principales: análisis a partir de siluetas o análisis a partir del esqueleto de la persona.</w:t>
      </w:r>
    </w:p>
    <w:p w14:paraId="158C714C" w14:textId="51DDC378" w:rsidR="00A66968" w:rsidRDefault="00A66968" w:rsidP="00E86840">
      <w:pPr>
        <w:pStyle w:val="NormalWeb"/>
        <w:spacing w:before="240" w:beforeAutospacing="0" w:after="120" w:afterAutospacing="0"/>
        <w:jc w:val="both"/>
      </w:pPr>
      <w:r>
        <w:rPr>
          <w:color w:val="000000"/>
          <w:sz w:val="22"/>
          <w:szCs w:val="22"/>
        </w:rPr>
        <w:t xml:space="preserve">El primer grupo de análisis es la extracción de características de la silueta o el contorno de la persona. La silueta de la persona puede extraerse de una forma directa a través de algoritmos de extracción de fondo. Dependiendo </w:t>
      </w:r>
      <w:r w:rsidR="00FC5C8A">
        <w:rPr>
          <w:color w:val="000000"/>
          <w:sz w:val="22"/>
          <w:szCs w:val="22"/>
        </w:rPr>
        <w:t>d</w:t>
      </w:r>
      <w:r>
        <w:rPr>
          <w:color w:val="000000"/>
          <w:sz w:val="22"/>
          <w:szCs w:val="22"/>
        </w:rPr>
        <w:t xml:space="preserve">el método de análisis del módulo de alto nivel, los algoritmos de procesamiento pueden generar información acerca del centroide, el contorno de la imagen, los contornos de la silueta, entre otros. En su artículo, Chaaraoui et al desarrollaron un método de análisis de actividades por medio de la identificación de poses, las cuales son organizadas en el tiempo y comparadas con una base de datos de secuencia de poses a través del clasificador K-Nearest Neighbor </w:t>
      </w:r>
      <w:sdt>
        <w:sdtPr>
          <w:rPr>
            <w:color w:val="000000"/>
            <w:sz w:val="22"/>
            <w:szCs w:val="22"/>
          </w:rPr>
          <w:id w:val="-1921627249"/>
          <w:citation/>
        </w:sdtPr>
        <w:sdtEndPr/>
        <w:sdtContent>
          <w:r w:rsidR="009270CE">
            <w:rPr>
              <w:color w:val="000000"/>
              <w:sz w:val="22"/>
              <w:szCs w:val="22"/>
            </w:rPr>
            <w:fldChar w:fldCharType="begin"/>
          </w:r>
          <w:r w:rsidR="009270CE">
            <w:rPr>
              <w:color w:val="000000"/>
              <w:sz w:val="22"/>
              <w:szCs w:val="22"/>
            </w:rPr>
            <w:instrText xml:space="preserve"> CITATION Cha13 \l 9226 </w:instrText>
          </w:r>
          <w:r w:rsidR="009270CE">
            <w:rPr>
              <w:color w:val="000000"/>
              <w:sz w:val="22"/>
              <w:szCs w:val="22"/>
            </w:rPr>
            <w:fldChar w:fldCharType="separate"/>
          </w:r>
          <w:r w:rsidR="00055293" w:rsidRPr="00055293">
            <w:rPr>
              <w:noProof/>
              <w:color w:val="000000"/>
              <w:sz w:val="22"/>
              <w:szCs w:val="22"/>
            </w:rPr>
            <w:t>[52]</w:t>
          </w:r>
          <w:r w:rsidR="009270CE">
            <w:rPr>
              <w:color w:val="000000"/>
              <w:sz w:val="22"/>
              <w:szCs w:val="22"/>
            </w:rPr>
            <w:fldChar w:fldCharType="end"/>
          </w:r>
        </w:sdtContent>
      </w:sdt>
      <w:r>
        <w:rPr>
          <w:color w:val="000000"/>
          <w:sz w:val="22"/>
          <w:szCs w:val="22"/>
        </w:rPr>
        <w:t>. Uno de los aspectos claves que aporta el trabajo de Chaaraoui es el concepto de Poses Clave (Key Poses). En vez de realizar un análisis sobre toda la secuencia de poses ejecutadas por una persona, se identifican las poses más representativas a partir de métodos de aprendizaje no supervisado (K-Means). El uso de Poses Clave en el desarrollo del modelo limita el número de poses analizadas en el sistema a un tamaño fijo, y reduce el efecto que el ruido pueda generar dentro del procesamiento del video.</w:t>
      </w:r>
    </w:p>
    <w:p w14:paraId="47E33804" w14:textId="6AB39383" w:rsidR="00A66968" w:rsidRDefault="00A66968" w:rsidP="00E86840">
      <w:pPr>
        <w:pStyle w:val="NormalWeb"/>
        <w:spacing w:before="240" w:beforeAutospacing="0" w:after="120" w:afterAutospacing="0"/>
        <w:jc w:val="both"/>
      </w:pPr>
      <w:r>
        <w:rPr>
          <w:color w:val="000000"/>
          <w:sz w:val="22"/>
          <w:szCs w:val="22"/>
        </w:rPr>
        <w:t xml:space="preserve">El otro grupo de análisis para la detección de actividades es la extracción de características a partir del esqueleto de la persona. En la sección de descripción de las técnicas de nivel bajo, se describieron métodos para realizar la extracción del esqueleto a partir de cámaras estereoscópicas (Kinect) o modelos basados en aprendizaje profundo (deep learning). Por lo general, </w:t>
      </w:r>
      <w:r>
        <w:rPr>
          <w:color w:val="000000"/>
          <w:sz w:val="22"/>
          <w:szCs w:val="22"/>
        </w:rPr>
        <w:lastRenderedPageBreak/>
        <w:t xml:space="preserve">el esqueleto de una persona se encuentra descrito por un arreglo de puntos en 2 o 3 dimensiones, en el cual cada punto describe la posición de una de las articulaciones del esqueleto. A partir del arreglo de puntos, autores como Gedat et al obtienen los descriptores a partir de los ángulos que forman las articulaciones, argumentando que estos descriptores son invariantes de la posición y escala </w:t>
      </w:r>
      <w:sdt>
        <w:sdtPr>
          <w:rPr>
            <w:color w:val="000000"/>
            <w:sz w:val="22"/>
            <w:szCs w:val="22"/>
          </w:rPr>
          <w:id w:val="-571282068"/>
          <w:citation/>
        </w:sdtPr>
        <w:sdtEndPr/>
        <w:sdtContent>
          <w:r w:rsidR="009270CE">
            <w:rPr>
              <w:color w:val="000000"/>
              <w:sz w:val="22"/>
              <w:szCs w:val="22"/>
            </w:rPr>
            <w:fldChar w:fldCharType="begin"/>
          </w:r>
          <w:r w:rsidR="009270CE">
            <w:rPr>
              <w:color w:val="000000"/>
              <w:sz w:val="22"/>
              <w:szCs w:val="22"/>
            </w:rPr>
            <w:instrText xml:space="preserve"> CITATION Ged17 \l 9226 </w:instrText>
          </w:r>
          <w:r w:rsidR="009270CE">
            <w:rPr>
              <w:color w:val="000000"/>
              <w:sz w:val="22"/>
              <w:szCs w:val="22"/>
            </w:rPr>
            <w:fldChar w:fldCharType="separate"/>
          </w:r>
          <w:r w:rsidR="00055293" w:rsidRPr="00055293">
            <w:rPr>
              <w:noProof/>
              <w:color w:val="000000"/>
              <w:sz w:val="22"/>
              <w:szCs w:val="22"/>
            </w:rPr>
            <w:t>[32]</w:t>
          </w:r>
          <w:r w:rsidR="009270CE">
            <w:rPr>
              <w:color w:val="000000"/>
              <w:sz w:val="22"/>
              <w:szCs w:val="22"/>
            </w:rPr>
            <w:fldChar w:fldCharType="end"/>
          </w:r>
        </w:sdtContent>
      </w:sdt>
      <w:r>
        <w:rPr>
          <w:color w:val="000000"/>
          <w:sz w:val="22"/>
          <w:szCs w:val="22"/>
        </w:rPr>
        <w:t>. Por otra parte, autores como Du et at utiliza como característica la posición relativa de los puntos asociados al esqueleto, ejecutando una normalización cuya base dependerá de la posición mínima y máxima de las articulaciones durante el desarrollo de la actividad</w:t>
      </w:r>
      <w:r w:rsidR="009270CE">
        <w:rPr>
          <w:color w:val="000000"/>
          <w:sz w:val="22"/>
          <w:szCs w:val="22"/>
        </w:rPr>
        <w:t xml:space="preserve"> </w:t>
      </w:r>
      <w:sdt>
        <w:sdtPr>
          <w:rPr>
            <w:color w:val="000000"/>
            <w:sz w:val="22"/>
            <w:szCs w:val="22"/>
          </w:rPr>
          <w:id w:val="-393193926"/>
          <w:citation/>
        </w:sdtPr>
        <w:sdtEndPr/>
        <w:sdtContent>
          <w:r w:rsidR="009270CE">
            <w:rPr>
              <w:color w:val="000000"/>
              <w:sz w:val="22"/>
              <w:szCs w:val="22"/>
            </w:rPr>
            <w:fldChar w:fldCharType="begin"/>
          </w:r>
          <w:r w:rsidR="009270CE">
            <w:rPr>
              <w:color w:val="000000"/>
              <w:sz w:val="22"/>
              <w:szCs w:val="22"/>
            </w:rPr>
            <w:instrText xml:space="preserve"> CITATION DuY15 \l 9226 </w:instrText>
          </w:r>
          <w:r w:rsidR="009270CE">
            <w:rPr>
              <w:color w:val="000000"/>
              <w:sz w:val="22"/>
              <w:szCs w:val="22"/>
            </w:rPr>
            <w:fldChar w:fldCharType="separate"/>
          </w:r>
          <w:r w:rsidR="00055293" w:rsidRPr="00055293">
            <w:rPr>
              <w:noProof/>
              <w:color w:val="000000"/>
              <w:sz w:val="22"/>
              <w:szCs w:val="22"/>
            </w:rPr>
            <w:t>[31]</w:t>
          </w:r>
          <w:r w:rsidR="009270CE">
            <w:rPr>
              <w:color w:val="000000"/>
              <w:sz w:val="22"/>
              <w:szCs w:val="22"/>
            </w:rPr>
            <w:fldChar w:fldCharType="end"/>
          </w:r>
        </w:sdtContent>
      </w:sdt>
      <w:r>
        <w:rPr>
          <w:color w:val="000000"/>
          <w:sz w:val="22"/>
          <w:szCs w:val="22"/>
        </w:rPr>
        <w:t>.</w:t>
      </w:r>
    </w:p>
    <w:p w14:paraId="72E8CF43" w14:textId="4EB21B9E" w:rsidR="00A90B24" w:rsidRPr="00A90B24" w:rsidRDefault="00A66968" w:rsidP="00E86840">
      <w:pPr>
        <w:pStyle w:val="NormalWeb"/>
        <w:spacing w:before="240" w:beforeAutospacing="0" w:after="120" w:afterAutospacing="0"/>
        <w:jc w:val="both"/>
        <w:rPr>
          <w:color w:val="000000"/>
          <w:sz w:val="22"/>
          <w:szCs w:val="22"/>
        </w:rPr>
      </w:pPr>
      <w:r>
        <w:rPr>
          <w:color w:val="000000"/>
          <w:sz w:val="22"/>
          <w:szCs w:val="22"/>
        </w:rPr>
        <w:t xml:space="preserve">El estado del arte muestra diversas técnicas de clasificación mediante inteligencia artificial, que pueden ser aplicados para la identificación de actividades a partir de secuencias de poses. El modelo desarrollado por Du et al utiliza el concepto relacionado de mapas de distancia de articulaciones (JDM por sus siglas en inglés), el cual codifica la información </w:t>
      </w:r>
      <w:r w:rsidR="009270CE">
        <w:rPr>
          <w:color w:val="000000"/>
          <w:sz w:val="22"/>
          <w:szCs w:val="22"/>
        </w:rPr>
        <w:t>espaciotemporal</w:t>
      </w:r>
      <w:r>
        <w:rPr>
          <w:color w:val="000000"/>
          <w:sz w:val="22"/>
          <w:szCs w:val="22"/>
        </w:rPr>
        <w:t xml:space="preserve"> de una secuencia de poses en una única imagen. A partir de la generación de las imágenes, se puede aplicar técnicas de clasificación que han demostrado excelentes resultados como las redes neuronales convolucionales (CNN por sus siglas en inglés)</w:t>
      </w:r>
      <w:r w:rsidR="009270CE">
        <w:rPr>
          <w:color w:val="000000"/>
          <w:sz w:val="22"/>
          <w:szCs w:val="22"/>
        </w:rPr>
        <w:t xml:space="preserve"> </w:t>
      </w:r>
      <w:sdt>
        <w:sdtPr>
          <w:rPr>
            <w:color w:val="000000"/>
            <w:sz w:val="22"/>
            <w:szCs w:val="22"/>
          </w:rPr>
          <w:id w:val="632453615"/>
          <w:citation/>
        </w:sdtPr>
        <w:sdtEndPr/>
        <w:sdtContent>
          <w:r w:rsidR="009270CE">
            <w:rPr>
              <w:color w:val="000000"/>
              <w:sz w:val="22"/>
              <w:szCs w:val="22"/>
            </w:rPr>
            <w:fldChar w:fldCharType="begin"/>
          </w:r>
          <w:r w:rsidR="009270CE">
            <w:rPr>
              <w:color w:val="000000"/>
              <w:sz w:val="22"/>
              <w:szCs w:val="22"/>
            </w:rPr>
            <w:instrText xml:space="preserve"> CITATION Bal16 \l 9226 </w:instrText>
          </w:r>
          <w:r w:rsidR="009270CE">
            <w:rPr>
              <w:color w:val="000000"/>
              <w:sz w:val="22"/>
              <w:szCs w:val="22"/>
            </w:rPr>
            <w:fldChar w:fldCharType="separate"/>
          </w:r>
          <w:r w:rsidR="00055293" w:rsidRPr="00055293">
            <w:rPr>
              <w:noProof/>
              <w:color w:val="000000"/>
              <w:sz w:val="22"/>
              <w:szCs w:val="22"/>
            </w:rPr>
            <w:t>[59]</w:t>
          </w:r>
          <w:r w:rsidR="009270CE">
            <w:rPr>
              <w:color w:val="000000"/>
              <w:sz w:val="22"/>
              <w:szCs w:val="22"/>
            </w:rPr>
            <w:fldChar w:fldCharType="end"/>
          </w:r>
        </w:sdtContent>
      </w:sdt>
      <w:r>
        <w:rPr>
          <w:color w:val="000000"/>
          <w:sz w:val="22"/>
          <w:szCs w:val="22"/>
        </w:rPr>
        <w:t xml:space="preserve">. A través del modelo propuesto, Du et al lograron obtener porcentajes de precisión superiores al 90% al clasificar las secuencias en 11 categorías de acciones </w:t>
      </w:r>
      <w:sdt>
        <w:sdtPr>
          <w:rPr>
            <w:color w:val="000000"/>
            <w:sz w:val="22"/>
            <w:szCs w:val="22"/>
          </w:rPr>
          <w:id w:val="1078707112"/>
          <w:citation/>
        </w:sdtPr>
        <w:sdtEndPr/>
        <w:sdtContent>
          <w:r w:rsidR="009270CE">
            <w:rPr>
              <w:color w:val="000000"/>
              <w:sz w:val="22"/>
              <w:szCs w:val="22"/>
            </w:rPr>
            <w:fldChar w:fldCharType="begin"/>
          </w:r>
          <w:r w:rsidR="009270CE">
            <w:rPr>
              <w:color w:val="000000"/>
              <w:sz w:val="22"/>
              <w:szCs w:val="22"/>
            </w:rPr>
            <w:instrText xml:space="preserve"> CITATION DuY15 \l 9226 </w:instrText>
          </w:r>
          <w:r w:rsidR="009270CE">
            <w:rPr>
              <w:color w:val="000000"/>
              <w:sz w:val="22"/>
              <w:szCs w:val="22"/>
            </w:rPr>
            <w:fldChar w:fldCharType="separate"/>
          </w:r>
          <w:r w:rsidR="00055293" w:rsidRPr="00055293">
            <w:rPr>
              <w:noProof/>
              <w:color w:val="000000"/>
              <w:sz w:val="22"/>
              <w:szCs w:val="22"/>
            </w:rPr>
            <w:t>[31]</w:t>
          </w:r>
          <w:r w:rsidR="009270CE">
            <w:rPr>
              <w:color w:val="000000"/>
              <w:sz w:val="22"/>
              <w:szCs w:val="22"/>
            </w:rPr>
            <w:fldChar w:fldCharType="end"/>
          </w:r>
        </w:sdtContent>
      </w:sdt>
      <w:sdt>
        <w:sdtPr>
          <w:rPr>
            <w:color w:val="000000"/>
            <w:sz w:val="22"/>
            <w:szCs w:val="22"/>
          </w:rPr>
          <w:id w:val="163137816"/>
          <w:citation/>
        </w:sdtPr>
        <w:sdtEndPr/>
        <w:sdtContent>
          <w:r w:rsidR="00A90B24">
            <w:rPr>
              <w:color w:val="000000"/>
              <w:sz w:val="22"/>
              <w:szCs w:val="22"/>
            </w:rPr>
            <w:fldChar w:fldCharType="begin"/>
          </w:r>
          <w:r w:rsidR="00A90B24">
            <w:rPr>
              <w:color w:val="000000"/>
              <w:sz w:val="22"/>
              <w:szCs w:val="22"/>
            </w:rPr>
            <w:instrText xml:space="preserve"> CITATION Cha18 \l 9226 </w:instrText>
          </w:r>
          <w:r w:rsidR="00A90B24">
            <w:rPr>
              <w:color w:val="000000"/>
              <w:sz w:val="22"/>
              <w:szCs w:val="22"/>
            </w:rPr>
            <w:fldChar w:fldCharType="separate"/>
          </w:r>
          <w:r w:rsidR="00055293">
            <w:rPr>
              <w:noProof/>
              <w:color w:val="000000"/>
              <w:sz w:val="22"/>
              <w:szCs w:val="22"/>
            </w:rPr>
            <w:t xml:space="preserve"> </w:t>
          </w:r>
          <w:r w:rsidR="00055293" w:rsidRPr="00055293">
            <w:rPr>
              <w:noProof/>
              <w:color w:val="000000"/>
              <w:sz w:val="22"/>
              <w:szCs w:val="22"/>
            </w:rPr>
            <w:t>[60]</w:t>
          </w:r>
          <w:r w:rsidR="00A90B24">
            <w:rPr>
              <w:color w:val="000000"/>
              <w:sz w:val="22"/>
              <w:szCs w:val="22"/>
            </w:rPr>
            <w:fldChar w:fldCharType="end"/>
          </w:r>
        </w:sdtContent>
      </w:sdt>
      <w:r>
        <w:rPr>
          <w:color w:val="000000"/>
          <w:sz w:val="22"/>
          <w:szCs w:val="22"/>
        </w:rPr>
        <w:t>. Por otra parte, Xia et al realiza la clasificación de las actividades a partir del análisis de secuencias de poses por medio de cadenas ocultas de Markov. Para una base de datos que contiene 9 acciones, Xia et al reportan porcentajes de precisión del modelo superiores al 90%</w:t>
      </w:r>
      <w:r w:rsidR="00A90B24">
        <w:rPr>
          <w:color w:val="000000"/>
          <w:sz w:val="22"/>
          <w:szCs w:val="22"/>
        </w:rPr>
        <w:t xml:space="preserve"> </w:t>
      </w:r>
      <w:sdt>
        <w:sdtPr>
          <w:rPr>
            <w:color w:val="000000"/>
            <w:sz w:val="22"/>
            <w:szCs w:val="22"/>
          </w:rPr>
          <w:id w:val="1670529050"/>
          <w:citation/>
        </w:sdtPr>
        <w:sdtEndPr/>
        <w:sdtContent>
          <w:r w:rsidR="00A90B24">
            <w:rPr>
              <w:color w:val="000000"/>
              <w:sz w:val="22"/>
              <w:szCs w:val="22"/>
            </w:rPr>
            <w:fldChar w:fldCharType="begin"/>
          </w:r>
          <w:r w:rsidR="00A90B24">
            <w:rPr>
              <w:color w:val="000000"/>
              <w:sz w:val="22"/>
              <w:szCs w:val="22"/>
            </w:rPr>
            <w:instrText xml:space="preserve"> CITATION Xia12 \l 9226 </w:instrText>
          </w:r>
          <w:r w:rsidR="00A90B24">
            <w:rPr>
              <w:color w:val="000000"/>
              <w:sz w:val="22"/>
              <w:szCs w:val="22"/>
            </w:rPr>
            <w:fldChar w:fldCharType="separate"/>
          </w:r>
          <w:r w:rsidR="00055293" w:rsidRPr="00055293">
            <w:rPr>
              <w:noProof/>
              <w:color w:val="000000"/>
              <w:sz w:val="22"/>
              <w:szCs w:val="22"/>
            </w:rPr>
            <w:t>[61]</w:t>
          </w:r>
          <w:r w:rsidR="00A90B24">
            <w:rPr>
              <w:color w:val="000000"/>
              <w:sz w:val="22"/>
              <w:szCs w:val="22"/>
            </w:rPr>
            <w:fldChar w:fldCharType="end"/>
          </w:r>
        </w:sdtContent>
      </w:sdt>
      <w:r>
        <w:rPr>
          <w:color w:val="000000"/>
          <w:sz w:val="22"/>
          <w:szCs w:val="22"/>
        </w:rPr>
        <w:t>.</w:t>
      </w:r>
      <w:r w:rsidR="00A90B24">
        <w:rPr>
          <w:color w:val="000000"/>
          <w:sz w:val="22"/>
          <w:szCs w:val="22"/>
        </w:rPr>
        <w:t xml:space="preserve"> </w:t>
      </w:r>
      <w:r w:rsidR="000319D8">
        <w:rPr>
          <w:color w:val="000000"/>
          <w:sz w:val="22"/>
          <w:szCs w:val="22"/>
        </w:rPr>
        <w:t xml:space="preserve">Así mismo, Liu et al implementan un modelo de reconocimiento de actividades a partir de acciones, realizando la extracción de características a partir del método BoW (Bolsa de palabras por sus siglas en inglés) </w:t>
      </w:r>
      <w:sdt>
        <w:sdtPr>
          <w:rPr>
            <w:color w:val="000000"/>
            <w:sz w:val="22"/>
            <w:szCs w:val="22"/>
          </w:rPr>
          <w:id w:val="-147828836"/>
          <w:citation/>
        </w:sdtPr>
        <w:sdtEndPr/>
        <w:sdtContent>
          <w:r w:rsidR="000319D8">
            <w:rPr>
              <w:color w:val="000000"/>
              <w:sz w:val="22"/>
              <w:szCs w:val="22"/>
            </w:rPr>
            <w:fldChar w:fldCharType="begin"/>
          </w:r>
          <w:r w:rsidR="000319D8">
            <w:rPr>
              <w:color w:val="000000"/>
              <w:sz w:val="22"/>
              <w:szCs w:val="22"/>
            </w:rPr>
            <w:instrText xml:space="preserve"> CITATION Liu16 \l 9226 </w:instrText>
          </w:r>
          <w:r w:rsidR="000319D8">
            <w:rPr>
              <w:color w:val="000000"/>
              <w:sz w:val="22"/>
              <w:szCs w:val="22"/>
            </w:rPr>
            <w:fldChar w:fldCharType="separate"/>
          </w:r>
          <w:r w:rsidR="00055293" w:rsidRPr="00055293">
            <w:rPr>
              <w:noProof/>
              <w:color w:val="000000"/>
              <w:sz w:val="22"/>
              <w:szCs w:val="22"/>
            </w:rPr>
            <w:t>[62]</w:t>
          </w:r>
          <w:r w:rsidR="000319D8">
            <w:rPr>
              <w:color w:val="000000"/>
              <w:sz w:val="22"/>
              <w:szCs w:val="22"/>
            </w:rPr>
            <w:fldChar w:fldCharType="end"/>
          </w:r>
        </w:sdtContent>
      </w:sdt>
      <w:r w:rsidR="000319D8">
        <w:rPr>
          <w:color w:val="000000"/>
          <w:sz w:val="22"/>
          <w:szCs w:val="22"/>
        </w:rPr>
        <w:t xml:space="preserve">. El modelo desarrollado por Liu et al reporta porcentajes de precisión hasta del 98%.  </w:t>
      </w:r>
      <w:r w:rsidR="00A90B24">
        <w:rPr>
          <w:color w:val="000000"/>
          <w:sz w:val="22"/>
          <w:szCs w:val="22"/>
        </w:rPr>
        <w:t xml:space="preserve">La </w:t>
      </w:r>
      <w:r w:rsidR="00A90B24" w:rsidRPr="00A90B24">
        <w:rPr>
          <w:color w:val="000000"/>
          <w:sz w:val="22"/>
          <w:szCs w:val="22"/>
        </w:rPr>
        <w:fldChar w:fldCharType="begin"/>
      </w:r>
      <w:r w:rsidR="00A90B24" w:rsidRPr="00A90B24">
        <w:rPr>
          <w:color w:val="000000"/>
          <w:sz w:val="22"/>
          <w:szCs w:val="22"/>
        </w:rPr>
        <w:instrText xml:space="preserve"> REF _Ref529743855 \h </w:instrText>
      </w:r>
      <w:r w:rsidR="00A90B24">
        <w:rPr>
          <w:color w:val="000000"/>
          <w:sz w:val="22"/>
          <w:szCs w:val="22"/>
        </w:rPr>
        <w:instrText xml:space="preserve"> \* MERGEFORMAT </w:instrText>
      </w:r>
      <w:r w:rsidR="00A90B24" w:rsidRPr="00A90B24">
        <w:rPr>
          <w:color w:val="000000"/>
          <w:sz w:val="22"/>
          <w:szCs w:val="22"/>
        </w:rPr>
      </w:r>
      <w:r w:rsidR="00A90B24" w:rsidRPr="00A90B24">
        <w:rPr>
          <w:color w:val="000000"/>
          <w:sz w:val="22"/>
          <w:szCs w:val="22"/>
        </w:rPr>
        <w:fldChar w:fldCharType="separate"/>
      </w:r>
      <w:ins w:id="45" w:author="Eder Mauricio Abello Rodríguez" w:date="2018-11-30T07:35:00Z">
        <w:r w:rsidR="00A71D04" w:rsidRPr="00A71D04">
          <w:rPr>
            <w:sz w:val="22"/>
            <w:szCs w:val="22"/>
            <w:rPrChange w:id="46" w:author="Eder Mauricio Abello Rodríguez" w:date="2018-11-30T07:35:00Z">
              <w:rPr/>
            </w:rPrChange>
          </w:rPr>
          <w:t xml:space="preserve">Tabla </w:t>
        </w:r>
        <w:r w:rsidR="00A71D04" w:rsidRPr="00A71D04">
          <w:rPr>
            <w:noProof/>
            <w:sz w:val="22"/>
            <w:szCs w:val="22"/>
            <w:rPrChange w:id="47" w:author="Eder Mauricio Abello Rodríguez" w:date="2018-11-30T07:35:00Z">
              <w:rPr>
                <w:noProof/>
              </w:rPr>
            </w:rPrChange>
          </w:rPr>
          <w:t>3</w:t>
        </w:r>
      </w:ins>
      <w:del w:id="48"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3</w:delText>
        </w:r>
      </w:del>
      <w:r w:rsidR="00A90B24" w:rsidRPr="00A90B24">
        <w:rPr>
          <w:color w:val="000000"/>
          <w:sz w:val="22"/>
          <w:szCs w:val="22"/>
        </w:rPr>
        <w:fldChar w:fldCharType="end"/>
      </w:r>
      <w:r w:rsidR="00A90B24">
        <w:rPr>
          <w:color w:val="000000"/>
          <w:sz w:val="22"/>
          <w:szCs w:val="22"/>
        </w:rPr>
        <w:t xml:space="preserve"> muestra la recopilación de los trabajos analizados en el estado del arte, que corresponden al procesamiento de la etapa de nivel alto.</w:t>
      </w:r>
    </w:p>
    <w:p w14:paraId="68642710" w14:textId="21D6FA2A" w:rsidR="00A66968" w:rsidRDefault="00A90B24" w:rsidP="00497053">
      <w:pPr>
        <w:pStyle w:val="Descripcin"/>
        <w:jc w:val="center"/>
      </w:pPr>
      <w:bookmarkStart w:id="49" w:name="_Ref529743855"/>
      <w:r>
        <w:t xml:space="preserve">Tabla </w:t>
      </w:r>
      <w:r>
        <w:fldChar w:fldCharType="begin"/>
      </w:r>
      <w:r>
        <w:instrText xml:space="preserve"> SEQ Tabla \* ARABIC </w:instrText>
      </w:r>
      <w:r>
        <w:fldChar w:fldCharType="separate"/>
      </w:r>
      <w:r w:rsidR="00A71D04">
        <w:rPr>
          <w:noProof/>
        </w:rPr>
        <w:t>3</w:t>
      </w:r>
      <w:r>
        <w:fldChar w:fldCharType="end"/>
      </w:r>
      <w:bookmarkEnd w:id="49"/>
      <w:r>
        <w:t xml:space="preserve">: </w:t>
      </w:r>
      <w:r w:rsidRPr="004219DD">
        <w:t>Recopilación de trabajos orientados al procesamiento de nivel alto</w:t>
      </w:r>
    </w:p>
    <w:tbl>
      <w:tblPr>
        <w:tblW w:w="0" w:type="auto"/>
        <w:tblCellMar>
          <w:top w:w="15" w:type="dxa"/>
          <w:left w:w="15" w:type="dxa"/>
          <w:bottom w:w="15" w:type="dxa"/>
          <w:right w:w="15" w:type="dxa"/>
        </w:tblCellMar>
        <w:tblLook w:val="04A0" w:firstRow="1" w:lastRow="0" w:firstColumn="1" w:lastColumn="0" w:noHBand="0" w:noVBand="1"/>
      </w:tblPr>
      <w:tblGrid>
        <w:gridCol w:w="1082"/>
        <w:gridCol w:w="888"/>
        <w:gridCol w:w="2299"/>
        <w:gridCol w:w="1147"/>
        <w:gridCol w:w="1896"/>
        <w:gridCol w:w="1026"/>
      </w:tblGrid>
      <w:tr w:rsidR="00A66968" w14:paraId="666019FA" w14:textId="77777777" w:rsidTr="00A90B24">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653B760A"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Autor</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52C46AF"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Categoría</w:t>
            </w:r>
          </w:p>
        </w:tc>
        <w:tc>
          <w:tcPr>
            <w:tcW w:w="229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EA0745F"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Tipo de clasificación</w:t>
            </w:r>
          </w:p>
        </w:tc>
        <w:tc>
          <w:tcPr>
            <w:tcW w:w="114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6C9D67AE"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Técnica de IA Utilizada</w:t>
            </w:r>
          </w:p>
        </w:tc>
        <w:tc>
          <w:tcPr>
            <w:tcW w:w="189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6D9F721F"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Descriptores Utilizados</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8EA0F77"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Uso de poses clave</w:t>
            </w:r>
          </w:p>
        </w:tc>
      </w:tr>
      <w:tr w:rsidR="00A66968" w14:paraId="18FFFD3B" w14:textId="77777777" w:rsidTr="00A90B24">
        <w:trPr>
          <w:trHeight w:val="240"/>
        </w:trPr>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FD16C2E"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Ng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02FEAD0"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Trayectoria</w:t>
            </w:r>
          </w:p>
        </w:tc>
        <w:tc>
          <w:tcPr>
            <w:tcW w:w="229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950200D"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Aprendizaje supervisado</w:t>
            </w:r>
          </w:p>
        </w:tc>
        <w:tc>
          <w:tcPr>
            <w:tcW w:w="114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1EA818B"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Árbol de decisión</w:t>
            </w:r>
          </w:p>
        </w:tc>
        <w:tc>
          <w:tcPr>
            <w:tcW w:w="189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6C787DD8"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Detección de eventos en la escena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6580CB31"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No aplica</w:t>
            </w:r>
          </w:p>
        </w:tc>
      </w:tr>
      <w:tr w:rsidR="00A66968" w14:paraId="28C16BD5" w14:textId="77777777" w:rsidTr="00A90B24">
        <w:trPr>
          <w:trHeight w:val="420"/>
        </w:trPr>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FA27F86"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Hao-Zhe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8030F46"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Trayectoria</w:t>
            </w:r>
          </w:p>
        </w:tc>
        <w:tc>
          <w:tcPr>
            <w:tcW w:w="229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86DB0DD"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Aprendizaje supervisado</w:t>
            </w:r>
          </w:p>
        </w:tc>
        <w:tc>
          <w:tcPr>
            <w:tcW w:w="114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3271695"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HMM</w:t>
            </w:r>
          </w:p>
        </w:tc>
        <w:tc>
          <w:tcPr>
            <w:tcW w:w="189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D9A1531"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Secuencia de puntos de trayectoria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B2BC216"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No aplica</w:t>
            </w:r>
          </w:p>
        </w:tc>
      </w:tr>
      <w:tr w:rsidR="00A66968" w14:paraId="7D263C3E" w14:textId="77777777" w:rsidTr="00A90B24">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F5299CE"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shd w:val="clear" w:color="auto" w:fill="FFFFFF"/>
              </w:rPr>
              <w:t>Calderara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EE33BFE"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shd w:val="clear" w:color="auto" w:fill="FFFFFF"/>
              </w:rPr>
              <w:t>Trayectoria</w:t>
            </w:r>
          </w:p>
        </w:tc>
        <w:tc>
          <w:tcPr>
            <w:tcW w:w="229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E81560B"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Aprendizaje no supervisado</w:t>
            </w:r>
          </w:p>
        </w:tc>
        <w:tc>
          <w:tcPr>
            <w:tcW w:w="114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2CEA483"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Medición de divergencia</w:t>
            </w:r>
          </w:p>
        </w:tc>
        <w:tc>
          <w:tcPr>
            <w:tcW w:w="189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C89F820"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Trayectoria - Celdas de Voronoi</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400C8DB"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No aplica</w:t>
            </w:r>
          </w:p>
        </w:tc>
      </w:tr>
      <w:tr w:rsidR="00A66968" w14:paraId="116151B7" w14:textId="77777777" w:rsidTr="00A90B24">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3EE209B0"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Chaaraoui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09A85D3"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Siluetas</w:t>
            </w:r>
          </w:p>
        </w:tc>
        <w:tc>
          <w:tcPr>
            <w:tcW w:w="229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30C9DCF"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Aprendizaje supervisado</w:t>
            </w:r>
          </w:p>
        </w:tc>
        <w:tc>
          <w:tcPr>
            <w:tcW w:w="114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60EE3D8"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K-NN</w:t>
            </w:r>
          </w:p>
        </w:tc>
        <w:tc>
          <w:tcPr>
            <w:tcW w:w="189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447AC04"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Parámetros de la silueta de la persona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C9EC110"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Si</w:t>
            </w:r>
          </w:p>
        </w:tc>
      </w:tr>
      <w:tr w:rsidR="00A66968" w14:paraId="1613B156" w14:textId="77777777" w:rsidTr="00A90B24">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D889738"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Gedat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C1E32F5"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Poses</w:t>
            </w:r>
          </w:p>
        </w:tc>
        <w:tc>
          <w:tcPr>
            <w:tcW w:w="229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D95C543"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Aprendizaje no supervisado</w:t>
            </w:r>
          </w:p>
        </w:tc>
        <w:tc>
          <w:tcPr>
            <w:tcW w:w="114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5BD502A"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HMM</w:t>
            </w:r>
          </w:p>
        </w:tc>
        <w:tc>
          <w:tcPr>
            <w:tcW w:w="189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AB93746"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Ángulo de articulaciones</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E8A2E00"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Si</w:t>
            </w:r>
          </w:p>
        </w:tc>
      </w:tr>
      <w:tr w:rsidR="00A66968" w14:paraId="13F6C422" w14:textId="77777777" w:rsidTr="00A90B24">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0C86E31F"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Du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DC3DC8D"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Poses</w:t>
            </w:r>
          </w:p>
        </w:tc>
        <w:tc>
          <w:tcPr>
            <w:tcW w:w="229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DF0E137"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Aprendizaje no supervisado</w:t>
            </w:r>
          </w:p>
        </w:tc>
        <w:tc>
          <w:tcPr>
            <w:tcW w:w="114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CFCEC93"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CNN</w:t>
            </w:r>
          </w:p>
        </w:tc>
        <w:tc>
          <w:tcPr>
            <w:tcW w:w="189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E0C84F6"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Posición de las articulaciones</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4155CF19"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No</w:t>
            </w:r>
          </w:p>
        </w:tc>
      </w:tr>
      <w:tr w:rsidR="00A66968" w14:paraId="705F5321" w14:textId="77777777" w:rsidTr="00A90B24">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7CCEFBDA" w14:textId="77777777" w:rsidR="00A66968" w:rsidRPr="00A90B24" w:rsidRDefault="00A66968">
            <w:pPr>
              <w:pStyle w:val="NormalWeb"/>
              <w:spacing w:before="0" w:beforeAutospacing="0" w:after="0" w:afterAutospacing="0"/>
              <w:jc w:val="center"/>
              <w:rPr>
                <w:sz w:val="18"/>
                <w:szCs w:val="18"/>
              </w:rPr>
            </w:pPr>
            <w:r w:rsidRPr="00A90B24">
              <w:rPr>
                <w:b/>
                <w:bCs/>
                <w:color w:val="000000"/>
                <w:sz w:val="18"/>
                <w:szCs w:val="18"/>
              </w:rPr>
              <w:t>Xia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BA0E08B"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Poses</w:t>
            </w:r>
          </w:p>
        </w:tc>
        <w:tc>
          <w:tcPr>
            <w:tcW w:w="229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55D30232"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Aprendizaje no supervisado</w:t>
            </w:r>
          </w:p>
        </w:tc>
        <w:tc>
          <w:tcPr>
            <w:tcW w:w="114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1B081FDE"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HMM</w:t>
            </w:r>
          </w:p>
        </w:tc>
        <w:tc>
          <w:tcPr>
            <w:tcW w:w="189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1BB4A1D"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Histograma de posición de articulaciones</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hideMark/>
          </w:tcPr>
          <w:p w14:paraId="2916F26F" w14:textId="77777777" w:rsidR="00A66968" w:rsidRPr="00A90B24" w:rsidRDefault="00A66968">
            <w:pPr>
              <w:pStyle w:val="NormalWeb"/>
              <w:spacing w:before="0" w:beforeAutospacing="0" w:after="0" w:afterAutospacing="0"/>
              <w:jc w:val="center"/>
              <w:rPr>
                <w:sz w:val="18"/>
                <w:szCs w:val="18"/>
              </w:rPr>
            </w:pPr>
            <w:r w:rsidRPr="00A90B24">
              <w:rPr>
                <w:color w:val="000000"/>
                <w:sz w:val="18"/>
                <w:szCs w:val="18"/>
              </w:rPr>
              <w:t>Si</w:t>
            </w:r>
          </w:p>
        </w:tc>
      </w:tr>
      <w:tr w:rsidR="000319D8" w14:paraId="46063C25" w14:textId="77777777" w:rsidTr="00A90B24">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14:paraId="14050BC8" w14:textId="77777777" w:rsidR="000319D8" w:rsidRPr="00A90B24" w:rsidRDefault="000319D8">
            <w:pPr>
              <w:pStyle w:val="NormalWeb"/>
              <w:spacing w:before="0" w:beforeAutospacing="0" w:after="0" w:afterAutospacing="0"/>
              <w:jc w:val="center"/>
              <w:rPr>
                <w:b/>
                <w:bCs/>
                <w:color w:val="000000"/>
                <w:sz w:val="18"/>
                <w:szCs w:val="18"/>
              </w:rPr>
            </w:pPr>
            <w:r>
              <w:rPr>
                <w:b/>
                <w:bCs/>
                <w:color w:val="000000"/>
                <w:sz w:val="18"/>
                <w:szCs w:val="18"/>
              </w:rPr>
              <w:t>Liu et 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14:paraId="20A1B5A0" w14:textId="77777777" w:rsidR="000319D8" w:rsidRPr="00A90B24" w:rsidRDefault="000319D8">
            <w:pPr>
              <w:pStyle w:val="NormalWeb"/>
              <w:spacing w:before="0" w:beforeAutospacing="0" w:after="0" w:afterAutospacing="0"/>
              <w:jc w:val="center"/>
              <w:rPr>
                <w:color w:val="000000"/>
                <w:sz w:val="18"/>
                <w:szCs w:val="18"/>
              </w:rPr>
            </w:pPr>
            <w:r>
              <w:rPr>
                <w:color w:val="000000"/>
                <w:sz w:val="18"/>
                <w:szCs w:val="18"/>
              </w:rPr>
              <w:t>Acciones</w:t>
            </w:r>
          </w:p>
        </w:tc>
        <w:tc>
          <w:tcPr>
            <w:tcW w:w="229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14:paraId="76C176EA" w14:textId="77777777" w:rsidR="000319D8" w:rsidRPr="00A90B24" w:rsidRDefault="000319D8">
            <w:pPr>
              <w:pStyle w:val="NormalWeb"/>
              <w:spacing w:before="0" w:beforeAutospacing="0" w:after="0" w:afterAutospacing="0"/>
              <w:jc w:val="center"/>
              <w:rPr>
                <w:color w:val="000000"/>
                <w:sz w:val="18"/>
                <w:szCs w:val="18"/>
              </w:rPr>
            </w:pPr>
            <w:r>
              <w:rPr>
                <w:color w:val="000000"/>
                <w:sz w:val="18"/>
                <w:szCs w:val="18"/>
              </w:rPr>
              <w:t>Aprendizaje supervisado</w:t>
            </w:r>
          </w:p>
        </w:tc>
        <w:tc>
          <w:tcPr>
            <w:tcW w:w="1147"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14:paraId="76FBED42" w14:textId="77777777" w:rsidR="000319D8" w:rsidRPr="00A90B24" w:rsidRDefault="000319D8">
            <w:pPr>
              <w:pStyle w:val="NormalWeb"/>
              <w:spacing w:before="0" w:beforeAutospacing="0" w:after="0" w:afterAutospacing="0"/>
              <w:jc w:val="center"/>
              <w:rPr>
                <w:color w:val="000000"/>
                <w:sz w:val="18"/>
                <w:szCs w:val="18"/>
              </w:rPr>
            </w:pPr>
            <w:r>
              <w:rPr>
                <w:color w:val="000000"/>
                <w:sz w:val="18"/>
                <w:szCs w:val="18"/>
              </w:rPr>
              <w:t>BoW</w:t>
            </w:r>
          </w:p>
        </w:tc>
        <w:tc>
          <w:tcPr>
            <w:tcW w:w="1896"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14:paraId="39C9FFBA" w14:textId="77777777" w:rsidR="000319D8" w:rsidRPr="00A90B24" w:rsidRDefault="000319D8">
            <w:pPr>
              <w:pStyle w:val="NormalWeb"/>
              <w:spacing w:before="0" w:beforeAutospacing="0" w:after="0" w:afterAutospacing="0"/>
              <w:jc w:val="center"/>
              <w:rPr>
                <w:color w:val="000000"/>
                <w:sz w:val="18"/>
                <w:szCs w:val="18"/>
              </w:rPr>
            </w:pPr>
            <w:r>
              <w:rPr>
                <w:color w:val="000000"/>
                <w:sz w:val="18"/>
                <w:szCs w:val="18"/>
              </w:rPr>
              <w:t>Uso de n-gramas. N=1, 2 ,3</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14:paraId="15645B10" w14:textId="77777777" w:rsidR="000319D8" w:rsidRPr="00A90B24" w:rsidRDefault="000319D8">
            <w:pPr>
              <w:pStyle w:val="NormalWeb"/>
              <w:spacing w:before="0" w:beforeAutospacing="0" w:after="0" w:afterAutospacing="0"/>
              <w:jc w:val="center"/>
              <w:rPr>
                <w:color w:val="000000"/>
                <w:sz w:val="18"/>
                <w:szCs w:val="18"/>
              </w:rPr>
            </w:pPr>
            <w:r>
              <w:rPr>
                <w:color w:val="000000"/>
                <w:sz w:val="18"/>
                <w:szCs w:val="18"/>
              </w:rPr>
              <w:t>No</w:t>
            </w:r>
          </w:p>
        </w:tc>
      </w:tr>
    </w:tbl>
    <w:p w14:paraId="783E2E48" w14:textId="77777777" w:rsidR="00A66968" w:rsidRDefault="00A66968" w:rsidP="005F4B47">
      <w:pPr>
        <w:pStyle w:val="Ttulo2"/>
        <w:numPr>
          <w:ilvl w:val="1"/>
          <w:numId w:val="20"/>
        </w:numPr>
      </w:pPr>
      <w:bookmarkStart w:id="50" w:name="_Toc531325711"/>
      <w:r>
        <w:lastRenderedPageBreak/>
        <w:t xml:space="preserve">Procesamiento </w:t>
      </w:r>
      <w:r w:rsidR="009270CE">
        <w:t>multicámara</w:t>
      </w:r>
      <w:r>
        <w:t xml:space="preserve"> y uso de agentes en el reconocimiento de actividades</w:t>
      </w:r>
      <w:bookmarkEnd w:id="50"/>
    </w:p>
    <w:p w14:paraId="04826E01" w14:textId="76DD3C16" w:rsidR="00A66968" w:rsidRDefault="00A66968" w:rsidP="00662FC0">
      <w:r>
        <w:t xml:space="preserve">Debido a la característica </w:t>
      </w:r>
      <w:r w:rsidR="009270CE">
        <w:t>multicámara</w:t>
      </w:r>
      <w:r>
        <w:t xml:space="preserve"> que poseen los sistemas CCTV, se pueden encontrar múltiples trabajos en el estado del arte que explotan la información proporcionada por múltiples cámaras para mejorar el modelo de detección de actividades. Los modelos </w:t>
      </w:r>
      <w:r w:rsidR="009270CE">
        <w:t>multicámara</w:t>
      </w:r>
      <w:r>
        <w:t xml:space="preserve"> para la detección de actividades se pueden clasificar en 2 grupos. El primer grupo corresponde a los modelos que utilizan la información de múltiples cámaras para la reconstrucción de un modelo tridimensional que permita obtener descriptores de mayor nivel. La reconstrucción tridimensional es </w:t>
      </w:r>
      <w:r w:rsidR="00A90B24">
        <w:t>utilizada</w:t>
      </w:r>
      <w:r>
        <w:t xml:space="preserve"> en trabajos como el de Kooij et al</w:t>
      </w:r>
      <w:r w:rsidR="00A90B24">
        <w:t xml:space="preserve"> </w:t>
      </w:r>
      <w:sdt>
        <w:sdtPr>
          <w:id w:val="-448777074"/>
          <w:citation/>
        </w:sdtPr>
        <w:sdtEndPr/>
        <w:sdtContent>
          <w:r w:rsidR="00A90B24">
            <w:fldChar w:fldCharType="begin"/>
          </w:r>
          <w:r w:rsidR="00A90B24">
            <w:instrText xml:space="preserve"> CITATION Koo15 \l 9226 </w:instrText>
          </w:r>
          <w:r w:rsidR="00A90B24">
            <w:fldChar w:fldCharType="separate"/>
          </w:r>
          <w:r w:rsidR="00055293">
            <w:rPr>
              <w:noProof/>
            </w:rPr>
            <w:t>[19]</w:t>
          </w:r>
          <w:r w:rsidR="00A90B24">
            <w:fldChar w:fldCharType="end"/>
          </w:r>
        </w:sdtContent>
      </w:sdt>
      <w:r>
        <w:t xml:space="preserve"> y Weinland et al</w:t>
      </w:r>
      <w:r w:rsidR="00A90B24">
        <w:t xml:space="preserve"> </w:t>
      </w:r>
      <w:sdt>
        <w:sdtPr>
          <w:id w:val="-1884634319"/>
          <w:citation/>
        </w:sdtPr>
        <w:sdtEndPr/>
        <w:sdtContent>
          <w:r w:rsidR="00A90B24">
            <w:fldChar w:fldCharType="begin"/>
          </w:r>
          <w:r w:rsidR="00A90B24">
            <w:instrText xml:space="preserve"> CITATION Wei06 \l 9226 </w:instrText>
          </w:r>
          <w:r w:rsidR="00A90B24">
            <w:fldChar w:fldCharType="separate"/>
          </w:r>
          <w:r w:rsidR="00055293">
            <w:rPr>
              <w:noProof/>
            </w:rPr>
            <w:t>[21]</w:t>
          </w:r>
          <w:r w:rsidR="00A90B24">
            <w:fldChar w:fldCharType="end"/>
          </w:r>
        </w:sdtContent>
      </w:sdt>
      <w:r>
        <w:t xml:space="preserve">. Sin embargo, estos y otros trabajos que utilizan la reconstrucción tridimensional se limitan al monitoreo de una única escena, y por lo general proponen un modelo centralizado para el manejo de los datos. El otro grupo de modelos </w:t>
      </w:r>
      <w:r w:rsidR="009270CE">
        <w:t>multicámara</w:t>
      </w:r>
      <w:r>
        <w:t xml:space="preserve"> corresponde a las cámaras que se encuentran distribuidas en múltiples escenas, y que requieren técnicas de </w:t>
      </w:r>
      <w:r w:rsidR="009270CE">
        <w:t>reidentificación</w:t>
      </w:r>
      <w:r>
        <w:t xml:space="preserve"> que permitan realizar el rastreo de una persona a lo largo de múltiples cámaras. En su trabajo, Wang et al menciona una lista de aspectos que se deben atacar al momento de desarrollar este tipo de modelos, entre los cuales se encuentran el cálculo de parámetros intrínsecos y extrínsecos de las cámaras, el uso de la topología del sistema, el rastreo de personas, entre otros aspectos </w:t>
      </w:r>
      <w:sdt>
        <w:sdtPr>
          <w:id w:val="-1875761854"/>
          <w:citation/>
        </w:sdtPr>
        <w:sdtEndPr/>
        <w:sdtContent>
          <w:r w:rsidR="00A90B24">
            <w:fldChar w:fldCharType="begin"/>
          </w:r>
          <w:r w:rsidR="00A90B24">
            <w:instrText xml:space="preserve"> CITATION Wan12 \l 9226 </w:instrText>
          </w:r>
          <w:r w:rsidR="00A90B24">
            <w:fldChar w:fldCharType="separate"/>
          </w:r>
          <w:r w:rsidR="00055293">
            <w:rPr>
              <w:noProof/>
            </w:rPr>
            <w:t>[63]</w:t>
          </w:r>
          <w:r w:rsidR="00A90B24">
            <w:fldChar w:fldCharType="end"/>
          </w:r>
        </w:sdtContent>
      </w:sdt>
      <w:r>
        <w:t>.</w:t>
      </w:r>
    </w:p>
    <w:p w14:paraId="1AC2DAEE" w14:textId="1D915A9D" w:rsidR="00A66968" w:rsidRDefault="00A66968" w:rsidP="00662FC0">
      <w:r>
        <w:t xml:space="preserve">A pesar de que la característica </w:t>
      </w:r>
      <w:r w:rsidR="009270CE">
        <w:t>multicámara</w:t>
      </w:r>
      <w:r>
        <w:t xml:space="preserve"> es una constante dentro de los sistemas CCTV, son pocos los trabajos que propone modelos basados en metodologías distribuidas que permitan obtener algún grado de escalabilidad en el sistema. Algunos autores han propuesto el desarrollo de modelos de detección de actividades, gracias a que favorece el desarrollo de un diseño descentralizado y aumenta la escalabilidad del sistema</w:t>
      </w:r>
      <w:r w:rsidR="00A90B24">
        <w:t xml:space="preserve"> </w:t>
      </w:r>
      <w:sdt>
        <w:sdtPr>
          <w:id w:val="-1853950714"/>
          <w:citation/>
        </w:sdtPr>
        <w:sdtEndPr/>
        <w:sdtContent>
          <w:r w:rsidR="00A90B24">
            <w:fldChar w:fldCharType="begin"/>
          </w:r>
          <w:r w:rsidR="00A90B24">
            <w:instrText xml:space="preserve"> CITATION Jen00 \l 9226 </w:instrText>
          </w:r>
          <w:r w:rsidR="00A90B24">
            <w:fldChar w:fldCharType="separate"/>
          </w:r>
          <w:r w:rsidR="00055293">
            <w:rPr>
              <w:noProof/>
            </w:rPr>
            <w:t>[22]</w:t>
          </w:r>
          <w:r w:rsidR="00A90B24">
            <w:fldChar w:fldCharType="end"/>
          </w:r>
        </w:sdtContent>
      </w:sdt>
      <w:r>
        <w:t xml:space="preserve">. En su trabajo, Ejaz et al implementan un modelo basado en sistemas </w:t>
      </w:r>
      <w:r w:rsidR="009270CE">
        <w:t>multiagentes</w:t>
      </w:r>
      <w:r>
        <w:t xml:space="preserve">, los cuales realizan de forma distribuida la detección de actividades anormales a través de algoritmos basados en flujo óptico </w:t>
      </w:r>
      <w:sdt>
        <w:sdtPr>
          <w:id w:val="-597862285"/>
          <w:citation/>
        </w:sdtPr>
        <w:sdtEndPr/>
        <w:sdtContent>
          <w:r w:rsidR="00A90B24">
            <w:fldChar w:fldCharType="begin"/>
          </w:r>
          <w:r w:rsidR="00A90B24">
            <w:instrText xml:space="preserve"> CITATION Eja12 \l 9226 </w:instrText>
          </w:r>
          <w:r w:rsidR="00A90B24">
            <w:fldChar w:fldCharType="separate"/>
          </w:r>
          <w:r w:rsidR="00055293">
            <w:rPr>
              <w:noProof/>
            </w:rPr>
            <w:t>[4]</w:t>
          </w:r>
          <w:r w:rsidR="00A90B24">
            <w:fldChar w:fldCharType="end"/>
          </w:r>
        </w:sdtContent>
      </w:sdt>
      <w:r w:rsidR="00A90B24">
        <w:t>.</w:t>
      </w:r>
      <w:r>
        <w:t xml:space="preserve"> Por medio del establecimiento de un sistema jerárquico, los agentes reportan la detección de una actividad inusual a un agente controlador, el cual se encuentra encargado de reportar al operador del CCTV.</w:t>
      </w:r>
    </w:p>
    <w:p w14:paraId="4055A9A3" w14:textId="02E69EB6" w:rsidR="00A66968" w:rsidRDefault="00A66968" w:rsidP="00662FC0">
      <w:r>
        <w:t xml:space="preserve">Aunque el modelo de Ejaz et al desarrolla modelo basado en un sistema </w:t>
      </w:r>
      <w:r w:rsidR="009270CE">
        <w:t>multiagente</w:t>
      </w:r>
      <w:r>
        <w:t xml:space="preserve"> con algún nivel de escalabilidad, el modelo no establece protocolos de cooperación que permitan aprovechar la información contextual de múltiples cámaras. En su trabajo, Remagnino et al desarrollaron un modelo que busca que exista continuidad en la información procesada, por medio de mecanismos de cooperación entre los agentes</w:t>
      </w:r>
      <w:r w:rsidR="00A90B24">
        <w:t xml:space="preserve"> </w:t>
      </w:r>
      <w:sdt>
        <w:sdtPr>
          <w:id w:val="-1001968730"/>
          <w:citation/>
        </w:sdtPr>
        <w:sdtEndPr/>
        <w:sdtContent>
          <w:r w:rsidR="00A90B24">
            <w:fldChar w:fldCharType="begin"/>
          </w:r>
          <w:r w:rsidR="00117265">
            <w:instrText xml:space="preserve">CITATION Rem03 \l 9226 </w:instrText>
          </w:r>
          <w:r w:rsidR="00A90B24">
            <w:fldChar w:fldCharType="separate"/>
          </w:r>
          <w:r w:rsidR="00055293">
            <w:rPr>
              <w:noProof/>
            </w:rPr>
            <w:t>[64]</w:t>
          </w:r>
          <w:r w:rsidR="00A90B24">
            <w:fldChar w:fldCharType="end"/>
          </w:r>
        </w:sdtContent>
      </w:sdt>
      <w:r>
        <w:t xml:space="preserve">. </w:t>
      </w:r>
      <w:r w:rsidR="00A90B24">
        <w:t>Las técnicas</w:t>
      </w:r>
      <w:r>
        <w:t xml:space="preserve"> de cooperación desarrolladas por Remagnino et al permitan elaborar el rastreo de una persona al pasar por medio de múltiples cámaras. Sin embargo, uno de los problemas identificados en el modelo es el uso de algoritmos de trayectoria en la identificación de actividades, lo </w:t>
      </w:r>
      <w:r w:rsidR="00662FC0">
        <w:t>que limita</w:t>
      </w:r>
      <w:r>
        <w:t xml:space="preserve"> el número de clases que puede clasificar de acuerdo con lo expuesto en la sección de técnicas de nivel alto.</w:t>
      </w:r>
    </w:p>
    <w:p w14:paraId="3159AF80" w14:textId="77777777" w:rsidR="00AB6FD2" w:rsidRDefault="00AB6FD2" w:rsidP="005F4B47">
      <w:pPr>
        <w:pStyle w:val="Ttulo2"/>
        <w:numPr>
          <w:ilvl w:val="1"/>
          <w:numId w:val="20"/>
        </w:numPr>
      </w:pPr>
      <w:bookmarkStart w:id="51" w:name="_Toc531325712"/>
      <w:r>
        <w:t>Técnicas de Ensamble</w:t>
      </w:r>
      <w:bookmarkEnd w:id="51"/>
    </w:p>
    <w:p w14:paraId="58AEA0CF" w14:textId="699CAEC0" w:rsidR="00662FC0" w:rsidRPr="004540C4" w:rsidRDefault="004540C4" w:rsidP="00E86840">
      <w:pPr>
        <w:pStyle w:val="NormalWeb"/>
        <w:spacing w:before="240" w:beforeAutospacing="0" w:after="120" w:afterAutospacing="0"/>
        <w:jc w:val="both"/>
        <w:rPr>
          <w:sz w:val="22"/>
          <w:szCs w:val="22"/>
        </w:rPr>
      </w:pPr>
      <w:r w:rsidRPr="004540C4">
        <w:rPr>
          <w:sz w:val="22"/>
          <w:szCs w:val="22"/>
        </w:rPr>
        <w:t>Los</w:t>
      </w:r>
      <w:r w:rsidR="00662FC0" w:rsidRPr="004540C4">
        <w:rPr>
          <w:sz w:val="22"/>
          <w:szCs w:val="22"/>
        </w:rPr>
        <w:t xml:space="preserve"> trabajos encontrados en el estado del arte realizan la identificación de la actividad a partir de la construcción de un único sistema inteligente, </w:t>
      </w:r>
      <w:r w:rsidRPr="004540C4">
        <w:rPr>
          <w:sz w:val="22"/>
          <w:szCs w:val="22"/>
        </w:rPr>
        <w:t>que</w:t>
      </w:r>
      <w:r w:rsidR="00662FC0" w:rsidRPr="004540C4">
        <w:rPr>
          <w:sz w:val="22"/>
          <w:szCs w:val="22"/>
        </w:rPr>
        <w:t xml:space="preserve"> es entrenado y caracterizado </w:t>
      </w:r>
      <w:r w:rsidRPr="004540C4">
        <w:rPr>
          <w:sz w:val="22"/>
          <w:szCs w:val="22"/>
        </w:rPr>
        <w:t xml:space="preserve">a través </w:t>
      </w:r>
      <w:r w:rsidRPr="004540C4">
        <w:rPr>
          <w:sz w:val="22"/>
          <w:szCs w:val="22"/>
        </w:rPr>
        <w:lastRenderedPageBreak/>
        <w:t>de sets de entrenamiento y validación</w:t>
      </w:r>
      <w:r w:rsidR="00662FC0" w:rsidRPr="004540C4">
        <w:rPr>
          <w:sz w:val="22"/>
          <w:szCs w:val="22"/>
        </w:rPr>
        <w:t xml:space="preserve">. Sin embargo, autores como Dietterich han argumentado que el uso de diferentes modelos en la solución de problemas de clasificación, combinados a partir de técnicas de ensamble, produce mejores resultados que los modelos individuales </w:t>
      </w:r>
      <w:sdt>
        <w:sdtPr>
          <w:rPr>
            <w:sz w:val="22"/>
            <w:szCs w:val="22"/>
          </w:rPr>
          <w:id w:val="-2042034849"/>
          <w:citation/>
        </w:sdtPr>
        <w:sdtEndPr/>
        <w:sdtContent>
          <w:r w:rsidR="00662FC0" w:rsidRPr="004540C4">
            <w:rPr>
              <w:sz w:val="22"/>
              <w:szCs w:val="22"/>
            </w:rPr>
            <w:fldChar w:fldCharType="begin"/>
          </w:r>
          <w:r w:rsidR="00662FC0" w:rsidRPr="004540C4">
            <w:rPr>
              <w:sz w:val="22"/>
              <w:szCs w:val="22"/>
            </w:rPr>
            <w:instrText xml:space="preserve"> CITATION Die00 \l 9226 </w:instrText>
          </w:r>
          <w:r w:rsidR="00662FC0" w:rsidRPr="004540C4">
            <w:rPr>
              <w:sz w:val="22"/>
              <w:szCs w:val="22"/>
            </w:rPr>
            <w:fldChar w:fldCharType="separate"/>
          </w:r>
          <w:r w:rsidR="00055293" w:rsidRPr="00055293">
            <w:rPr>
              <w:noProof/>
              <w:sz w:val="22"/>
              <w:szCs w:val="22"/>
            </w:rPr>
            <w:t>[12]</w:t>
          </w:r>
          <w:r w:rsidR="00662FC0" w:rsidRPr="004540C4">
            <w:rPr>
              <w:sz w:val="22"/>
              <w:szCs w:val="22"/>
            </w:rPr>
            <w:fldChar w:fldCharType="end"/>
          </w:r>
        </w:sdtContent>
      </w:sdt>
      <w:r w:rsidR="00662FC0" w:rsidRPr="004540C4">
        <w:rPr>
          <w:sz w:val="22"/>
          <w:szCs w:val="22"/>
        </w:rPr>
        <w:t xml:space="preserve">. El argumento que sustenta esta afirmación </w:t>
      </w:r>
      <w:r w:rsidRPr="004540C4">
        <w:rPr>
          <w:sz w:val="22"/>
          <w:szCs w:val="22"/>
        </w:rPr>
        <w:t>se encuentra en el campo estadístico, dado que el uso de métodos de ensamble mitiga el efecto generado por problemas como el sobre entrenamiento y los mínimos locales. Si existe un grado de diversidad en los clasificadores, el uso de técnicas de ensamble une las respuestas de cada una de las hipótesis, reduciendo el riesgo de seleccionar el clasificador equivocado.</w:t>
      </w:r>
    </w:p>
    <w:p w14:paraId="3E5C00D6" w14:textId="382FE2E3" w:rsidR="00DC48B6" w:rsidRPr="004540C4" w:rsidRDefault="004540C4" w:rsidP="00DC48B6">
      <w:pPr>
        <w:pStyle w:val="NormalWeb"/>
        <w:spacing w:before="240" w:beforeAutospacing="0" w:after="120" w:afterAutospacing="0"/>
        <w:jc w:val="both"/>
        <w:rPr>
          <w:sz w:val="22"/>
          <w:szCs w:val="22"/>
        </w:rPr>
      </w:pPr>
      <w:r w:rsidRPr="004540C4">
        <w:rPr>
          <w:sz w:val="22"/>
          <w:szCs w:val="22"/>
        </w:rPr>
        <w:t xml:space="preserve">Una de las técnicas más usadas para la implementación de las técnicas de ensamble en un sistema inteligente es </w:t>
      </w:r>
      <w:r>
        <w:rPr>
          <w:sz w:val="22"/>
          <w:szCs w:val="22"/>
        </w:rPr>
        <w:t xml:space="preserve">el voto ponderado </w:t>
      </w:r>
      <w:sdt>
        <w:sdtPr>
          <w:rPr>
            <w:sz w:val="22"/>
            <w:szCs w:val="22"/>
          </w:rPr>
          <w:id w:val="-424111715"/>
          <w:citation/>
        </w:sdtPr>
        <w:sdtEndPr/>
        <w:sdtContent>
          <w:r>
            <w:rPr>
              <w:sz w:val="22"/>
              <w:szCs w:val="22"/>
            </w:rPr>
            <w:fldChar w:fldCharType="begin"/>
          </w:r>
          <w:r>
            <w:rPr>
              <w:sz w:val="22"/>
              <w:szCs w:val="22"/>
            </w:rPr>
            <w:instrText xml:space="preserve"> CITATION Pan09 \l 9226 </w:instrText>
          </w:r>
          <w:r>
            <w:rPr>
              <w:sz w:val="22"/>
              <w:szCs w:val="22"/>
            </w:rPr>
            <w:fldChar w:fldCharType="separate"/>
          </w:r>
          <w:r w:rsidR="00055293" w:rsidRPr="00055293">
            <w:rPr>
              <w:noProof/>
              <w:sz w:val="22"/>
              <w:szCs w:val="22"/>
            </w:rPr>
            <w:t>[65]</w:t>
          </w:r>
          <w:r>
            <w:rPr>
              <w:sz w:val="22"/>
              <w:szCs w:val="22"/>
            </w:rPr>
            <w:fldChar w:fldCharType="end"/>
          </w:r>
        </w:sdtContent>
      </w:sdt>
      <w:r>
        <w:rPr>
          <w:sz w:val="22"/>
          <w:szCs w:val="22"/>
        </w:rPr>
        <w:t xml:space="preserve">. </w:t>
      </w:r>
      <w:r w:rsidR="00DC48B6">
        <w:rPr>
          <w:sz w:val="22"/>
          <w:szCs w:val="22"/>
        </w:rPr>
        <w:t xml:space="preserve">En esta técnica de ensamble, a cada respuesta del clasificador se le asigna un factor de ponderación, que puede estar relacionado con el nivel de precisión validado en el modelo. Luego de culminar con el proceso de votación, la clase ganadora corresponderá a la que presente un mayor número de votos. Por otra parte, las técnicas de ensamble proporcionan mecanismos para generar múltiples hipótesis a partir de un único modelo de clasificación, </w:t>
      </w:r>
      <w:r w:rsidR="00136373">
        <w:rPr>
          <w:sz w:val="22"/>
          <w:szCs w:val="22"/>
        </w:rPr>
        <w:t xml:space="preserve">manipulando únicamente los datos utilizados en el set de entrenamiento. Este método se conoce como Bagging, en donde cada clasificador es entenado a partir de la selección aleatoria de un subconjunto del set de entrenamiento </w:t>
      </w:r>
      <w:sdt>
        <w:sdtPr>
          <w:rPr>
            <w:sz w:val="22"/>
            <w:szCs w:val="22"/>
          </w:rPr>
          <w:id w:val="-533262780"/>
          <w:citation/>
        </w:sdtPr>
        <w:sdtEndPr/>
        <w:sdtContent>
          <w:r w:rsidR="00136373">
            <w:rPr>
              <w:sz w:val="22"/>
              <w:szCs w:val="22"/>
            </w:rPr>
            <w:fldChar w:fldCharType="begin"/>
          </w:r>
          <w:r w:rsidR="00136373">
            <w:rPr>
              <w:sz w:val="22"/>
              <w:szCs w:val="22"/>
            </w:rPr>
            <w:instrText xml:space="preserve"> CITATION Die00 \l 9226 </w:instrText>
          </w:r>
          <w:r w:rsidR="00136373">
            <w:rPr>
              <w:sz w:val="22"/>
              <w:szCs w:val="22"/>
            </w:rPr>
            <w:fldChar w:fldCharType="separate"/>
          </w:r>
          <w:r w:rsidR="00055293" w:rsidRPr="00055293">
            <w:rPr>
              <w:noProof/>
              <w:sz w:val="22"/>
              <w:szCs w:val="22"/>
            </w:rPr>
            <w:t>[12]</w:t>
          </w:r>
          <w:r w:rsidR="00136373">
            <w:rPr>
              <w:sz w:val="22"/>
              <w:szCs w:val="22"/>
            </w:rPr>
            <w:fldChar w:fldCharType="end"/>
          </w:r>
        </w:sdtContent>
      </w:sdt>
      <w:r w:rsidR="00136373">
        <w:rPr>
          <w:sz w:val="22"/>
          <w:szCs w:val="22"/>
        </w:rPr>
        <w:t xml:space="preserve">. Una variante de este método es el AdaBoost desarrollado por Freud et al, en donde cada nuevo entrenamiento se realiza con mayor énfasis en los ejemplos en los que el clasificador anterior presentó errores. La técnica AdaBoost ha sido implementado exitosamente en algoritmos de detección de objetos, en combinación con la extracción de conjuntos de descriptores conocidos como las características de Haar </w:t>
      </w:r>
      <w:sdt>
        <w:sdtPr>
          <w:rPr>
            <w:sz w:val="22"/>
            <w:szCs w:val="22"/>
          </w:rPr>
          <w:id w:val="-689140267"/>
          <w:citation/>
        </w:sdtPr>
        <w:sdtEndPr/>
        <w:sdtContent>
          <w:r w:rsidR="00136373">
            <w:rPr>
              <w:sz w:val="22"/>
              <w:szCs w:val="22"/>
            </w:rPr>
            <w:fldChar w:fldCharType="begin"/>
          </w:r>
          <w:r w:rsidR="00136373">
            <w:rPr>
              <w:sz w:val="22"/>
              <w:szCs w:val="22"/>
            </w:rPr>
            <w:instrText xml:space="preserve"> CITATION Vio01 \l 9226 </w:instrText>
          </w:r>
          <w:r w:rsidR="00136373">
            <w:rPr>
              <w:sz w:val="22"/>
              <w:szCs w:val="22"/>
            </w:rPr>
            <w:fldChar w:fldCharType="separate"/>
          </w:r>
          <w:r w:rsidR="00055293" w:rsidRPr="00055293">
            <w:rPr>
              <w:noProof/>
              <w:sz w:val="22"/>
              <w:szCs w:val="22"/>
            </w:rPr>
            <w:t>[39]</w:t>
          </w:r>
          <w:r w:rsidR="00136373">
            <w:rPr>
              <w:sz w:val="22"/>
              <w:szCs w:val="22"/>
            </w:rPr>
            <w:fldChar w:fldCharType="end"/>
          </w:r>
        </w:sdtContent>
      </w:sdt>
      <w:r w:rsidR="00136373">
        <w:rPr>
          <w:sz w:val="22"/>
          <w:szCs w:val="22"/>
        </w:rPr>
        <w:t>.</w:t>
      </w:r>
    </w:p>
    <w:p w14:paraId="6A98F133" w14:textId="4F6DCDED" w:rsidR="00A66968" w:rsidRPr="004540C4" w:rsidRDefault="00A66968" w:rsidP="00E86840">
      <w:pPr>
        <w:pStyle w:val="NormalWeb"/>
        <w:spacing w:before="240" w:beforeAutospacing="0" w:after="120" w:afterAutospacing="0"/>
        <w:jc w:val="both"/>
        <w:rPr>
          <w:sz w:val="22"/>
          <w:szCs w:val="22"/>
        </w:rPr>
      </w:pPr>
      <w:r w:rsidRPr="004540C4">
        <w:rPr>
          <w:sz w:val="22"/>
          <w:szCs w:val="22"/>
        </w:rPr>
        <w:t xml:space="preserve">Con el objetivo de desarrollar un modelo que solucione las limitaciones de los modelos propuestos por Ejaz et al y Remagnino et al, </w:t>
      </w:r>
      <w:r w:rsidR="00FC5C8A" w:rsidRPr="004540C4">
        <w:rPr>
          <w:sz w:val="22"/>
          <w:szCs w:val="22"/>
        </w:rPr>
        <w:t>el trabajo de investigación propone</w:t>
      </w:r>
      <w:r w:rsidRPr="004540C4">
        <w:rPr>
          <w:sz w:val="22"/>
          <w:szCs w:val="22"/>
        </w:rPr>
        <w:t xml:space="preserve"> la elaboración </w:t>
      </w:r>
      <w:r w:rsidR="00FC5C8A" w:rsidRPr="004540C4">
        <w:rPr>
          <w:sz w:val="22"/>
          <w:szCs w:val="22"/>
        </w:rPr>
        <w:t xml:space="preserve">de AC-CCTV, </w:t>
      </w:r>
      <w:r w:rsidRPr="004540C4">
        <w:rPr>
          <w:sz w:val="22"/>
          <w:szCs w:val="22"/>
        </w:rPr>
        <w:t xml:space="preserve">de un sistema </w:t>
      </w:r>
      <w:r w:rsidR="00FC5C8A" w:rsidRPr="004540C4">
        <w:rPr>
          <w:sz w:val="22"/>
          <w:szCs w:val="22"/>
        </w:rPr>
        <w:t>orientado a agentes racionales</w:t>
      </w:r>
      <w:r w:rsidRPr="004540C4">
        <w:rPr>
          <w:sz w:val="22"/>
          <w:szCs w:val="22"/>
        </w:rPr>
        <w:t xml:space="preserve"> basado en el modelo de reconocimiento de actividades propuesto por Cristiani et al</w:t>
      </w:r>
      <w:r w:rsidR="00FC5C8A" w:rsidRPr="004540C4">
        <w:rPr>
          <w:sz w:val="22"/>
          <w:szCs w:val="22"/>
        </w:rPr>
        <w:t xml:space="preserve"> </w:t>
      </w:r>
      <w:sdt>
        <w:sdtPr>
          <w:rPr>
            <w:sz w:val="22"/>
            <w:szCs w:val="22"/>
          </w:rPr>
          <w:id w:val="-272091142"/>
          <w:citation/>
        </w:sdtPr>
        <w:sdtEndPr/>
        <w:sdtContent>
          <w:r w:rsidR="00FC5C8A" w:rsidRPr="004540C4">
            <w:rPr>
              <w:sz w:val="22"/>
              <w:szCs w:val="22"/>
            </w:rPr>
            <w:fldChar w:fldCharType="begin"/>
          </w:r>
          <w:r w:rsidR="00FC5C8A" w:rsidRPr="004540C4">
            <w:rPr>
              <w:sz w:val="22"/>
              <w:szCs w:val="22"/>
            </w:rPr>
            <w:instrText xml:space="preserve"> CITATION Cri11 \l 9226 </w:instrText>
          </w:r>
          <w:r w:rsidR="00FC5C8A" w:rsidRPr="004540C4">
            <w:rPr>
              <w:sz w:val="22"/>
              <w:szCs w:val="22"/>
            </w:rPr>
            <w:fldChar w:fldCharType="separate"/>
          </w:r>
          <w:r w:rsidR="00055293" w:rsidRPr="00055293">
            <w:rPr>
              <w:noProof/>
              <w:sz w:val="22"/>
              <w:szCs w:val="22"/>
            </w:rPr>
            <w:t>[9]</w:t>
          </w:r>
          <w:r w:rsidR="00FC5C8A" w:rsidRPr="004540C4">
            <w:rPr>
              <w:sz w:val="22"/>
              <w:szCs w:val="22"/>
            </w:rPr>
            <w:fldChar w:fldCharType="end"/>
          </w:r>
        </w:sdtContent>
      </w:sdt>
      <w:r w:rsidRPr="004540C4">
        <w:rPr>
          <w:sz w:val="22"/>
          <w:szCs w:val="22"/>
        </w:rPr>
        <w:t xml:space="preserve">. </w:t>
      </w:r>
      <w:r w:rsidR="00136373">
        <w:rPr>
          <w:sz w:val="22"/>
          <w:szCs w:val="22"/>
        </w:rPr>
        <w:t xml:space="preserve">Con el objetivo de probar la hipótesis </w:t>
      </w:r>
      <w:r w:rsidR="00534591">
        <w:rPr>
          <w:sz w:val="22"/>
          <w:szCs w:val="22"/>
        </w:rPr>
        <w:t xml:space="preserve">generada por </w:t>
      </w:r>
      <w:r w:rsidR="00534591" w:rsidRPr="004540C4">
        <w:rPr>
          <w:sz w:val="22"/>
          <w:szCs w:val="22"/>
        </w:rPr>
        <w:t>Dietterich</w:t>
      </w:r>
      <w:r w:rsidR="00534591">
        <w:rPr>
          <w:sz w:val="22"/>
          <w:szCs w:val="22"/>
        </w:rPr>
        <w:t xml:space="preserve">, el modelo </w:t>
      </w:r>
      <w:r w:rsidR="00534591" w:rsidRPr="004540C4">
        <w:rPr>
          <w:sz w:val="22"/>
          <w:szCs w:val="22"/>
        </w:rPr>
        <w:t>AC-CCTV</w:t>
      </w:r>
      <w:r w:rsidR="00534591">
        <w:rPr>
          <w:sz w:val="22"/>
          <w:szCs w:val="22"/>
        </w:rPr>
        <w:t xml:space="preserve"> evaluará la precisión del sistema a partir de la integración de técnicas de ensamble. </w:t>
      </w:r>
      <w:r w:rsidRPr="004540C4">
        <w:rPr>
          <w:sz w:val="22"/>
          <w:szCs w:val="22"/>
        </w:rPr>
        <w:t xml:space="preserve">El diseño del sistema </w:t>
      </w:r>
      <w:r w:rsidR="009270CE" w:rsidRPr="004540C4">
        <w:rPr>
          <w:sz w:val="22"/>
          <w:szCs w:val="22"/>
        </w:rPr>
        <w:t>multiagente</w:t>
      </w:r>
      <w:r w:rsidRPr="004540C4">
        <w:rPr>
          <w:sz w:val="22"/>
          <w:szCs w:val="22"/>
        </w:rPr>
        <w:t xml:space="preserve"> se desarrollará en el capítulo 5 de este documento. El diseño del modelo de inteligencia basado en el análisis del estado del arte se desarrollará en el capítulo 6.</w:t>
      </w:r>
    </w:p>
    <w:p w14:paraId="086A1B1B" w14:textId="77777777" w:rsidR="00A66968" w:rsidRDefault="00A66968" w:rsidP="00E86840"/>
    <w:p w14:paraId="699E8BA9" w14:textId="77777777" w:rsidR="00F16E3C" w:rsidRDefault="00F16E3C" w:rsidP="00F16E3C"/>
    <w:p w14:paraId="0260BCB9" w14:textId="77777777" w:rsidR="00117265" w:rsidRDefault="00117265">
      <w:pPr>
        <w:spacing w:before="0" w:after="0"/>
        <w:jc w:val="left"/>
        <w:rPr>
          <w:rFonts w:ascii="Arial" w:hAnsi="Arial" w:cs="Arial"/>
          <w:b/>
          <w:color w:val="FFFFFF"/>
          <w:sz w:val="28"/>
          <w:szCs w:val="28"/>
        </w:rPr>
      </w:pPr>
      <w:r>
        <w:rPr>
          <w:rFonts w:cs="Arial"/>
          <w:smallCaps/>
          <w:szCs w:val="28"/>
        </w:rPr>
        <w:br w:type="page"/>
      </w:r>
    </w:p>
    <w:p w14:paraId="5434AF04" w14:textId="77777777" w:rsidR="00117265" w:rsidRDefault="00117265" w:rsidP="005F4B47">
      <w:pPr>
        <w:pStyle w:val="Ttulo1"/>
        <w:numPr>
          <w:ilvl w:val="0"/>
          <w:numId w:val="20"/>
        </w:numPr>
        <w:rPr>
          <w:sz w:val="48"/>
          <w:lang w:eastAsia="es-CO"/>
        </w:rPr>
      </w:pPr>
      <w:bookmarkStart w:id="52" w:name="_Toc531325713"/>
      <w:r>
        <w:lastRenderedPageBreak/>
        <w:t>Caracterización del Caso de Estudio</w:t>
      </w:r>
      <w:bookmarkEnd w:id="52"/>
    </w:p>
    <w:p w14:paraId="042B13EF" w14:textId="77777777" w:rsidR="00117265" w:rsidRDefault="00117265" w:rsidP="00117265">
      <w:pPr>
        <w:pStyle w:val="NormalWeb"/>
        <w:spacing w:before="240" w:beforeAutospacing="0" w:after="120" w:afterAutospacing="0"/>
        <w:jc w:val="both"/>
        <w:rPr>
          <w:sz w:val="22"/>
          <w:szCs w:val="20"/>
          <w:lang w:eastAsia="en-US"/>
        </w:rPr>
      </w:pPr>
    </w:p>
    <w:p w14:paraId="03A87C63" w14:textId="3BB7F7C7" w:rsidR="00117265" w:rsidRDefault="00534591" w:rsidP="00534591">
      <w:pPr>
        <w:pStyle w:val="NormalWeb"/>
        <w:spacing w:before="240" w:beforeAutospacing="0" w:after="120" w:afterAutospacing="0"/>
        <w:jc w:val="both"/>
      </w:pPr>
      <w:r>
        <w:rPr>
          <w:color w:val="000000"/>
          <w:sz w:val="22"/>
          <w:szCs w:val="22"/>
        </w:rPr>
        <w:t xml:space="preserve">El caso de estudio seleccionado para el proyecto de investigación es el sistema CCTV instalado en el parqueadero del centro comercial Oviedo de la ciudad de Medellín. Como empresa tecnológica que proporciona la instalación y el mantenimiento del sistema es Controles Inteligentes, </w:t>
      </w:r>
      <w:r w:rsidR="00117265">
        <w:rPr>
          <w:color w:val="000000"/>
          <w:sz w:val="22"/>
          <w:szCs w:val="22"/>
        </w:rPr>
        <w:t xml:space="preserve">empresa colombiana especializada en la fabricación e instalación de equipos especializados en control y monitoreo de parqueaderos. </w:t>
      </w:r>
      <w:r>
        <w:rPr>
          <w:color w:val="000000"/>
          <w:sz w:val="22"/>
          <w:szCs w:val="22"/>
        </w:rPr>
        <w:t>El CCTV instalado en el centro comercial hace parte d</w:t>
      </w:r>
      <w:r w:rsidR="00117265">
        <w:rPr>
          <w:color w:val="000000"/>
          <w:sz w:val="22"/>
          <w:szCs w:val="22"/>
        </w:rPr>
        <w:t xml:space="preserve">el sistema de guiado, el cual consiste en un conjunto de </w:t>
      </w:r>
      <w:r>
        <w:rPr>
          <w:color w:val="000000"/>
          <w:sz w:val="22"/>
          <w:szCs w:val="22"/>
        </w:rPr>
        <w:t>cámaras</w:t>
      </w:r>
      <w:r w:rsidR="00117265">
        <w:rPr>
          <w:color w:val="000000"/>
          <w:sz w:val="22"/>
          <w:szCs w:val="22"/>
        </w:rPr>
        <w:t xml:space="preserve"> y pantallas informativas instalados </w:t>
      </w:r>
      <w:r>
        <w:rPr>
          <w:color w:val="000000"/>
          <w:sz w:val="22"/>
          <w:szCs w:val="22"/>
        </w:rPr>
        <w:t>a lo largo del parqueadero</w:t>
      </w:r>
      <w:r w:rsidR="00117265">
        <w:rPr>
          <w:color w:val="000000"/>
          <w:sz w:val="22"/>
          <w:szCs w:val="22"/>
        </w:rPr>
        <w:t>. L</w:t>
      </w:r>
      <w:r>
        <w:rPr>
          <w:color w:val="000000"/>
          <w:sz w:val="22"/>
          <w:szCs w:val="22"/>
        </w:rPr>
        <w:t xml:space="preserve">as cámaras </w:t>
      </w:r>
      <w:r w:rsidR="00117265">
        <w:rPr>
          <w:color w:val="000000"/>
          <w:sz w:val="22"/>
          <w:szCs w:val="22"/>
        </w:rPr>
        <w:t>del sistema de guiado están orientados a detectar la presencia de vehículo en cada una de las celdas de parqueo, con el objetivo brindar información oportuna al usuario que permita reducir los tiempos de estacionamiento</w:t>
      </w:r>
      <w:r>
        <w:rPr>
          <w:color w:val="000000"/>
          <w:sz w:val="22"/>
          <w:szCs w:val="22"/>
        </w:rPr>
        <w:t xml:space="preserve"> </w:t>
      </w:r>
      <w:sdt>
        <w:sdtPr>
          <w:rPr>
            <w:color w:val="000000"/>
            <w:sz w:val="22"/>
            <w:szCs w:val="22"/>
          </w:rPr>
          <w:id w:val="-1283727224"/>
          <w:citation/>
        </w:sdtPr>
        <w:sdtEndPr/>
        <w:sdtContent>
          <w:r>
            <w:rPr>
              <w:color w:val="000000"/>
              <w:sz w:val="22"/>
              <w:szCs w:val="22"/>
            </w:rPr>
            <w:fldChar w:fldCharType="begin"/>
          </w:r>
          <w:r>
            <w:rPr>
              <w:color w:val="000000"/>
              <w:sz w:val="22"/>
              <w:szCs w:val="22"/>
            </w:rPr>
            <w:instrText xml:space="preserve"> CITATION Con18 \l 9226 </w:instrText>
          </w:r>
          <w:r>
            <w:rPr>
              <w:color w:val="000000"/>
              <w:sz w:val="22"/>
              <w:szCs w:val="22"/>
            </w:rPr>
            <w:fldChar w:fldCharType="separate"/>
          </w:r>
          <w:r w:rsidR="00055293" w:rsidRPr="00055293">
            <w:rPr>
              <w:noProof/>
              <w:color w:val="000000"/>
              <w:sz w:val="22"/>
              <w:szCs w:val="22"/>
            </w:rPr>
            <w:t>[23]</w:t>
          </w:r>
          <w:r>
            <w:rPr>
              <w:color w:val="000000"/>
              <w:sz w:val="22"/>
              <w:szCs w:val="22"/>
            </w:rPr>
            <w:fldChar w:fldCharType="end"/>
          </w:r>
        </w:sdtContent>
      </w:sdt>
      <w:r w:rsidR="00117265">
        <w:rPr>
          <w:color w:val="000000"/>
          <w:sz w:val="22"/>
          <w:szCs w:val="22"/>
        </w:rPr>
        <w:t xml:space="preserve">. A diferencia de </w:t>
      </w:r>
      <w:r>
        <w:rPr>
          <w:color w:val="000000"/>
          <w:sz w:val="22"/>
          <w:szCs w:val="22"/>
        </w:rPr>
        <w:t>otros sistemas que cuentan con sensores</w:t>
      </w:r>
      <w:r w:rsidR="00117265">
        <w:rPr>
          <w:color w:val="000000"/>
          <w:sz w:val="22"/>
          <w:szCs w:val="22"/>
        </w:rPr>
        <w:t xml:space="preserve">, </w:t>
      </w:r>
      <w:r>
        <w:rPr>
          <w:color w:val="000000"/>
          <w:sz w:val="22"/>
          <w:szCs w:val="22"/>
        </w:rPr>
        <w:t>el uso de cámaras como sensores de ocupación</w:t>
      </w:r>
      <w:r w:rsidR="00117265">
        <w:rPr>
          <w:color w:val="000000"/>
          <w:sz w:val="22"/>
          <w:szCs w:val="22"/>
        </w:rPr>
        <w:t xml:space="preserve"> permite obtener una secuencia de video desde el momento de ingreso de un vehículo hasta su retiro.</w:t>
      </w:r>
    </w:p>
    <w:p w14:paraId="71B89D28" w14:textId="77777777" w:rsidR="00117265" w:rsidRDefault="00117265" w:rsidP="00117265">
      <w:pPr>
        <w:pStyle w:val="NormalWeb"/>
        <w:spacing w:before="240" w:beforeAutospacing="0" w:after="120" w:afterAutospacing="0"/>
        <w:jc w:val="both"/>
      </w:pPr>
      <w:r>
        <w:rPr>
          <w:color w:val="000000"/>
          <w:sz w:val="22"/>
          <w:szCs w:val="22"/>
        </w:rPr>
        <w:t>E</w:t>
      </w:r>
      <w:r w:rsidR="00534591">
        <w:rPr>
          <w:color w:val="000000"/>
          <w:sz w:val="22"/>
          <w:szCs w:val="22"/>
        </w:rPr>
        <w:t>n particular, e</w:t>
      </w:r>
      <w:r>
        <w:rPr>
          <w:color w:val="000000"/>
          <w:sz w:val="22"/>
          <w:szCs w:val="22"/>
        </w:rPr>
        <w:t>l centro comercial Oviedo en la ciudad de Medellín cuenta con un sistema de guiado operado con sensores de imagen, que se encuentran instalados a través de una red CCTV.  La red CCTV del centro comercial cuenta con 1093 cámaras, instaladas a lo largo de un parqueadero que cuenta con 4 sótanos y 3 niveles. En las siguientes secciones se realizará una descripción de la arquitectura del sistema, las características de los equipos instalados y las entrevistas efectuadas al personal de seguridad.</w:t>
      </w:r>
    </w:p>
    <w:p w14:paraId="5271F467" w14:textId="77777777" w:rsidR="00117265" w:rsidRDefault="00BB6767" w:rsidP="00BB6767">
      <w:pPr>
        <w:pStyle w:val="Ttulo2"/>
        <w:numPr>
          <w:ilvl w:val="0"/>
          <w:numId w:val="0"/>
        </w:numPr>
      </w:pPr>
      <w:bookmarkStart w:id="53" w:name="_Toc531325714"/>
      <w:r>
        <w:t xml:space="preserve">4.1. </w:t>
      </w:r>
      <w:r w:rsidR="00117265">
        <w:t>Arquitectura del sistema</w:t>
      </w:r>
      <w:bookmarkEnd w:id="53"/>
    </w:p>
    <w:p w14:paraId="78B9EA68" w14:textId="77777777" w:rsidR="00117265" w:rsidRDefault="00117265" w:rsidP="00117265">
      <w:pPr>
        <w:pStyle w:val="NormalWeb"/>
        <w:spacing w:before="240" w:beforeAutospacing="0" w:after="120" w:afterAutospacing="0"/>
        <w:jc w:val="both"/>
      </w:pPr>
      <w:r>
        <w:rPr>
          <w:color w:val="000000"/>
          <w:sz w:val="22"/>
          <w:szCs w:val="22"/>
        </w:rPr>
        <w:t xml:space="preserve">El sistema de guiado instalado en el centro comercial Oviedo cuenta con un conjunto de cámaras e indicadores de ocupación ubicados a lo largo del parqueadero. Cada una de las cámaras que integran el CCTV realiza el monitoreo de una única celda de parqueo, por lo que el número de cámaras que contiene el sistema será equivalente al número de celdas presentes en el parqueadero. Un riel ubicado en el centro del carril brinda los puntos de apoyo para la instalación de las cámaras y los sensores de ocupación. Los sensores de ocupación cuentan con un código de colores que indican verde en caso de que exista una celda disponible en la zona, o rojo en el caso contrario. Adicionalmente, el sistema de guiado cuenta con un conjunto de pantallas informativas ubicadas en las intersecciones, que permiten guiar al conductor hacia las zonas que se encuentran con mayor disponibilidad. </w:t>
      </w:r>
    </w:p>
    <w:p w14:paraId="0F629391" w14:textId="07631A01" w:rsidR="00117265" w:rsidRPr="00117265" w:rsidRDefault="00117265" w:rsidP="00117265">
      <w:pPr>
        <w:pStyle w:val="NormalWeb"/>
        <w:spacing w:before="240" w:beforeAutospacing="0" w:after="120" w:afterAutospacing="0"/>
        <w:jc w:val="both"/>
        <w:rPr>
          <w:color w:val="000000"/>
          <w:sz w:val="22"/>
          <w:szCs w:val="22"/>
        </w:rPr>
      </w:pPr>
      <w:r>
        <w:rPr>
          <w:color w:val="000000"/>
          <w:sz w:val="22"/>
          <w:szCs w:val="22"/>
        </w:rPr>
        <w:t>Las cámaras que componen el sistema CCTV cuentan</w:t>
      </w:r>
      <w:r w:rsidR="007550EF">
        <w:rPr>
          <w:color w:val="000000"/>
          <w:sz w:val="22"/>
          <w:szCs w:val="22"/>
        </w:rPr>
        <w:t xml:space="preserve"> con</w:t>
      </w:r>
      <w:r>
        <w:rPr>
          <w:color w:val="000000"/>
          <w:sz w:val="22"/>
          <w:szCs w:val="22"/>
        </w:rPr>
        <w:t xml:space="preserve"> una interfaz de comunicación ejecutada bajo protocolo TCP/IP, lo cual permite el uso de interfaces de red para realizar la captura de video. Las cámaras instaladas en el centro comercial Oviedo son compatibles con la capa de comunicación CGI de Foscam </w:t>
      </w:r>
      <w:sdt>
        <w:sdtPr>
          <w:rPr>
            <w:color w:val="000000"/>
            <w:sz w:val="22"/>
            <w:szCs w:val="22"/>
          </w:rPr>
          <w:id w:val="1312211193"/>
          <w:citation/>
        </w:sdtPr>
        <w:sdtEndPr/>
        <w:sdtContent>
          <w:r>
            <w:rPr>
              <w:color w:val="000000"/>
              <w:sz w:val="22"/>
              <w:szCs w:val="22"/>
            </w:rPr>
            <w:fldChar w:fldCharType="begin"/>
          </w:r>
          <w:r>
            <w:rPr>
              <w:color w:val="000000"/>
              <w:sz w:val="22"/>
              <w:szCs w:val="22"/>
            </w:rPr>
            <w:instrText xml:space="preserve"> CITATION Fos18 \l 9226 </w:instrText>
          </w:r>
          <w:r>
            <w:rPr>
              <w:color w:val="000000"/>
              <w:sz w:val="22"/>
              <w:szCs w:val="22"/>
            </w:rPr>
            <w:fldChar w:fldCharType="separate"/>
          </w:r>
          <w:r w:rsidR="00055293" w:rsidRPr="00055293">
            <w:rPr>
              <w:noProof/>
              <w:color w:val="000000"/>
              <w:sz w:val="22"/>
              <w:szCs w:val="22"/>
            </w:rPr>
            <w:t>[66]</w:t>
          </w:r>
          <w:r>
            <w:rPr>
              <w:color w:val="000000"/>
              <w:sz w:val="22"/>
              <w:szCs w:val="22"/>
            </w:rPr>
            <w:fldChar w:fldCharType="end"/>
          </w:r>
        </w:sdtContent>
      </w:sdt>
      <w:r>
        <w:rPr>
          <w:color w:val="000000"/>
          <w:sz w:val="22"/>
          <w:szCs w:val="22"/>
        </w:rPr>
        <w:t xml:space="preserve">. El total de las cámaras que componen el sistema CCTV es de 1087, las cuales se encuentran comunicadas a través de una red de conmutadores instalados a lo largo del </w:t>
      </w:r>
      <w:r w:rsidRPr="009F15A4">
        <w:rPr>
          <w:color w:val="000000"/>
          <w:sz w:val="22"/>
          <w:szCs w:val="22"/>
        </w:rPr>
        <w:t xml:space="preserve">parqueadero. La </w:t>
      </w:r>
      <w:r w:rsidR="009F15A4" w:rsidRPr="009F15A4">
        <w:rPr>
          <w:color w:val="000000"/>
          <w:sz w:val="22"/>
          <w:szCs w:val="22"/>
        </w:rPr>
        <w:fldChar w:fldCharType="begin"/>
      </w:r>
      <w:r w:rsidR="009F15A4" w:rsidRPr="009F15A4">
        <w:rPr>
          <w:color w:val="000000"/>
          <w:sz w:val="22"/>
          <w:szCs w:val="22"/>
        </w:rPr>
        <w:instrText xml:space="preserve"> REF _Ref529746977 \h </w:instrText>
      </w:r>
      <w:r w:rsidR="009F15A4">
        <w:rPr>
          <w:color w:val="000000"/>
          <w:sz w:val="22"/>
          <w:szCs w:val="22"/>
        </w:rPr>
        <w:instrText xml:space="preserve"> \* MERGEFORMAT </w:instrText>
      </w:r>
      <w:r w:rsidR="009F15A4" w:rsidRPr="009F15A4">
        <w:rPr>
          <w:color w:val="000000"/>
          <w:sz w:val="22"/>
          <w:szCs w:val="22"/>
        </w:rPr>
      </w:r>
      <w:r w:rsidR="009F15A4" w:rsidRPr="009F15A4">
        <w:rPr>
          <w:color w:val="000000"/>
          <w:sz w:val="22"/>
          <w:szCs w:val="22"/>
        </w:rPr>
        <w:fldChar w:fldCharType="separate"/>
      </w:r>
      <w:ins w:id="54" w:author="Eder Mauricio Abello Rodríguez" w:date="2018-11-30T07:35:00Z">
        <w:r w:rsidR="00A71D04" w:rsidRPr="00A71D04">
          <w:rPr>
            <w:sz w:val="22"/>
            <w:szCs w:val="22"/>
            <w:rPrChange w:id="55" w:author="Eder Mauricio Abello Rodríguez" w:date="2018-11-30T07:35:00Z">
              <w:rPr/>
            </w:rPrChange>
          </w:rPr>
          <w:t xml:space="preserve">Tabla </w:t>
        </w:r>
        <w:r w:rsidR="00A71D04" w:rsidRPr="00A71D04">
          <w:rPr>
            <w:noProof/>
            <w:sz w:val="22"/>
            <w:szCs w:val="22"/>
            <w:rPrChange w:id="56" w:author="Eder Mauricio Abello Rodríguez" w:date="2018-11-30T07:35:00Z">
              <w:rPr>
                <w:noProof/>
              </w:rPr>
            </w:rPrChange>
          </w:rPr>
          <w:t>4</w:t>
        </w:r>
      </w:ins>
      <w:del w:id="57"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4</w:delText>
        </w:r>
      </w:del>
      <w:r w:rsidR="009F15A4" w:rsidRPr="009F15A4">
        <w:rPr>
          <w:color w:val="000000"/>
          <w:sz w:val="22"/>
          <w:szCs w:val="22"/>
        </w:rPr>
        <w:fldChar w:fldCharType="end"/>
      </w:r>
      <w:r w:rsidRPr="009F15A4">
        <w:rPr>
          <w:color w:val="000000"/>
          <w:sz w:val="22"/>
          <w:szCs w:val="22"/>
        </w:rPr>
        <w:t xml:space="preserve"> describe</w:t>
      </w:r>
      <w:r>
        <w:rPr>
          <w:color w:val="000000"/>
          <w:sz w:val="22"/>
          <w:szCs w:val="22"/>
        </w:rPr>
        <w:t xml:space="preserve"> las características técnicas de cada una de las cámaras que componen el sistema.</w:t>
      </w:r>
    </w:p>
    <w:p w14:paraId="53C3D7D9" w14:textId="296AE569" w:rsidR="00117265" w:rsidRDefault="00117265" w:rsidP="00534591">
      <w:pPr>
        <w:pStyle w:val="Descripcin"/>
        <w:jc w:val="center"/>
      </w:pPr>
      <w:bookmarkStart w:id="58" w:name="_Ref529746977"/>
      <w:r>
        <w:lastRenderedPageBreak/>
        <w:t xml:space="preserve">Tabla </w:t>
      </w:r>
      <w:r>
        <w:fldChar w:fldCharType="begin"/>
      </w:r>
      <w:r>
        <w:instrText xml:space="preserve"> SEQ Tabla \* ARABIC </w:instrText>
      </w:r>
      <w:r>
        <w:fldChar w:fldCharType="separate"/>
      </w:r>
      <w:r w:rsidR="00A71D04">
        <w:rPr>
          <w:noProof/>
        </w:rPr>
        <w:t>4</w:t>
      </w:r>
      <w:r>
        <w:fldChar w:fldCharType="end"/>
      </w:r>
      <w:bookmarkEnd w:id="58"/>
      <w:r>
        <w:t xml:space="preserve">: </w:t>
      </w:r>
      <w:r w:rsidRPr="00F71E92">
        <w:t xml:space="preserve">Características técnicas de las cámaras instaladas en el CCTV </w:t>
      </w:r>
      <w:r>
        <w:t>del centro comercial</w:t>
      </w:r>
    </w:p>
    <w:tbl>
      <w:tblPr>
        <w:tblW w:w="0" w:type="auto"/>
        <w:jc w:val="center"/>
        <w:tblCellMar>
          <w:top w:w="15" w:type="dxa"/>
          <w:left w:w="15" w:type="dxa"/>
          <w:bottom w:w="15" w:type="dxa"/>
          <w:right w:w="15" w:type="dxa"/>
        </w:tblCellMar>
        <w:tblLook w:val="04A0" w:firstRow="1" w:lastRow="0" w:firstColumn="1" w:lastColumn="0" w:noHBand="0" w:noVBand="1"/>
      </w:tblPr>
      <w:tblGrid>
        <w:gridCol w:w="2416"/>
        <w:gridCol w:w="1361"/>
        <w:gridCol w:w="36"/>
        <w:gridCol w:w="36"/>
      </w:tblGrid>
      <w:tr w:rsidR="00117265" w14:paraId="301456D1" w14:textId="77777777" w:rsidTr="00D01CD1">
        <w:trPr>
          <w:jc w:val="center"/>
        </w:trPr>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1B3C8630" w14:textId="77777777" w:rsidR="00117265" w:rsidRDefault="00117265">
            <w:pPr>
              <w:pStyle w:val="NormalWeb"/>
              <w:spacing w:before="0" w:beforeAutospacing="0" w:after="0" w:afterAutospacing="0"/>
            </w:pPr>
            <w:r>
              <w:rPr>
                <w:color w:val="000000"/>
                <w:sz w:val="18"/>
                <w:szCs w:val="18"/>
              </w:rPr>
              <w:t>Resolución</w:t>
            </w:r>
          </w:p>
        </w:tc>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7BF4978E" w14:textId="77777777" w:rsidR="00117265" w:rsidRDefault="00117265">
            <w:pPr>
              <w:pStyle w:val="NormalWeb"/>
              <w:spacing w:before="0" w:beforeAutospacing="0" w:after="0" w:afterAutospacing="0"/>
            </w:pPr>
            <w:r>
              <w:rPr>
                <w:color w:val="000000"/>
                <w:sz w:val="18"/>
                <w:szCs w:val="18"/>
              </w:rPr>
              <w:t>640 x 480 píxeles</w:t>
            </w:r>
          </w:p>
        </w:tc>
        <w:tc>
          <w:tcPr>
            <w:tcW w:w="0" w:type="auto"/>
            <w:tcBorders>
              <w:top w:val="single" w:sz="8" w:space="0" w:color="000000"/>
              <w:left w:val="single" w:sz="8" w:space="0" w:color="000000"/>
              <w:bottom w:val="single" w:sz="8" w:space="0" w:color="000000"/>
              <w:right w:val="single" w:sz="8" w:space="0" w:color="000000"/>
            </w:tcBorders>
          </w:tcPr>
          <w:p w14:paraId="716724A9" w14:textId="77777777" w:rsidR="00117265" w:rsidRDefault="00117265">
            <w:pPr>
              <w:pStyle w:val="NormalWeb"/>
              <w:spacing w:before="0" w:beforeAutospacing="0" w:after="0" w:afterAutospacing="0"/>
              <w:rPr>
                <w:color w:val="000000"/>
                <w:sz w:val="18"/>
                <w:szCs w:val="18"/>
              </w:rPr>
            </w:pPr>
          </w:p>
        </w:tc>
        <w:tc>
          <w:tcPr>
            <w:tcW w:w="0" w:type="auto"/>
            <w:tcBorders>
              <w:top w:val="single" w:sz="8" w:space="0" w:color="000000"/>
              <w:left w:val="single" w:sz="8" w:space="0" w:color="000000"/>
              <w:bottom w:val="single" w:sz="8" w:space="0" w:color="000000"/>
              <w:right w:val="single" w:sz="8" w:space="0" w:color="000000"/>
            </w:tcBorders>
          </w:tcPr>
          <w:p w14:paraId="1CF64DD3" w14:textId="77777777" w:rsidR="00117265" w:rsidRDefault="00117265">
            <w:pPr>
              <w:pStyle w:val="NormalWeb"/>
              <w:spacing w:before="0" w:beforeAutospacing="0" w:after="0" w:afterAutospacing="0"/>
              <w:rPr>
                <w:color w:val="000000"/>
                <w:sz w:val="18"/>
                <w:szCs w:val="18"/>
              </w:rPr>
            </w:pPr>
          </w:p>
        </w:tc>
      </w:tr>
      <w:tr w:rsidR="00117265" w14:paraId="571083F6" w14:textId="77777777" w:rsidTr="00D01CD1">
        <w:trPr>
          <w:jc w:val="center"/>
        </w:trPr>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17536E7D" w14:textId="77777777" w:rsidR="00117265" w:rsidRDefault="00117265">
            <w:pPr>
              <w:pStyle w:val="NormalWeb"/>
              <w:spacing w:before="0" w:beforeAutospacing="0" w:after="0" w:afterAutospacing="0"/>
            </w:pPr>
            <w:r>
              <w:rPr>
                <w:color w:val="000000"/>
                <w:sz w:val="18"/>
                <w:szCs w:val="18"/>
              </w:rPr>
              <w:t>Cuadros por segundo</w:t>
            </w:r>
          </w:p>
        </w:tc>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76C26DB9" w14:textId="77777777" w:rsidR="00117265" w:rsidRDefault="004B0C44">
            <w:pPr>
              <w:pStyle w:val="NormalWeb"/>
              <w:spacing w:before="0" w:beforeAutospacing="0" w:after="0" w:afterAutospacing="0"/>
            </w:pPr>
            <w:r>
              <w:rPr>
                <w:color w:val="000000"/>
                <w:sz w:val="18"/>
                <w:szCs w:val="18"/>
              </w:rPr>
              <w:t xml:space="preserve">2 </w:t>
            </w:r>
            <w:r w:rsidR="00117265">
              <w:rPr>
                <w:color w:val="000000"/>
                <w:sz w:val="18"/>
                <w:szCs w:val="18"/>
              </w:rPr>
              <w:t>FPS</w:t>
            </w:r>
          </w:p>
        </w:tc>
        <w:tc>
          <w:tcPr>
            <w:tcW w:w="0" w:type="auto"/>
            <w:tcBorders>
              <w:top w:val="single" w:sz="8" w:space="0" w:color="000000"/>
              <w:left w:val="single" w:sz="8" w:space="0" w:color="000000"/>
              <w:bottom w:val="single" w:sz="8" w:space="0" w:color="000000"/>
              <w:right w:val="single" w:sz="8" w:space="0" w:color="000000"/>
            </w:tcBorders>
          </w:tcPr>
          <w:p w14:paraId="1BF85AE1" w14:textId="77777777" w:rsidR="00117265" w:rsidRDefault="00117265">
            <w:pPr>
              <w:pStyle w:val="NormalWeb"/>
              <w:spacing w:before="0" w:beforeAutospacing="0" w:after="0" w:afterAutospacing="0"/>
              <w:rPr>
                <w:color w:val="000000"/>
                <w:sz w:val="18"/>
                <w:szCs w:val="18"/>
              </w:rPr>
            </w:pPr>
          </w:p>
        </w:tc>
        <w:tc>
          <w:tcPr>
            <w:tcW w:w="0" w:type="auto"/>
            <w:tcBorders>
              <w:top w:val="single" w:sz="8" w:space="0" w:color="000000"/>
              <w:left w:val="single" w:sz="8" w:space="0" w:color="000000"/>
              <w:bottom w:val="single" w:sz="8" w:space="0" w:color="000000"/>
              <w:right w:val="single" w:sz="8" w:space="0" w:color="000000"/>
            </w:tcBorders>
          </w:tcPr>
          <w:p w14:paraId="21C32934" w14:textId="77777777" w:rsidR="00117265" w:rsidRDefault="00117265">
            <w:pPr>
              <w:pStyle w:val="NormalWeb"/>
              <w:spacing w:before="0" w:beforeAutospacing="0" w:after="0" w:afterAutospacing="0"/>
              <w:rPr>
                <w:color w:val="000000"/>
                <w:sz w:val="18"/>
                <w:szCs w:val="18"/>
              </w:rPr>
            </w:pPr>
          </w:p>
        </w:tc>
      </w:tr>
      <w:tr w:rsidR="00117265" w14:paraId="6E28AB54" w14:textId="77777777" w:rsidTr="00D01CD1">
        <w:trPr>
          <w:jc w:val="center"/>
        </w:trPr>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2FA34691" w14:textId="77777777" w:rsidR="00117265" w:rsidRDefault="00117265">
            <w:pPr>
              <w:pStyle w:val="NormalWeb"/>
              <w:spacing w:before="0" w:beforeAutospacing="0" w:after="0" w:afterAutospacing="0"/>
            </w:pPr>
            <w:r>
              <w:rPr>
                <w:color w:val="000000"/>
                <w:sz w:val="18"/>
                <w:szCs w:val="18"/>
              </w:rPr>
              <w:t>Capa de comunicación</w:t>
            </w:r>
          </w:p>
        </w:tc>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25D6E61E" w14:textId="77777777" w:rsidR="00117265" w:rsidRDefault="00117265">
            <w:pPr>
              <w:pStyle w:val="NormalWeb"/>
              <w:spacing w:before="0" w:beforeAutospacing="0" w:after="0" w:afterAutospacing="0"/>
            </w:pPr>
            <w:r>
              <w:rPr>
                <w:color w:val="000000"/>
                <w:sz w:val="18"/>
                <w:szCs w:val="18"/>
              </w:rPr>
              <w:t>Protocolo CGI</w:t>
            </w:r>
          </w:p>
        </w:tc>
        <w:tc>
          <w:tcPr>
            <w:tcW w:w="0" w:type="auto"/>
            <w:tcBorders>
              <w:top w:val="single" w:sz="8" w:space="0" w:color="000000"/>
              <w:left w:val="single" w:sz="8" w:space="0" w:color="000000"/>
              <w:bottom w:val="single" w:sz="8" w:space="0" w:color="000000"/>
              <w:right w:val="single" w:sz="8" w:space="0" w:color="000000"/>
            </w:tcBorders>
          </w:tcPr>
          <w:p w14:paraId="4046E4A4" w14:textId="77777777" w:rsidR="00117265" w:rsidRDefault="00117265">
            <w:pPr>
              <w:pStyle w:val="NormalWeb"/>
              <w:spacing w:before="0" w:beforeAutospacing="0" w:after="0" w:afterAutospacing="0"/>
              <w:rPr>
                <w:color w:val="000000"/>
                <w:sz w:val="18"/>
                <w:szCs w:val="18"/>
              </w:rPr>
            </w:pPr>
          </w:p>
        </w:tc>
        <w:tc>
          <w:tcPr>
            <w:tcW w:w="0" w:type="auto"/>
            <w:tcBorders>
              <w:top w:val="single" w:sz="8" w:space="0" w:color="000000"/>
              <w:left w:val="single" w:sz="8" w:space="0" w:color="000000"/>
              <w:bottom w:val="single" w:sz="8" w:space="0" w:color="000000"/>
              <w:right w:val="single" w:sz="8" w:space="0" w:color="000000"/>
            </w:tcBorders>
          </w:tcPr>
          <w:p w14:paraId="7ABE35F3" w14:textId="77777777" w:rsidR="00117265" w:rsidRDefault="00117265">
            <w:pPr>
              <w:pStyle w:val="NormalWeb"/>
              <w:spacing w:before="0" w:beforeAutospacing="0" w:after="0" w:afterAutospacing="0"/>
              <w:rPr>
                <w:color w:val="000000"/>
                <w:sz w:val="18"/>
                <w:szCs w:val="18"/>
              </w:rPr>
            </w:pPr>
          </w:p>
        </w:tc>
      </w:tr>
      <w:tr w:rsidR="00117265" w14:paraId="78ABABA2" w14:textId="77777777" w:rsidTr="00D01CD1">
        <w:trPr>
          <w:trHeight w:val="200"/>
          <w:jc w:val="center"/>
        </w:trPr>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29419FB1" w14:textId="77777777" w:rsidR="00117265" w:rsidRDefault="00117265">
            <w:pPr>
              <w:pStyle w:val="NormalWeb"/>
              <w:spacing w:before="0" w:beforeAutospacing="0" w:after="0" w:afterAutospacing="0"/>
            </w:pPr>
            <w:r>
              <w:rPr>
                <w:color w:val="000000"/>
                <w:sz w:val="18"/>
                <w:szCs w:val="18"/>
              </w:rPr>
              <w:t>Formato Multimedia</w:t>
            </w:r>
          </w:p>
        </w:tc>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55980B9D" w14:textId="77777777" w:rsidR="00117265" w:rsidRDefault="00117265">
            <w:pPr>
              <w:pStyle w:val="NormalWeb"/>
              <w:spacing w:before="0" w:beforeAutospacing="0" w:after="0" w:afterAutospacing="0"/>
            </w:pPr>
            <w:r>
              <w:rPr>
                <w:color w:val="000000"/>
                <w:sz w:val="18"/>
                <w:szCs w:val="18"/>
              </w:rPr>
              <w:t>MJPEG</w:t>
            </w:r>
          </w:p>
        </w:tc>
        <w:tc>
          <w:tcPr>
            <w:tcW w:w="0" w:type="auto"/>
            <w:tcBorders>
              <w:top w:val="single" w:sz="8" w:space="0" w:color="000000"/>
              <w:left w:val="single" w:sz="8" w:space="0" w:color="000000"/>
              <w:bottom w:val="single" w:sz="8" w:space="0" w:color="000000"/>
              <w:right w:val="single" w:sz="8" w:space="0" w:color="000000"/>
            </w:tcBorders>
          </w:tcPr>
          <w:p w14:paraId="4502565C" w14:textId="77777777" w:rsidR="00117265" w:rsidRDefault="00117265">
            <w:pPr>
              <w:pStyle w:val="NormalWeb"/>
              <w:spacing w:before="0" w:beforeAutospacing="0" w:after="0" w:afterAutospacing="0"/>
              <w:rPr>
                <w:color w:val="000000"/>
                <w:sz w:val="18"/>
                <w:szCs w:val="18"/>
              </w:rPr>
            </w:pPr>
          </w:p>
        </w:tc>
        <w:tc>
          <w:tcPr>
            <w:tcW w:w="0" w:type="auto"/>
            <w:tcBorders>
              <w:top w:val="single" w:sz="8" w:space="0" w:color="000000"/>
              <w:left w:val="single" w:sz="8" w:space="0" w:color="000000"/>
              <w:bottom w:val="single" w:sz="8" w:space="0" w:color="000000"/>
              <w:right w:val="single" w:sz="8" w:space="0" w:color="000000"/>
            </w:tcBorders>
          </w:tcPr>
          <w:p w14:paraId="05B7D67A" w14:textId="77777777" w:rsidR="00117265" w:rsidRDefault="00117265">
            <w:pPr>
              <w:pStyle w:val="NormalWeb"/>
              <w:spacing w:before="0" w:beforeAutospacing="0" w:after="0" w:afterAutospacing="0"/>
              <w:rPr>
                <w:color w:val="000000"/>
                <w:sz w:val="18"/>
                <w:szCs w:val="18"/>
              </w:rPr>
            </w:pPr>
          </w:p>
        </w:tc>
      </w:tr>
      <w:tr w:rsidR="00117265" w14:paraId="43841BA4" w14:textId="77777777" w:rsidTr="00D01CD1">
        <w:trPr>
          <w:jc w:val="center"/>
        </w:trPr>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6CE45139" w14:textId="77777777" w:rsidR="00117265" w:rsidRDefault="00117265">
            <w:pPr>
              <w:pStyle w:val="NormalWeb"/>
              <w:spacing w:before="0" w:beforeAutospacing="0" w:after="0" w:afterAutospacing="0"/>
            </w:pPr>
            <w:r>
              <w:rPr>
                <w:color w:val="000000"/>
                <w:sz w:val="18"/>
                <w:szCs w:val="18"/>
              </w:rPr>
              <w:t>Tipo de conexión</w:t>
            </w:r>
          </w:p>
        </w:tc>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0E0CDCCA" w14:textId="77777777" w:rsidR="00117265" w:rsidRDefault="00117265">
            <w:pPr>
              <w:pStyle w:val="NormalWeb"/>
              <w:spacing w:before="0" w:beforeAutospacing="0" w:after="0" w:afterAutospacing="0"/>
            </w:pPr>
            <w:r>
              <w:rPr>
                <w:color w:val="000000"/>
                <w:sz w:val="18"/>
                <w:szCs w:val="18"/>
              </w:rPr>
              <w:t>POE</w:t>
            </w:r>
          </w:p>
        </w:tc>
        <w:tc>
          <w:tcPr>
            <w:tcW w:w="0" w:type="auto"/>
            <w:tcBorders>
              <w:top w:val="single" w:sz="8" w:space="0" w:color="000000"/>
              <w:left w:val="single" w:sz="8" w:space="0" w:color="000000"/>
              <w:bottom w:val="single" w:sz="8" w:space="0" w:color="000000"/>
              <w:right w:val="single" w:sz="8" w:space="0" w:color="000000"/>
            </w:tcBorders>
          </w:tcPr>
          <w:p w14:paraId="1E7EE636" w14:textId="77777777" w:rsidR="00117265" w:rsidRDefault="00117265">
            <w:pPr>
              <w:pStyle w:val="NormalWeb"/>
              <w:spacing w:before="0" w:beforeAutospacing="0" w:after="0" w:afterAutospacing="0"/>
              <w:rPr>
                <w:color w:val="000000"/>
                <w:sz w:val="18"/>
                <w:szCs w:val="18"/>
              </w:rPr>
            </w:pPr>
          </w:p>
        </w:tc>
        <w:tc>
          <w:tcPr>
            <w:tcW w:w="0" w:type="auto"/>
            <w:tcBorders>
              <w:top w:val="single" w:sz="8" w:space="0" w:color="000000"/>
              <w:left w:val="single" w:sz="8" w:space="0" w:color="000000"/>
              <w:bottom w:val="single" w:sz="8" w:space="0" w:color="000000"/>
              <w:right w:val="single" w:sz="8" w:space="0" w:color="000000"/>
            </w:tcBorders>
          </w:tcPr>
          <w:p w14:paraId="05525B45" w14:textId="77777777" w:rsidR="00117265" w:rsidRDefault="00117265">
            <w:pPr>
              <w:pStyle w:val="NormalWeb"/>
              <w:spacing w:before="0" w:beforeAutospacing="0" w:after="0" w:afterAutospacing="0"/>
              <w:rPr>
                <w:color w:val="000000"/>
                <w:sz w:val="18"/>
                <w:szCs w:val="18"/>
              </w:rPr>
            </w:pPr>
          </w:p>
        </w:tc>
      </w:tr>
      <w:tr w:rsidR="00117265" w14:paraId="74130011" w14:textId="77777777" w:rsidTr="00D01CD1">
        <w:trPr>
          <w:jc w:val="center"/>
        </w:trPr>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3E25378C" w14:textId="77777777" w:rsidR="00117265" w:rsidRDefault="00117265">
            <w:pPr>
              <w:pStyle w:val="NormalWeb"/>
              <w:spacing w:before="0" w:beforeAutospacing="0" w:after="0" w:afterAutospacing="0"/>
            </w:pPr>
            <w:r>
              <w:rPr>
                <w:color w:val="000000"/>
                <w:sz w:val="18"/>
                <w:szCs w:val="18"/>
              </w:rPr>
              <w:t>Voltaje de alimentación</w:t>
            </w:r>
          </w:p>
        </w:tc>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34D0CEF3" w14:textId="77777777" w:rsidR="00117265" w:rsidRDefault="00117265">
            <w:pPr>
              <w:pStyle w:val="NormalWeb"/>
              <w:spacing w:before="0" w:beforeAutospacing="0" w:after="0" w:afterAutospacing="0"/>
            </w:pPr>
            <w:r>
              <w:rPr>
                <w:color w:val="000000"/>
                <w:sz w:val="18"/>
                <w:szCs w:val="18"/>
              </w:rPr>
              <w:t xml:space="preserve">12 </w:t>
            </w:r>
            <w:r w:rsidR="00E6244B">
              <w:rPr>
                <w:color w:val="000000"/>
                <w:sz w:val="18"/>
                <w:szCs w:val="18"/>
              </w:rPr>
              <w:t>voltios</w:t>
            </w:r>
          </w:p>
        </w:tc>
        <w:tc>
          <w:tcPr>
            <w:tcW w:w="0" w:type="auto"/>
            <w:tcBorders>
              <w:top w:val="single" w:sz="8" w:space="0" w:color="000000"/>
              <w:left w:val="single" w:sz="8" w:space="0" w:color="000000"/>
              <w:bottom w:val="single" w:sz="8" w:space="0" w:color="000000"/>
              <w:right w:val="single" w:sz="8" w:space="0" w:color="000000"/>
            </w:tcBorders>
          </w:tcPr>
          <w:p w14:paraId="49A018FE" w14:textId="77777777" w:rsidR="00117265" w:rsidRDefault="00117265">
            <w:pPr>
              <w:pStyle w:val="NormalWeb"/>
              <w:spacing w:before="0" w:beforeAutospacing="0" w:after="0" w:afterAutospacing="0"/>
              <w:rPr>
                <w:color w:val="000000"/>
                <w:sz w:val="18"/>
                <w:szCs w:val="18"/>
              </w:rPr>
            </w:pPr>
          </w:p>
        </w:tc>
        <w:tc>
          <w:tcPr>
            <w:tcW w:w="0" w:type="auto"/>
            <w:tcBorders>
              <w:top w:val="single" w:sz="8" w:space="0" w:color="000000"/>
              <w:left w:val="single" w:sz="8" w:space="0" w:color="000000"/>
              <w:bottom w:val="single" w:sz="8" w:space="0" w:color="000000"/>
              <w:right w:val="single" w:sz="8" w:space="0" w:color="000000"/>
            </w:tcBorders>
          </w:tcPr>
          <w:p w14:paraId="1DEBA483" w14:textId="77777777" w:rsidR="00117265" w:rsidRDefault="00117265">
            <w:pPr>
              <w:pStyle w:val="NormalWeb"/>
              <w:spacing w:before="0" w:beforeAutospacing="0" w:after="0" w:afterAutospacing="0"/>
              <w:rPr>
                <w:color w:val="000000"/>
                <w:sz w:val="18"/>
                <w:szCs w:val="18"/>
              </w:rPr>
            </w:pPr>
          </w:p>
        </w:tc>
      </w:tr>
      <w:tr w:rsidR="00117265" w14:paraId="4682C239" w14:textId="77777777" w:rsidTr="00D01CD1">
        <w:trPr>
          <w:jc w:val="center"/>
        </w:trPr>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17F67B26" w14:textId="77777777" w:rsidR="00117265" w:rsidRDefault="00117265">
            <w:pPr>
              <w:pStyle w:val="NormalWeb"/>
              <w:spacing w:before="0" w:beforeAutospacing="0" w:after="0" w:afterAutospacing="0"/>
            </w:pPr>
            <w:r>
              <w:rPr>
                <w:color w:val="000000"/>
                <w:sz w:val="18"/>
                <w:szCs w:val="18"/>
              </w:rPr>
              <w:t>Compensación de Luz de Fondo</w:t>
            </w:r>
          </w:p>
        </w:tc>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65DF14BA" w14:textId="77777777" w:rsidR="00117265" w:rsidRDefault="00117265">
            <w:pPr>
              <w:pStyle w:val="NormalWeb"/>
              <w:spacing w:before="0" w:beforeAutospacing="0" w:after="0" w:afterAutospacing="0"/>
            </w:pPr>
            <w:r>
              <w:rPr>
                <w:color w:val="000000"/>
                <w:sz w:val="18"/>
                <w:szCs w:val="18"/>
              </w:rPr>
              <w:t>Si</w:t>
            </w:r>
          </w:p>
        </w:tc>
        <w:tc>
          <w:tcPr>
            <w:tcW w:w="0" w:type="auto"/>
            <w:tcBorders>
              <w:top w:val="single" w:sz="8" w:space="0" w:color="000000"/>
              <w:left w:val="single" w:sz="8" w:space="0" w:color="000000"/>
              <w:bottom w:val="single" w:sz="8" w:space="0" w:color="000000"/>
              <w:right w:val="single" w:sz="8" w:space="0" w:color="000000"/>
            </w:tcBorders>
          </w:tcPr>
          <w:p w14:paraId="3A2B1F0E" w14:textId="77777777" w:rsidR="00117265" w:rsidRDefault="00117265">
            <w:pPr>
              <w:pStyle w:val="NormalWeb"/>
              <w:spacing w:before="0" w:beforeAutospacing="0" w:after="0" w:afterAutospacing="0"/>
              <w:rPr>
                <w:color w:val="000000"/>
                <w:sz w:val="18"/>
                <w:szCs w:val="18"/>
              </w:rPr>
            </w:pPr>
          </w:p>
        </w:tc>
        <w:tc>
          <w:tcPr>
            <w:tcW w:w="0" w:type="auto"/>
            <w:tcBorders>
              <w:top w:val="single" w:sz="8" w:space="0" w:color="000000"/>
              <w:left w:val="single" w:sz="8" w:space="0" w:color="000000"/>
              <w:bottom w:val="single" w:sz="8" w:space="0" w:color="000000"/>
              <w:right w:val="single" w:sz="8" w:space="0" w:color="000000"/>
            </w:tcBorders>
          </w:tcPr>
          <w:p w14:paraId="23531CC0" w14:textId="77777777" w:rsidR="00117265" w:rsidRDefault="00117265">
            <w:pPr>
              <w:pStyle w:val="NormalWeb"/>
              <w:spacing w:before="0" w:beforeAutospacing="0" w:after="0" w:afterAutospacing="0"/>
              <w:rPr>
                <w:color w:val="000000"/>
                <w:sz w:val="18"/>
                <w:szCs w:val="18"/>
              </w:rPr>
            </w:pPr>
          </w:p>
        </w:tc>
      </w:tr>
      <w:tr w:rsidR="00117265" w14:paraId="0FA8A87F" w14:textId="77777777" w:rsidTr="00D01CD1">
        <w:trPr>
          <w:jc w:val="center"/>
        </w:trPr>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2161E1B2" w14:textId="77777777" w:rsidR="00117265" w:rsidRDefault="00117265">
            <w:pPr>
              <w:pStyle w:val="NormalWeb"/>
              <w:spacing w:before="0" w:beforeAutospacing="0" w:after="0" w:afterAutospacing="0"/>
            </w:pPr>
            <w:r>
              <w:rPr>
                <w:color w:val="000000"/>
                <w:sz w:val="18"/>
                <w:szCs w:val="18"/>
              </w:rPr>
              <w:t>LEDs Infrarrojos</w:t>
            </w:r>
          </w:p>
        </w:tc>
        <w:tc>
          <w:tcPr>
            <w:tcW w:w="0" w:type="auto"/>
            <w:tcBorders>
              <w:top w:val="single" w:sz="8" w:space="0" w:color="000000"/>
              <w:left w:val="single" w:sz="8" w:space="0" w:color="000000"/>
              <w:bottom w:val="single" w:sz="8" w:space="0" w:color="000000"/>
              <w:right w:val="single" w:sz="8" w:space="0" w:color="000000"/>
            </w:tcBorders>
            <w:tcMar>
              <w:top w:w="43" w:type="dxa"/>
              <w:left w:w="43" w:type="dxa"/>
              <w:bottom w:w="43" w:type="dxa"/>
              <w:right w:w="43" w:type="dxa"/>
            </w:tcMar>
            <w:hideMark/>
          </w:tcPr>
          <w:p w14:paraId="431C2D1A" w14:textId="77777777" w:rsidR="00117265" w:rsidRDefault="00117265">
            <w:pPr>
              <w:pStyle w:val="NormalWeb"/>
              <w:spacing w:before="0" w:beforeAutospacing="0" w:after="0" w:afterAutospacing="0"/>
            </w:pPr>
            <w:r>
              <w:rPr>
                <w:color w:val="000000"/>
                <w:sz w:val="18"/>
                <w:szCs w:val="18"/>
              </w:rPr>
              <w:t>No</w:t>
            </w:r>
          </w:p>
        </w:tc>
        <w:tc>
          <w:tcPr>
            <w:tcW w:w="0" w:type="auto"/>
            <w:tcBorders>
              <w:top w:val="single" w:sz="8" w:space="0" w:color="000000"/>
              <w:left w:val="single" w:sz="8" w:space="0" w:color="000000"/>
              <w:bottom w:val="single" w:sz="8" w:space="0" w:color="000000"/>
              <w:right w:val="single" w:sz="8" w:space="0" w:color="000000"/>
            </w:tcBorders>
          </w:tcPr>
          <w:p w14:paraId="2AFB0435" w14:textId="77777777" w:rsidR="00117265" w:rsidRDefault="00117265">
            <w:pPr>
              <w:pStyle w:val="NormalWeb"/>
              <w:spacing w:before="0" w:beforeAutospacing="0" w:after="0" w:afterAutospacing="0"/>
              <w:rPr>
                <w:color w:val="000000"/>
                <w:sz w:val="18"/>
                <w:szCs w:val="18"/>
              </w:rPr>
            </w:pPr>
          </w:p>
        </w:tc>
        <w:tc>
          <w:tcPr>
            <w:tcW w:w="0" w:type="auto"/>
            <w:tcBorders>
              <w:top w:val="single" w:sz="8" w:space="0" w:color="000000"/>
              <w:left w:val="single" w:sz="8" w:space="0" w:color="000000"/>
              <w:bottom w:val="single" w:sz="8" w:space="0" w:color="000000"/>
              <w:right w:val="single" w:sz="8" w:space="0" w:color="000000"/>
            </w:tcBorders>
          </w:tcPr>
          <w:p w14:paraId="7ADD1CD9" w14:textId="77777777" w:rsidR="00117265" w:rsidRDefault="00117265">
            <w:pPr>
              <w:pStyle w:val="NormalWeb"/>
              <w:spacing w:before="0" w:beforeAutospacing="0" w:after="0" w:afterAutospacing="0"/>
              <w:rPr>
                <w:color w:val="000000"/>
                <w:sz w:val="18"/>
                <w:szCs w:val="18"/>
              </w:rPr>
            </w:pPr>
          </w:p>
        </w:tc>
      </w:tr>
    </w:tbl>
    <w:p w14:paraId="5454C6C2" w14:textId="77777777" w:rsidR="00117265" w:rsidRDefault="00117265" w:rsidP="00117265">
      <w:pPr>
        <w:pStyle w:val="NormalWeb"/>
        <w:spacing w:before="240" w:beforeAutospacing="0" w:after="120" w:afterAutospacing="0"/>
        <w:jc w:val="both"/>
      </w:pPr>
      <w:r>
        <w:rPr>
          <w:color w:val="000000"/>
          <w:sz w:val="22"/>
          <w:szCs w:val="22"/>
        </w:rPr>
        <w:t>Para realizar el procesamiento de imágenes que detecta la presencia de vehículo en la celda, cada cámara cuenta con un sistema de cómputo que implementa algoritmos de inteligencia artificial. La información entregada por los sistemas de cómputo determinará el color con el cual se encenderán los indicadores de iluminación, así como el conteo que se mostrará en cada una de las pantallas informativas. Existen 2 arquitecturas que Controles Inteligentes utiliza para la implementación de los sistemas de cómputo. Una de estas arquitecturas se basa en un diseño distribuido basado en tarjetas Raspberry Pi, donde cada una de las tarjetas realiza el procesamiento de hasta 8 celdas de parqueo. La segunda arquitectura se basa en un diseño semi-distribuido, en el cual el procesamiento de imágenes se realiza bajo un arreglo de servidores ubicados dentro de la red. Para el caso específico del centro comercial Oviedo, el sistema está compuesto por una arquitectura semi-distribuida que cuenta con dos servidores de procesamiento.</w:t>
      </w:r>
    </w:p>
    <w:p w14:paraId="5359EA46" w14:textId="710DF384" w:rsidR="00117265" w:rsidRDefault="00117265" w:rsidP="00117265">
      <w:pPr>
        <w:pStyle w:val="NormalWeb"/>
        <w:spacing w:before="240" w:beforeAutospacing="0" w:after="120" w:afterAutospacing="0"/>
        <w:jc w:val="both"/>
        <w:rPr>
          <w:color w:val="000000"/>
          <w:sz w:val="22"/>
          <w:szCs w:val="22"/>
        </w:rPr>
      </w:pPr>
      <w:r>
        <w:rPr>
          <w:color w:val="000000"/>
          <w:sz w:val="22"/>
          <w:szCs w:val="22"/>
        </w:rPr>
        <w:t xml:space="preserve">Cada uno de los sistemas de cómputo instalados en el sistema se encuentran conectados a un servidor principal, que se encarga de guardar los parámetros de configuración del sistema y de proporcionar la interfaz de comunicación con el sistema de monitoreo. En el caso de la arquitectura semi-distribuida, el servidor principal cuenta con menores capacidades que los servidores de procesamiento, dado que no requiere la implementación de algoritmos de inteligencia artificial. Las características técnicas del servidor principal y de los servidores de procesamiento se puede </w:t>
      </w:r>
      <w:r w:rsidRPr="009F15A4">
        <w:rPr>
          <w:color w:val="000000"/>
          <w:sz w:val="22"/>
          <w:szCs w:val="22"/>
        </w:rPr>
        <w:t>visualizar en la</w:t>
      </w:r>
      <w:r w:rsidR="009F15A4" w:rsidRPr="009F15A4">
        <w:rPr>
          <w:color w:val="000000"/>
          <w:sz w:val="22"/>
          <w:szCs w:val="22"/>
        </w:rPr>
        <w:t xml:space="preserve"> </w:t>
      </w:r>
      <w:r w:rsidR="009F15A4" w:rsidRPr="009F15A4">
        <w:rPr>
          <w:color w:val="000000"/>
          <w:sz w:val="22"/>
          <w:szCs w:val="22"/>
        </w:rPr>
        <w:fldChar w:fldCharType="begin"/>
      </w:r>
      <w:r w:rsidR="009F15A4" w:rsidRPr="009F15A4">
        <w:rPr>
          <w:color w:val="000000"/>
          <w:sz w:val="22"/>
          <w:szCs w:val="22"/>
        </w:rPr>
        <w:instrText xml:space="preserve"> REF _Ref529746995 \h </w:instrText>
      </w:r>
      <w:r w:rsidR="009F15A4">
        <w:rPr>
          <w:color w:val="000000"/>
          <w:sz w:val="22"/>
          <w:szCs w:val="22"/>
        </w:rPr>
        <w:instrText xml:space="preserve"> \* MERGEFORMAT </w:instrText>
      </w:r>
      <w:r w:rsidR="009F15A4" w:rsidRPr="009F15A4">
        <w:rPr>
          <w:color w:val="000000"/>
          <w:sz w:val="22"/>
          <w:szCs w:val="22"/>
        </w:rPr>
      </w:r>
      <w:r w:rsidR="009F15A4" w:rsidRPr="009F15A4">
        <w:rPr>
          <w:color w:val="000000"/>
          <w:sz w:val="22"/>
          <w:szCs w:val="22"/>
        </w:rPr>
        <w:fldChar w:fldCharType="separate"/>
      </w:r>
      <w:ins w:id="59" w:author="Eder Mauricio Abello Rodríguez" w:date="2018-11-30T07:35:00Z">
        <w:r w:rsidR="00A71D04" w:rsidRPr="00A71D04">
          <w:rPr>
            <w:sz w:val="22"/>
            <w:szCs w:val="22"/>
            <w:rPrChange w:id="60" w:author="Eder Mauricio Abello Rodríguez" w:date="2018-11-30T07:35:00Z">
              <w:rPr/>
            </w:rPrChange>
          </w:rPr>
          <w:t xml:space="preserve">Tabla </w:t>
        </w:r>
        <w:r w:rsidR="00A71D04" w:rsidRPr="00A71D04">
          <w:rPr>
            <w:noProof/>
            <w:sz w:val="22"/>
            <w:szCs w:val="22"/>
            <w:rPrChange w:id="61" w:author="Eder Mauricio Abello Rodríguez" w:date="2018-11-30T07:35:00Z">
              <w:rPr>
                <w:noProof/>
              </w:rPr>
            </w:rPrChange>
          </w:rPr>
          <w:t>5</w:t>
        </w:r>
      </w:ins>
      <w:del w:id="62"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5</w:delText>
        </w:r>
      </w:del>
      <w:r w:rsidR="009F15A4" w:rsidRPr="009F15A4">
        <w:rPr>
          <w:color w:val="000000"/>
          <w:sz w:val="22"/>
          <w:szCs w:val="22"/>
        </w:rPr>
        <w:fldChar w:fldCharType="end"/>
      </w:r>
      <w:r w:rsidRPr="009F15A4">
        <w:rPr>
          <w:color w:val="000000"/>
          <w:sz w:val="22"/>
          <w:szCs w:val="22"/>
        </w:rPr>
        <w:t>.</w:t>
      </w:r>
      <w:r>
        <w:rPr>
          <w:color w:val="000000"/>
          <w:sz w:val="22"/>
          <w:szCs w:val="22"/>
        </w:rPr>
        <w:t xml:space="preserve"> Por otra parte, el sistema de monitoreo proporciona la interfaz de usuario que permite a los vigilantes conocer el estado de ocupación de las celdas en tiempo real, visualizar los videos de cada una de las cámaras, realizar búsquedas de registros y obtener informes de estadísticas y permanencia</w:t>
      </w:r>
      <w:r w:rsidRPr="009F15A4">
        <w:rPr>
          <w:color w:val="000000"/>
          <w:sz w:val="22"/>
          <w:szCs w:val="22"/>
        </w:rPr>
        <w:t xml:space="preserve">. La </w:t>
      </w:r>
      <w:r w:rsidR="009F15A4" w:rsidRPr="009F15A4">
        <w:rPr>
          <w:color w:val="000000"/>
          <w:sz w:val="22"/>
          <w:szCs w:val="22"/>
        </w:rPr>
        <w:fldChar w:fldCharType="begin"/>
      </w:r>
      <w:r w:rsidR="009F15A4" w:rsidRPr="009F15A4">
        <w:rPr>
          <w:color w:val="000000"/>
          <w:sz w:val="22"/>
          <w:szCs w:val="22"/>
        </w:rPr>
        <w:instrText xml:space="preserve"> REF _Ref529747101 \h </w:instrText>
      </w:r>
      <w:r w:rsidR="009F15A4">
        <w:rPr>
          <w:color w:val="000000"/>
          <w:sz w:val="22"/>
          <w:szCs w:val="22"/>
        </w:rPr>
        <w:instrText xml:space="preserve"> \* MERGEFORMAT </w:instrText>
      </w:r>
      <w:r w:rsidR="009F15A4" w:rsidRPr="009F15A4">
        <w:rPr>
          <w:color w:val="000000"/>
          <w:sz w:val="22"/>
          <w:szCs w:val="22"/>
        </w:rPr>
      </w:r>
      <w:r w:rsidR="009F15A4" w:rsidRPr="009F15A4">
        <w:rPr>
          <w:color w:val="000000"/>
          <w:sz w:val="22"/>
          <w:szCs w:val="22"/>
        </w:rPr>
        <w:fldChar w:fldCharType="separate"/>
      </w:r>
      <w:ins w:id="63" w:author="Eder Mauricio Abello Rodríguez" w:date="2018-11-30T07:35:00Z">
        <w:r w:rsidR="00A71D04" w:rsidRPr="00A71D04">
          <w:rPr>
            <w:sz w:val="22"/>
            <w:szCs w:val="22"/>
            <w:rPrChange w:id="64" w:author="Eder Mauricio Abello Rodríguez" w:date="2018-11-30T07:35:00Z">
              <w:rPr/>
            </w:rPrChange>
          </w:rPr>
          <w:t xml:space="preserve">Figura </w:t>
        </w:r>
        <w:r w:rsidR="00A71D04" w:rsidRPr="00A71D04">
          <w:rPr>
            <w:noProof/>
            <w:sz w:val="22"/>
            <w:szCs w:val="22"/>
            <w:rPrChange w:id="65" w:author="Eder Mauricio Abello Rodríguez" w:date="2018-11-30T07:35:00Z">
              <w:rPr>
                <w:noProof/>
              </w:rPr>
            </w:rPrChange>
          </w:rPr>
          <w:t>2</w:t>
        </w:r>
      </w:ins>
      <w:del w:id="66"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2</w:delText>
        </w:r>
      </w:del>
      <w:r w:rsidR="009F15A4" w:rsidRPr="009F15A4">
        <w:rPr>
          <w:color w:val="000000"/>
          <w:sz w:val="22"/>
          <w:szCs w:val="22"/>
        </w:rPr>
        <w:fldChar w:fldCharType="end"/>
      </w:r>
      <w:r w:rsidR="009F15A4">
        <w:rPr>
          <w:color w:val="000000"/>
          <w:sz w:val="22"/>
          <w:szCs w:val="22"/>
        </w:rPr>
        <w:t xml:space="preserve"> </w:t>
      </w:r>
      <w:r>
        <w:rPr>
          <w:color w:val="000000"/>
          <w:sz w:val="22"/>
          <w:szCs w:val="22"/>
        </w:rPr>
        <w:t>muestra el diagrama físico de la arquitectura.</w:t>
      </w:r>
    </w:p>
    <w:p w14:paraId="3B7D6B8D" w14:textId="77777777" w:rsidR="009F15A4" w:rsidRDefault="009F15A4" w:rsidP="005F4B47">
      <w:pPr>
        <w:pStyle w:val="Ttulo2"/>
        <w:numPr>
          <w:ilvl w:val="1"/>
          <w:numId w:val="20"/>
        </w:numPr>
      </w:pPr>
      <w:bookmarkStart w:id="67" w:name="_Toc531325715"/>
      <w:r>
        <w:t>Análisis de las imágenes</w:t>
      </w:r>
      <w:bookmarkEnd w:id="67"/>
    </w:p>
    <w:p w14:paraId="5593DE2F" w14:textId="77777777" w:rsidR="009F15A4" w:rsidRPr="009F15A4" w:rsidRDefault="009F15A4" w:rsidP="00117265">
      <w:pPr>
        <w:pStyle w:val="NormalWeb"/>
        <w:spacing w:before="240" w:beforeAutospacing="0" w:after="120" w:afterAutospacing="0"/>
        <w:jc w:val="both"/>
      </w:pPr>
      <w:r>
        <w:rPr>
          <w:color w:val="000000"/>
          <w:sz w:val="22"/>
          <w:szCs w:val="22"/>
        </w:rPr>
        <w:t xml:space="preserve">El sistema CCTV instalado en el sistema de guiado se diferencia de los CCTVs convencionales por el gran número de cámaras instaladas y su poca área de cobertura. Con el objetivo de obtener una imagen que permita la digitalización de la placa a través algoritmos de reconocimiento de caracteres (LPR por sus siglas en inglés), las cámaras usualmente son instaladas de tal forma que el mayor porcentaje de la imagen corresponde al vehículo, dejando poco espacio para la captura de las acciones que ocurren a su alrededor. </w:t>
      </w:r>
    </w:p>
    <w:p w14:paraId="24BF8260" w14:textId="4967F7C2" w:rsidR="00117265" w:rsidRPr="009F15A4" w:rsidRDefault="009F15A4" w:rsidP="00537A9E">
      <w:pPr>
        <w:pStyle w:val="Descripcin"/>
      </w:pPr>
      <w:bookmarkStart w:id="68" w:name="_Ref529746995"/>
      <w:r w:rsidRPr="009F15A4">
        <w:lastRenderedPageBreak/>
        <w:t xml:space="preserve">Tabla </w:t>
      </w:r>
      <w:r w:rsidRPr="009F15A4">
        <w:fldChar w:fldCharType="begin"/>
      </w:r>
      <w:r w:rsidRPr="009F15A4">
        <w:instrText xml:space="preserve"> SEQ Tabla \* ARABIC </w:instrText>
      </w:r>
      <w:r w:rsidRPr="009F15A4">
        <w:fldChar w:fldCharType="separate"/>
      </w:r>
      <w:r w:rsidR="00A71D04">
        <w:rPr>
          <w:noProof/>
        </w:rPr>
        <w:t>5</w:t>
      </w:r>
      <w:r w:rsidRPr="009F15A4">
        <w:fldChar w:fldCharType="end"/>
      </w:r>
      <w:bookmarkEnd w:id="68"/>
      <w:r w:rsidRPr="009F15A4">
        <w:t>: Características técnicas del servidor principal y los servidores auxiliares del sistema de guiado</w:t>
      </w:r>
    </w:p>
    <w:tbl>
      <w:tblPr>
        <w:tblW w:w="0" w:type="auto"/>
        <w:jc w:val="center"/>
        <w:tblCellMar>
          <w:top w:w="15" w:type="dxa"/>
          <w:left w:w="15" w:type="dxa"/>
          <w:bottom w:w="15" w:type="dxa"/>
          <w:right w:w="15" w:type="dxa"/>
        </w:tblCellMar>
        <w:tblLook w:val="04A0" w:firstRow="1" w:lastRow="0" w:firstColumn="1" w:lastColumn="0" w:noHBand="0" w:noVBand="1"/>
      </w:tblPr>
      <w:tblGrid>
        <w:gridCol w:w="1269"/>
        <w:gridCol w:w="3114"/>
        <w:gridCol w:w="3114"/>
      </w:tblGrid>
      <w:tr w:rsidR="00117265" w14:paraId="0038F5AD" w14:textId="77777777" w:rsidTr="00117265">
        <w:trPr>
          <w:jc w:val="center"/>
        </w:trPr>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61F9536C" w14:textId="77777777" w:rsidR="00117265" w:rsidRDefault="00117265">
            <w:pPr>
              <w:pStyle w:val="NormalWeb"/>
              <w:spacing w:before="0" w:beforeAutospacing="0" w:after="0" w:afterAutospacing="0"/>
              <w:jc w:val="center"/>
            </w:pPr>
            <w:r>
              <w:rPr>
                <w:b/>
                <w:bCs/>
                <w:color w:val="000000"/>
                <w:sz w:val="20"/>
                <w:szCs w:val="20"/>
              </w:rPr>
              <w:t>Característica</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35023911" w14:textId="77777777" w:rsidR="00117265" w:rsidRDefault="00117265">
            <w:pPr>
              <w:pStyle w:val="NormalWeb"/>
              <w:spacing w:before="0" w:beforeAutospacing="0" w:after="0" w:afterAutospacing="0"/>
              <w:jc w:val="center"/>
            </w:pPr>
            <w:r>
              <w:rPr>
                <w:b/>
                <w:bCs/>
                <w:color w:val="000000"/>
                <w:sz w:val="20"/>
                <w:szCs w:val="20"/>
              </w:rPr>
              <w:t>Servidor Principal</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31540B0E" w14:textId="77777777" w:rsidR="00117265" w:rsidRDefault="00117265">
            <w:pPr>
              <w:pStyle w:val="NormalWeb"/>
              <w:spacing w:before="0" w:beforeAutospacing="0" w:after="0" w:afterAutospacing="0"/>
              <w:jc w:val="center"/>
            </w:pPr>
            <w:r>
              <w:rPr>
                <w:b/>
                <w:bCs/>
                <w:color w:val="000000"/>
                <w:sz w:val="20"/>
                <w:szCs w:val="20"/>
              </w:rPr>
              <w:t>Servidor Auxiliar</w:t>
            </w:r>
          </w:p>
        </w:tc>
      </w:tr>
      <w:tr w:rsidR="00117265" w14:paraId="71DA23CD" w14:textId="77777777" w:rsidTr="00117265">
        <w:trPr>
          <w:jc w:val="center"/>
        </w:trPr>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24359C4E" w14:textId="77777777" w:rsidR="00117265" w:rsidRDefault="00117265">
            <w:pPr>
              <w:pStyle w:val="NormalWeb"/>
              <w:spacing w:before="0" w:beforeAutospacing="0" w:after="0" w:afterAutospacing="0"/>
              <w:jc w:val="center"/>
            </w:pPr>
            <w:r>
              <w:rPr>
                <w:color w:val="000000"/>
                <w:sz w:val="18"/>
                <w:szCs w:val="18"/>
              </w:rPr>
              <w:t>Procesador</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37BA277E" w14:textId="77777777" w:rsidR="00117265" w:rsidRDefault="00117265">
            <w:pPr>
              <w:pStyle w:val="NormalWeb"/>
              <w:spacing w:before="0" w:beforeAutospacing="0" w:after="0" w:afterAutospacing="0"/>
              <w:jc w:val="center"/>
            </w:pPr>
            <w:r>
              <w:rPr>
                <w:color w:val="000000"/>
                <w:sz w:val="18"/>
                <w:szCs w:val="18"/>
              </w:rPr>
              <w:t>Intel Core i7-3930K @3.2GHz 12 núcleos</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7B89D5C0" w14:textId="77777777" w:rsidR="00117265" w:rsidRDefault="00117265">
            <w:pPr>
              <w:pStyle w:val="NormalWeb"/>
              <w:spacing w:before="0" w:beforeAutospacing="0" w:after="0" w:afterAutospacing="0"/>
              <w:jc w:val="center"/>
            </w:pPr>
            <w:r>
              <w:rPr>
                <w:color w:val="000000"/>
                <w:sz w:val="18"/>
                <w:szCs w:val="18"/>
              </w:rPr>
              <w:t xml:space="preserve">Intel Core i7-3930K @3.2GHz 12 núcleos </w:t>
            </w:r>
          </w:p>
        </w:tc>
      </w:tr>
      <w:tr w:rsidR="00117265" w14:paraId="6CC9AC7F" w14:textId="77777777" w:rsidTr="00117265">
        <w:trPr>
          <w:jc w:val="center"/>
        </w:trPr>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589C75D1" w14:textId="77777777" w:rsidR="00117265" w:rsidRDefault="00117265">
            <w:pPr>
              <w:pStyle w:val="NormalWeb"/>
              <w:spacing w:before="0" w:beforeAutospacing="0" w:after="0" w:afterAutospacing="0"/>
              <w:jc w:val="center"/>
            </w:pPr>
            <w:r>
              <w:rPr>
                <w:color w:val="000000"/>
                <w:sz w:val="18"/>
                <w:szCs w:val="18"/>
              </w:rPr>
              <w:t>Memoria RAM</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0560C6FE" w14:textId="77777777" w:rsidR="00117265" w:rsidRDefault="00117265">
            <w:pPr>
              <w:pStyle w:val="NormalWeb"/>
              <w:spacing w:before="0" w:beforeAutospacing="0" w:after="0" w:afterAutospacing="0"/>
              <w:jc w:val="center"/>
            </w:pPr>
            <w:r>
              <w:rPr>
                <w:color w:val="000000"/>
                <w:sz w:val="18"/>
                <w:szCs w:val="18"/>
              </w:rPr>
              <w:t>24 GB</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6CBEBF9C" w14:textId="77777777" w:rsidR="00117265" w:rsidRDefault="00117265">
            <w:pPr>
              <w:pStyle w:val="NormalWeb"/>
              <w:spacing w:before="0" w:beforeAutospacing="0" w:after="0" w:afterAutospacing="0"/>
              <w:jc w:val="center"/>
            </w:pPr>
            <w:r>
              <w:rPr>
                <w:color w:val="000000"/>
                <w:sz w:val="18"/>
                <w:szCs w:val="18"/>
              </w:rPr>
              <w:t>24 GB</w:t>
            </w:r>
          </w:p>
        </w:tc>
      </w:tr>
      <w:tr w:rsidR="00117265" w14:paraId="6868978A" w14:textId="77777777" w:rsidTr="00117265">
        <w:trPr>
          <w:jc w:val="center"/>
        </w:trPr>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0FEB627A" w14:textId="77777777" w:rsidR="00117265" w:rsidRDefault="00117265">
            <w:pPr>
              <w:pStyle w:val="NormalWeb"/>
              <w:spacing w:before="0" w:beforeAutospacing="0" w:after="0" w:afterAutospacing="0"/>
              <w:jc w:val="center"/>
            </w:pPr>
            <w:r>
              <w:rPr>
                <w:color w:val="000000"/>
                <w:sz w:val="18"/>
                <w:szCs w:val="18"/>
              </w:rPr>
              <w:t>Disco</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542D89CE" w14:textId="77777777" w:rsidR="00117265" w:rsidRDefault="00117265">
            <w:pPr>
              <w:pStyle w:val="NormalWeb"/>
              <w:spacing w:before="0" w:beforeAutospacing="0" w:after="0" w:afterAutospacing="0"/>
              <w:jc w:val="center"/>
            </w:pPr>
            <w:r>
              <w:rPr>
                <w:color w:val="000000"/>
                <w:sz w:val="18"/>
                <w:szCs w:val="18"/>
              </w:rPr>
              <w:t>100 GB</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720C9978" w14:textId="77777777" w:rsidR="00117265" w:rsidRDefault="00117265">
            <w:pPr>
              <w:pStyle w:val="NormalWeb"/>
              <w:spacing w:before="0" w:beforeAutospacing="0" w:after="0" w:afterAutospacing="0"/>
              <w:jc w:val="center"/>
            </w:pPr>
            <w:r>
              <w:rPr>
                <w:color w:val="000000"/>
                <w:sz w:val="18"/>
                <w:szCs w:val="18"/>
              </w:rPr>
              <w:t>6TB</w:t>
            </w:r>
          </w:p>
        </w:tc>
      </w:tr>
      <w:tr w:rsidR="00117265" w14:paraId="674CA0A8" w14:textId="77777777" w:rsidTr="00117265">
        <w:trPr>
          <w:jc w:val="center"/>
        </w:trPr>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0F8A6838" w14:textId="77777777" w:rsidR="00117265" w:rsidRDefault="00117265">
            <w:pPr>
              <w:pStyle w:val="NormalWeb"/>
              <w:spacing w:before="0" w:beforeAutospacing="0" w:after="0" w:afterAutospacing="0"/>
              <w:jc w:val="center"/>
            </w:pPr>
            <w:r>
              <w:rPr>
                <w:color w:val="000000"/>
                <w:sz w:val="18"/>
                <w:szCs w:val="18"/>
              </w:rPr>
              <w:t>Tarjeta de Video</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4BCCF313" w14:textId="77777777" w:rsidR="00117265" w:rsidRDefault="00117265">
            <w:pPr>
              <w:pStyle w:val="NormalWeb"/>
              <w:spacing w:before="0" w:beforeAutospacing="0" w:after="0" w:afterAutospacing="0"/>
              <w:jc w:val="center"/>
            </w:pPr>
            <w:r>
              <w:rPr>
                <w:color w:val="000000"/>
                <w:sz w:val="18"/>
                <w:szCs w:val="18"/>
              </w:rPr>
              <w:t>No</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10960BBA" w14:textId="77777777" w:rsidR="00117265" w:rsidRDefault="00117265">
            <w:pPr>
              <w:pStyle w:val="NormalWeb"/>
              <w:spacing w:before="0" w:beforeAutospacing="0" w:after="0" w:afterAutospacing="0"/>
              <w:jc w:val="center"/>
            </w:pPr>
            <w:r>
              <w:rPr>
                <w:color w:val="000000"/>
                <w:sz w:val="18"/>
                <w:szCs w:val="18"/>
              </w:rPr>
              <w:t>NVIDIA GeForce GT 610</w:t>
            </w:r>
          </w:p>
        </w:tc>
      </w:tr>
      <w:tr w:rsidR="00117265" w14:paraId="389E8274" w14:textId="77777777" w:rsidTr="00117265">
        <w:trPr>
          <w:jc w:val="center"/>
        </w:trPr>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01BC2ED1" w14:textId="77777777" w:rsidR="00117265" w:rsidRDefault="00117265">
            <w:pPr>
              <w:pStyle w:val="NormalWeb"/>
              <w:spacing w:before="0" w:beforeAutospacing="0" w:after="0" w:afterAutospacing="0"/>
              <w:jc w:val="center"/>
            </w:pPr>
            <w:r>
              <w:rPr>
                <w:color w:val="000000"/>
                <w:sz w:val="18"/>
                <w:szCs w:val="18"/>
              </w:rPr>
              <w:t>Tarjetas de red</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2B5CBCFA" w14:textId="77777777" w:rsidR="00117265" w:rsidRDefault="00117265">
            <w:pPr>
              <w:pStyle w:val="NormalWeb"/>
              <w:spacing w:before="0" w:beforeAutospacing="0" w:after="0" w:afterAutospacing="0"/>
              <w:jc w:val="center"/>
            </w:pPr>
            <w:r>
              <w:rPr>
                <w:color w:val="000000"/>
                <w:sz w:val="18"/>
                <w:szCs w:val="18"/>
              </w:rPr>
              <w:t>2</w:t>
            </w:r>
          </w:p>
        </w:tc>
        <w:tc>
          <w:tcPr>
            <w:tcW w:w="0" w:type="auto"/>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hideMark/>
          </w:tcPr>
          <w:p w14:paraId="1FCA8D61" w14:textId="77777777" w:rsidR="00117265" w:rsidRDefault="00117265">
            <w:pPr>
              <w:pStyle w:val="NormalWeb"/>
              <w:spacing w:before="0" w:beforeAutospacing="0" w:after="0" w:afterAutospacing="0"/>
              <w:jc w:val="center"/>
            </w:pPr>
            <w:r>
              <w:rPr>
                <w:color w:val="000000"/>
                <w:sz w:val="18"/>
                <w:szCs w:val="18"/>
              </w:rPr>
              <w:t>1</w:t>
            </w:r>
          </w:p>
        </w:tc>
      </w:tr>
    </w:tbl>
    <w:p w14:paraId="33FF692B" w14:textId="77777777" w:rsidR="00117265" w:rsidRDefault="00117265" w:rsidP="00117265">
      <w:pPr>
        <w:pStyle w:val="NormalWeb"/>
        <w:spacing w:before="240" w:beforeAutospacing="0" w:after="120" w:afterAutospacing="0"/>
        <w:jc w:val="center"/>
      </w:pPr>
      <w:r>
        <w:rPr>
          <w:noProof/>
          <w:color w:val="000000"/>
          <w:sz w:val="22"/>
          <w:szCs w:val="22"/>
        </w:rPr>
        <w:drawing>
          <wp:inline distT="0" distB="0" distL="0" distR="0" wp14:anchorId="05A5BB4D" wp14:editId="420F25C8">
            <wp:extent cx="5257800" cy="2239645"/>
            <wp:effectExtent l="0" t="0" r="0" b="8255"/>
            <wp:docPr id="3" name="Imagen 3" descr="https://lh3.googleusercontent.com/avy4GBVhSl9nZkcoz8oJ6JJ4yZ_VuYpyl1orxo0uxKuXfWWE_P236MY0QfSP6CoSNV9KP7GCaPt1gLqou2LC1OfJWv2WdLyjcOpbe3ACS1kCi9qJcnG_Alzi9G0ecWCwOrFzVE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avy4GBVhSl9nZkcoz8oJ6JJ4yZ_VuYpyl1orxo0uxKuXfWWE_P236MY0QfSP6CoSNV9KP7GCaPt1gLqou2LC1OfJWv2WdLyjcOpbe3ACS1kCi9qJcnG_Alzi9G0ecWCwOrFzVE_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2239645"/>
                    </a:xfrm>
                    <a:prstGeom prst="rect">
                      <a:avLst/>
                    </a:prstGeom>
                    <a:noFill/>
                    <a:ln>
                      <a:noFill/>
                    </a:ln>
                  </pic:spPr>
                </pic:pic>
              </a:graphicData>
            </a:graphic>
          </wp:inline>
        </w:drawing>
      </w:r>
    </w:p>
    <w:p w14:paraId="687265F8" w14:textId="2D5EF158" w:rsidR="009F15A4" w:rsidRDefault="009F15A4" w:rsidP="00537A9E">
      <w:pPr>
        <w:pStyle w:val="Descripcin"/>
      </w:pPr>
      <w:bookmarkStart w:id="69" w:name="_Ref529747101"/>
      <w:r>
        <w:t xml:space="preserve">Figura </w:t>
      </w:r>
      <w:r>
        <w:fldChar w:fldCharType="begin"/>
      </w:r>
      <w:r>
        <w:instrText xml:space="preserve"> SEQ Figura \* ARABIC </w:instrText>
      </w:r>
      <w:r>
        <w:fldChar w:fldCharType="separate"/>
      </w:r>
      <w:r w:rsidR="00A71D04">
        <w:rPr>
          <w:noProof/>
        </w:rPr>
        <w:t>2</w:t>
      </w:r>
      <w:r>
        <w:fldChar w:fldCharType="end"/>
      </w:r>
      <w:bookmarkEnd w:id="69"/>
      <w:r>
        <w:t xml:space="preserve">: </w:t>
      </w:r>
      <w:r w:rsidRPr="003663B5">
        <w:t>Diagrama físico de la arquitectura del sistema instalado en el centro comercial Oviedo.</w:t>
      </w:r>
    </w:p>
    <w:p w14:paraId="07BEC2A6" w14:textId="64DEB81E" w:rsidR="00117265" w:rsidRDefault="00117265" w:rsidP="00117265">
      <w:pPr>
        <w:pStyle w:val="NormalWeb"/>
        <w:spacing w:before="240" w:beforeAutospacing="0" w:after="120" w:afterAutospacing="0"/>
        <w:jc w:val="both"/>
      </w:pPr>
      <w:r>
        <w:rPr>
          <w:color w:val="000000"/>
          <w:sz w:val="22"/>
          <w:szCs w:val="22"/>
        </w:rPr>
        <w:t xml:space="preserve">La </w:t>
      </w:r>
      <w:r w:rsidR="00060DDA">
        <w:rPr>
          <w:color w:val="000000"/>
          <w:sz w:val="22"/>
          <w:szCs w:val="22"/>
        </w:rPr>
        <w:fldChar w:fldCharType="begin"/>
      </w:r>
      <w:r w:rsidR="00060DDA">
        <w:rPr>
          <w:color w:val="000000"/>
          <w:sz w:val="22"/>
          <w:szCs w:val="22"/>
        </w:rPr>
        <w:instrText xml:space="preserve"> REF _Ref529747151 \h </w:instrText>
      </w:r>
      <w:r w:rsidR="00060DDA">
        <w:rPr>
          <w:color w:val="000000"/>
          <w:sz w:val="22"/>
          <w:szCs w:val="22"/>
        </w:rPr>
      </w:r>
      <w:r w:rsidR="00060DDA">
        <w:rPr>
          <w:color w:val="000000"/>
          <w:sz w:val="22"/>
          <w:szCs w:val="22"/>
        </w:rPr>
        <w:fldChar w:fldCharType="separate"/>
      </w:r>
      <w:r w:rsidR="00A71D04">
        <w:t xml:space="preserve">Figura </w:t>
      </w:r>
      <w:r w:rsidR="00A71D04">
        <w:rPr>
          <w:noProof/>
        </w:rPr>
        <w:t>3</w:t>
      </w:r>
      <w:r w:rsidR="00060DDA">
        <w:rPr>
          <w:color w:val="000000"/>
          <w:sz w:val="22"/>
          <w:szCs w:val="22"/>
        </w:rPr>
        <w:fldChar w:fldCharType="end"/>
      </w:r>
      <w:r w:rsidR="00060DDA">
        <w:rPr>
          <w:color w:val="000000"/>
          <w:sz w:val="22"/>
          <w:szCs w:val="22"/>
        </w:rPr>
        <w:t xml:space="preserve"> </w:t>
      </w:r>
      <w:r>
        <w:rPr>
          <w:color w:val="000000"/>
          <w:sz w:val="22"/>
          <w:szCs w:val="22"/>
        </w:rPr>
        <w:t>muestra ejemplos de imágenes obtenidas por el sistema de guiado del centro comercial Oviedo. De la Figura se puede observar que la poca área de cobertura genera algunos inconvenientes, ya que en muchas ocasiones se genera una captura parcial de la persona (</w:t>
      </w:r>
      <w:r w:rsidR="00060DDA">
        <w:rPr>
          <w:color w:val="000000"/>
          <w:sz w:val="22"/>
          <w:szCs w:val="22"/>
        </w:rPr>
        <w:fldChar w:fldCharType="begin"/>
      </w:r>
      <w:r w:rsidR="00060DDA">
        <w:rPr>
          <w:color w:val="000000"/>
          <w:sz w:val="22"/>
          <w:szCs w:val="22"/>
        </w:rPr>
        <w:instrText xml:space="preserve"> REF _Ref529747151 \h </w:instrText>
      </w:r>
      <w:r w:rsidR="00060DDA">
        <w:rPr>
          <w:color w:val="000000"/>
          <w:sz w:val="22"/>
          <w:szCs w:val="22"/>
        </w:rPr>
      </w:r>
      <w:r w:rsidR="00060DDA">
        <w:rPr>
          <w:color w:val="000000"/>
          <w:sz w:val="22"/>
          <w:szCs w:val="22"/>
        </w:rPr>
        <w:fldChar w:fldCharType="separate"/>
      </w:r>
      <w:r w:rsidR="00A71D04">
        <w:t xml:space="preserve">Figura </w:t>
      </w:r>
      <w:r w:rsidR="00A71D04">
        <w:rPr>
          <w:noProof/>
        </w:rPr>
        <w:t>3</w:t>
      </w:r>
      <w:r w:rsidR="00060DDA">
        <w:rPr>
          <w:color w:val="000000"/>
          <w:sz w:val="22"/>
          <w:szCs w:val="22"/>
        </w:rPr>
        <w:fldChar w:fldCharType="end"/>
      </w:r>
      <w:r w:rsidR="00060DDA">
        <w:rPr>
          <w:color w:val="000000"/>
          <w:sz w:val="22"/>
          <w:szCs w:val="22"/>
        </w:rPr>
        <w:t>b</w:t>
      </w:r>
      <w:r>
        <w:rPr>
          <w:color w:val="000000"/>
          <w:sz w:val="22"/>
          <w:szCs w:val="22"/>
        </w:rPr>
        <w:t>). Esta característica del sistema propone que el modelo propuesto debe permitir la identificación de actividades, en personas cuya captura del cuerpo se haya elaborado de forma parcial.</w:t>
      </w:r>
    </w:p>
    <w:p w14:paraId="3C3E0ED4" w14:textId="617AC6DC" w:rsidR="00117265" w:rsidRDefault="00117265" w:rsidP="00117265">
      <w:pPr>
        <w:pStyle w:val="NormalWeb"/>
        <w:spacing w:before="240" w:beforeAutospacing="0" w:after="120" w:afterAutospacing="0"/>
        <w:jc w:val="both"/>
      </w:pPr>
      <w:r>
        <w:rPr>
          <w:color w:val="000000"/>
          <w:sz w:val="22"/>
          <w:szCs w:val="22"/>
        </w:rPr>
        <w:t xml:space="preserve">Otra característica que se puede observar en las imágenes que se muestran en la </w:t>
      </w:r>
      <w:r w:rsidR="00060DDA">
        <w:rPr>
          <w:color w:val="000000"/>
          <w:sz w:val="22"/>
          <w:szCs w:val="22"/>
        </w:rPr>
        <w:fldChar w:fldCharType="begin"/>
      </w:r>
      <w:r w:rsidR="00060DDA">
        <w:rPr>
          <w:color w:val="000000"/>
          <w:sz w:val="22"/>
          <w:szCs w:val="22"/>
        </w:rPr>
        <w:instrText xml:space="preserve"> REF _Ref529747151 \h </w:instrText>
      </w:r>
      <w:r w:rsidR="00060DDA">
        <w:rPr>
          <w:color w:val="000000"/>
          <w:sz w:val="22"/>
          <w:szCs w:val="22"/>
        </w:rPr>
      </w:r>
      <w:r w:rsidR="00060DDA">
        <w:rPr>
          <w:color w:val="000000"/>
          <w:sz w:val="22"/>
          <w:szCs w:val="22"/>
        </w:rPr>
        <w:fldChar w:fldCharType="separate"/>
      </w:r>
      <w:r w:rsidR="00A71D04">
        <w:t xml:space="preserve">Figura </w:t>
      </w:r>
      <w:r w:rsidR="00A71D04">
        <w:rPr>
          <w:noProof/>
        </w:rPr>
        <w:t>3</w:t>
      </w:r>
      <w:r w:rsidR="00060DDA">
        <w:rPr>
          <w:color w:val="000000"/>
          <w:sz w:val="22"/>
          <w:szCs w:val="22"/>
        </w:rPr>
        <w:fldChar w:fldCharType="end"/>
      </w:r>
      <w:r w:rsidR="00060DDA">
        <w:rPr>
          <w:color w:val="000000"/>
          <w:sz w:val="22"/>
          <w:szCs w:val="22"/>
        </w:rPr>
        <w:t xml:space="preserve"> </w:t>
      </w:r>
      <w:r>
        <w:rPr>
          <w:color w:val="000000"/>
          <w:sz w:val="22"/>
          <w:szCs w:val="22"/>
        </w:rPr>
        <w:t xml:space="preserve">es el sobrelapamiento que existe entre las cámaras que se encuentran contiguas. En la sección correspondiente al estudio del estado del arte, se observó que la </w:t>
      </w:r>
      <w:r w:rsidR="009F15A4">
        <w:rPr>
          <w:color w:val="000000"/>
          <w:sz w:val="22"/>
          <w:szCs w:val="22"/>
        </w:rPr>
        <w:t>reidentificación</w:t>
      </w:r>
      <w:r>
        <w:rPr>
          <w:color w:val="000000"/>
          <w:sz w:val="22"/>
          <w:szCs w:val="22"/>
        </w:rPr>
        <w:t xml:space="preserve"> de personas en cámaras con sobrelapamiento es más robusta que las cámaras sin sobrelapamiento, debido a que la persona no desaparece dentro de la escena. Esta condición genera un escenario favorable para el sistema CCTV, ya que además se conoce de antemano la topología de la instalación. Adicionalmente, la presencia de marcas comunes entre las cámaras como las </w:t>
      </w:r>
      <w:r w:rsidR="009F15A4">
        <w:rPr>
          <w:color w:val="000000"/>
          <w:sz w:val="22"/>
          <w:szCs w:val="22"/>
        </w:rPr>
        <w:t>líneas</w:t>
      </w:r>
      <w:r>
        <w:rPr>
          <w:color w:val="000000"/>
          <w:sz w:val="22"/>
          <w:szCs w:val="22"/>
        </w:rPr>
        <w:t xml:space="preserve"> del piso y los </w:t>
      </w:r>
      <w:r w:rsidR="009F15A4">
        <w:rPr>
          <w:color w:val="000000"/>
          <w:sz w:val="22"/>
          <w:szCs w:val="22"/>
        </w:rPr>
        <w:t>tope llantas</w:t>
      </w:r>
      <w:r>
        <w:rPr>
          <w:color w:val="000000"/>
          <w:sz w:val="22"/>
          <w:szCs w:val="22"/>
        </w:rPr>
        <w:t xml:space="preserve">, permite validar el funcionamiento de los algoritmos de transformación proyectiva (homografía) que pueden ser usados en la </w:t>
      </w:r>
      <w:r w:rsidR="009F15A4">
        <w:rPr>
          <w:color w:val="000000"/>
          <w:sz w:val="22"/>
          <w:szCs w:val="22"/>
        </w:rPr>
        <w:t>reidentificación</w:t>
      </w:r>
      <w:r>
        <w:rPr>
          <w:color w:val="000000"/>
          <w:sz w:val="22"/>
          <w:szCs w:val="22"/>
        </w:rPr>
        <w:t xml:space="preserve"> de personas.</w:t>
      </w:r>
    </w:p>
    <w:p w14:paraId="33CBC185" w14:textId="77777777" w:rsidR="00117265" w:rsidRDefault="00117265" w:rsidP="00117265">
      <w:pPr>
        <w:pStyle w:val="NormalWeb"/>
        <w:spacing w:before="240" w:beforeAutospacing="0" w:after="120" w:afterAutospacing="0"/>
        <w:jc w:val="center"/>
      </w:pPr>
      <w:r>
        <w:rPr>
          <w:noProof/>
          <w:color w:val="000000"/>
          <w:sz w:val="22"/>
          <w:szCs w:val="22"/>
        </w:rPr>
        <w:lastRenderedPageBreak/>
        <w:drawing>
          <wp:inline distT="0" distB="0" distL="0" distR="0" wp14:anchorId="5A2934F5" wp14:editId="79E189E5">
            <wp:extent cx="5257800" cy="1381760"/>
            <wp:effectExtent l="0" t="0" r="0" b="8890"/>
            <wp:docPr id="2" name="Imagen 2" descr="https://lh5.googleusercontent.com/vjo27IBp3kC9qV5oVBiBCpdGvqc3FzzTIiqLPhidJ_fhojG-sLzndlfzbQGgBQS8udLSWBzEYD62sEeN8y_O_fMXY2ax3QmDF6wYaxBWKqjgUlXzpq4WBn6z8W6Kjmcba-BPzW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jo27IBp3kC9qV5oVBiBCpdGvqc3FzzTIiqLPhidJ_fhojG-sLzndlfzbQGgBQS8udLSWBzEYD62sEeN8y_O_fMXY2ax3QmDF6wYaxBWKqjgUlXzpq4WBn6z8W6Kjmcba-BPzW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1381760"/>
                    </a:xfrm>
                    <a:prstGeom prst="rect">
                      <a:avLst/>
                    </a:prstGeom>
                    <a:noFill/>
                    <a:ln>
                      <a:noFill/>
                    </a:ln>
                  </pic:spPr>
                </pic:pic>
              </a:graphicData>
            </a:graphic>
          </wp:inline>
        </w:drawing>
      </w:r>
    </w:p>
    <w:p w14:paraId="2ACBD160" w14:textId="5E01AF93" w:rsidR="00117265" w:rsidRDefault="009F15A4" w:rsidP="00537A9E">
      <w:pPr>
        <w:pStyle w:val="Descripcin"/>
      </w:pPr>
      <w:bookmarkStart w:id="70" w:name="_Ref529747151"/>
      <w:r>
        <w:t xml:space="preserve">Figura </w:t>
      </w:r>
      <w:r>
        <w:fldChar w:fldCharType="begin"/>
      </w:r>
      <w:r>
        <w:instrText xml:space="preserve"> SEQ Figura \* ARABIC </w:instrText>
      </w:r>
      <w:r>
        <w:fldChar w:fldCharType="separate"/>
      </w:r>
      <w:r w:rsidR="00A71D04">
        <w:rPr>
          <w:noProof/>
        </w:rPr>
        <w:t>3</w:t>
      </w:r>
      <w:r>
        <w:fldChar w:fldCharType="end"/>
      </w:r>
      <w:bookmarkEnd w:id="70"/>
      <w:r>
        <w:t xml:space="preserve">: </w:t>
      </w:r>
      <w:r w:rsidRPr="006A708E">
        <w:t xml:space="preserve">Ejemplos de imágenes capturadas en sistema CCTV del centro comercial </w:t>
      </w:r>
      <w:r w:rsidR="00060DDA">
        <w:t>Oviedo</w:t>
      </w:r>
    </w:p>
    <w:p w14:paraId="682C2358" w14:textId="77777777" w:rsidR="00117265" w:rsidRDefault="00117265" w:rsidP="00117265"/>
    <w:p w14:paraId="0054CE26" w14:textId="77777777" w:rsidR="00117265" w:rsidRDefault="00117265" w:rsidP="005F4B47">
      <w:pPr>
        <w:pStyle w:val="Ttulo2"/>
        <w:numPr>
          <w:ilvl w:val="1"/>
          <w:numId w:val="20"/>
        </w:numPr>
      </w:pPr>
      <w:bookmarkStart w:id="71" w:name="_Toc531325716"/>
      <w:r>
        <w:t>Análisis de operación del CCTV y entrevistas al personal de seguridad</w:t>
      </w:r>
      <w:bookmarkEnd w:id="71"/>
    </w:p>
    <w:p w14:paraId="50753FDA" w14:textId="77777777" w:rsidR="00117265" w:rsidRDefault="00117265" w:rsidP="00060DDA">
      <w:pPr>
        <w:pStyle w:val="NormalWeb"/>
        <w:spacing w:before="240" w:beforeAutospacing="0" w:after="120" w:afterAutospacing="0"/>
        <w:jc w:val="both"/>
      </w:pPr>
      <w:r>
        <w:rPr>
          <w:color w:val="000000"/>
          <w:sz w:val="22"/>
          <w:szCs w:val="22"/>
        </w:rPr>
        <w:t xml:space="preserve">La operación del CCTV que compone el sistema de guiado de Oviedo es ejecutada por 2 personas desde un cuarto de monitoreo, la cual se ejecuta las 24 horas al día en los 7 días de la semana. Adicional a la operación del sistema de guiado, el personal de monitoreo se encuentra encargado de dirigir las acciones del personal de vigilancia que se encuentra en campo, contestar las llamadas de emergencia que se generan de los ascensores, realizar la inspección de otros sistemas CCTV instalados en el centro comercial, entre otras. En el transcurso del día, el personal de vigilancia utiliza el sistema de guiado para buscar vehículos por medio de su placa y dirigir el tráfico vehicular </w:t>
      </w:r>
      <w:r w:rsidR="009F15A4">
        <w:rPr>
          <w:color w:val="000000"/>
          <w:sz w:val="22"/>
          <w:szCs w:val="22"/>
        </w:rPr>
        <w:t>de acuerdo con</w:t>
      </w:r>
      <w:r>
        <w:rPr>
          <w:color w:val="000000"/>
          <w:sz w:val="22"/>
          <w:szCs w:val="22"/>
        </w:rPr>
        <w:t xml:space="preserve"> la información suministrada por los sensores de ocupación. En horas de la noche, el personal de vigilancia realiza la revisión de las novedades reportadas en el transcurso del día, por medio de la grabación de videos generada por el sistema de guiado.</w:t>
      </w:r>
    </w:p>
    <w:p w14:paraId="3D1F62F1" w14:textId="487D2285" w:rsidR="00117265" w:rsidRDefault="00117265" w:rsidP="00060DDA">
      <w:pPr>
        <w:pStyle w:val="NormalWeb"/>
        <w:spacing w:before="240" w:beforeAutospacing="0" w:after="120" w:afterAutospacing="0"/>
        <w:jc w:val="both"/>
      </w:pPr>
      <w:r>
        <w:rPr>
          <w:color w:val="000000"/>
          <w:sz w:val="22"/>
          <w:szCs w:val="22"/>
        </w:rPr>
        <w:t xml:space="preserve">Uno de los problemas observados en la operación del sistema de guiado es su poco uso por parte del personal de monitoreo del centro comercial. Una de las razones que justifica el bajo nivel de uso es la poca área de cobertura </w:t>
      </w:r>
      <w:r w:rsidRPr="00BB6767">
        <w:rPr>
          <w:color w:val="000000"/>
          <w:sz w:val="22"/>
          <w:szCs w:val="22"/>
        </w:rPr>
        <w:t>de las cámaras, que es ocupada en su mayor parte por el vehículo que ingresa al estacionamiento (ver</w:t>
      </w:r>
      <w:r w:rsidR="00BB6767" w:rsidRPr="00BB6767">
        <w:rPr>
          <w:color w:val="000000"/>
          <w:sz w:val="22"/>
          <w:szCs w:val="22"/>
        </w:rPr>
        <w:t xml:space="preserve"> </w:t>
      </w:r>
      <w:r w:rsidR="00BB6767" w:rsidRPr="00BB6767">
        <w:rPr>
          <w:color w:val="000000"/>
          <w:sz w:val="22"/>
          <w:szCs w:val="22"/>
        </w:rPr>
        <w:fldChar w:fldCharType="begin"/>
      </w:r>
      <w:r w:rsidR="00BB6767" w:rsidRPr="00BB6767">
        <w:rPr>
          <w:color w:val="000000"/>
          <w:sz w:val="22"/>
          <w:szCs w:val="22"/>
        </w:rPr>
        <w:instrText xml:space="preserve"> REF _Ref529747101 \h </w:instrText>
      </w:r>
      <w:r w:rsidR="00BB6767">
        <w:rPr>
          <w:color w:val="000000"/>
          <w:sz w:val="22"/>
          <w:szCs w:val="22"/>
        </w:rPr>
        <w:instrText xml:space="preserve"> \* MERGEFORMAT </w:instrText>
      </w:r>
      <w:r w:rsidR="00BB6767" w:rsidRPr="00BB6767">
        <w:rPr>
          <w:color w:val="000000"/>
          <w:sz w:val="22"/>
          <w:szCs w:val="22"/>
        </w:rPr>
      </w:r>
      <w:r w:rsidR="00BB6767" w:rsidRPr="00BB6767">
        <w:rPr>
          <w:color w:val="000000"/>
          <w:sz w:val="22"/>
          <w:szCs w:val="22"/>
        </w:rPr>
        <w:fldChar w:fldCharType="separate"/>
      </w:r>
      <w:ins w:id="72" w:author="Eder Mauricio Abello Rodríguez" w:date="2018-11-30T07:35:00Z">
        <w:r w:rsidR="00A71D04" w:rsidRPr="00A71D04">
          <w:rPr>
            <w:sz w:val="22"/>
            <w:szCs w:val="22"/>
            <w:rPrChange w:id="73" w:author="Eder Mauricio Abello Rodríguez" w:date="2018-11-30T07:35:00Z">
              <w:rPr/>
            </w:rPrChange>
          </w:rPr>
          <w:t xml:space="preserve">Figura </w:t>
        </w:r>
        <w:r w:rsidR="00A71D04" w:rsidRPr="00A71D04">
          <w:rPr>
            <w:noProof/>
            <w:sz w:val="22"/>
            <w:szCs w:val="22"/>
            <w:rPrChange w:id="74" w:author="Eder Mauricio Abello Rodríguez" w:date="2018-11-30T07:35:00Z">
              <w:rPr>
                <w:noProof/>
              </w:rPr>
            </w:rPrChange>
          </w:rPr>
          <w:t>2</w:t>
        </w:r>
      </w:ins>
      <w:del w:id="75"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2</w:delText>
        </w:r>
      </w:del>
      <w:r w:rsidR="00BB6767" w:rsidRPr="00BB6767">
        <w:rPr>
          <w:color w:val="000000"/>
          <w:sz w:val="22"/>
          <w:szCs w:val="22"/>
        </w:rPr>
        <w:fldChar w:fldCharType="end"/>
      </w:r>
      <w:r w:rsidRPr="00BB6767">
        <w:rPr>
          <w:color w:val="000000"/>
          <w:sz w:val="22"/>
          <w:szCs w:val="22"/>
        </w:rPr>
        <w:t xml:space="preserve">). El monitoreo de una sola cámara no suministra </w:t>
      </w:r>
      <w:r w:rsidR="009F15A4" w:rsidRPr="00BB6767">
        <w:rPr>
          <w:color w:val="000000"/>
          <w:sz w:val="22"/>
          <w:szCs w:val="22"/>
        </w:rPr>
        <w:t>suficiente información</w:t>
      </w:r>
      <w:r w:rsidRPr="00BB6767">
        <w:rPr>
          <w:color w:val="000000"/>
          <w:sz w:val="22"/>
          <w:szCs w:val="22"/>
        </w:rPr>
        <w:t xml:space="preserve"> para la identificación</w:t>
      </w:r>
      <w:r>
        <w:rPr>
          <w:color w:val="000000"/>
          <w:sz w:val="22"/>
          <w:szCs w:val="22"/>
        </w:rPr>
        <w:t xml:space="preserve"> oportuna de una actividad sospechosa, y dado que la información del estado del parqueadero es suministrada por medio de las 1087 cámaras, la tarea de realizar la revisión de todos los videos resulta ser dispendiosa para el vigilante que hace uso del sistema.</w:t>
      </w:r>
    </w:p>
    <w:p w14:paraId="78238A1E" w14:textId="77777777" w:rsidR="00117265" w:rsidRDefault="00117265" w:rsidP="00060DDA">
      <w:pPr>
        <w:pStyle w:val="NormalWeb"/>
        <w:spacing w:before="240" w:beforeAutospacing="0" w:after="120" w:afterAutospacing="0"/>
        <w:jc w:val="both"/>
      </w:pPr>
      <w:r>
        <w:rPr>
          <w:color w:val="000000"/>
          <w:sz w:val="22"/>
          <w:szCs w:val="22"/>
        </w:rPr>
        <w:t>Con el objetivo de identificar las principales actividades sospechosas que pueden ser identificadas en el CCTV, se realizaron entrevistas al coordinador de parqueaderos del centro comercial, y al gerente de la empresa Controles Inteligentes. A continuación, se enumeran las preguntas que se realizaron a cada uno de los entrevistados:</w:t>
      </w:r>
    </w:p>
    <w:p w14:paraId="0676A78C" w14:textId="77777777" w:rsidR="00117265" w:rsidRDefault="00117265" w:rsidP="005F4B47">
      <w:pPr>
        <w:pStyle w:val="NormalWeb"/>
        <w:numPr>
          <w:ilvl w:val="0"/>
          <w:numId w:val="4"/>
        </w:numPr>
        <w:spacing w:before="120" w:beforeAutospacing="0" w:after="120" w:afterAutospacing="0"/>
        <w:jc w:val="both"/>
        <w:textAlignment w:val="baseline"/>
        <w:rPr>
          <w:color w:val="000000"/>
          <w:sz w:val="22"/>
          <w:szCs w:val="22"/>
        </w:rPr>
      </w:pPr>
      <w:r>
        <w:rPr>
          <w:color w:val="000000"/>
          <w:sz w:val="22"/>
          <w:szCs w:val="22"/>
        </w:rPr>
        <w:t>¿Cuáles son los robos y las novedades que se presentan comúnmente en el parqueadero, frente al robo y el hurto de vehículos?</w:t>
      </w:r>
    </w:p>
    <w:p w14:paraId="11066913" w14:textId="77777777" w:rsidR="00117265" w:rsidRDefault="00117265" w:rsidP="005F4B47">
      <w:pPr>
        <w:pStyle w:val="NormalWeb"/>
        <w:numPr>
          <w:ilvl w:val="0"/>
          <w:numId w:val="4"/>
        </w:numPr>
        <w:spacing w:before="120" w:beforeAutospacing="0" w:after="120" w:afterAutospacing="0"/>
        <w:ind w:left="714" w:hanging="357"/>
        <w:jc w:val="both"/>
        <w:textAlignment w:val="baseline"/>
        <w:rPr>
          <w:color w:val="000000"/>
          <w:sz w:val="22"/>
          <w:szCs w:val="22"/>
        </w:rPr>
      </w:pPr>
      <w:r>
        <w:rPr>
          <w:color w:val="000000"/>
          <w:sz w:val="22"/>
          <w:szCs w:val="22"/>
        </w:rPr>
        <w:t>¿Cuáles son las partes que más se roban dentro de un vehículo?</w:t>
      </w:r>
    </w:p>
    <w:p w14:paraId="3DF9AEC2" w14:textId="77777777" w:rsidR="00117265" w:rsidRDefault="00117265" w:rsidP="005F4B47">
      <w:pPr>
        <w:pStyle w:val="NormalWeb"/>
        <w:numPr>
          <w:ilvl w:val="0"/>
          <w:numId w:val="4"/>
        </w:numPr>
        <w:spacing w:before="120" w:beforeAutospacing="0" w:after="120" w:afterAutospacing="0"/>
        <w:ind w:left="714" w:hanging="357"/>
        <w:jc w:val="both"/>
        <w:textAlignment w:val="baseline"/>
        <w:rPr>
          <w:color w:val="000000"/>
          <w:sz w:val="22"/>
          <w:szCs w:val="22"/>
        </w:rPr>
      </w:pPr>
      <w:r>
        <w:rPr>
          <w:color w:val="000000"/>
          <w:sz w:val="22"/>
          <w:szCs w:val="22"/>
        </w:rPr>
        <w:lastRenderedPageBreak/>
        <w:t>¿Cuál es la acción que debe tomar el personal de monitoreo y vigilancia al momento de presentarse una novedad?</w:t>
      </w:r>
    </w:p>
    <w:p w14:paraId="2EB20C70" w14:textId="77777777" w:rsidR="00117265" w:rsidRDefault="00117265" w:rsidP="005F4B47">
      <w:pPr>
        <w:pStyle w:val="NormalWeb"/>
        <w:numPr>
          <w:ilvl w:val="0"/>
          <w:numId w:val="4"/>
        </w:numPr>
        <w:spacing w:before="120" w:beforeAutospacing="0" w:after="120" w:afterAutospacing="0"/>
        <w:ind w:left="714" w:hanging="357"/>
        <w:jc w:val="both"/>
        <w:textAlignment w:val="baseline"/>
        <w:rPr>
          <w:color w:val="000000"/>
          <w:sz w:val="22"/>
          <w:szCs w:val="22"/>
        </w:rPr>
      </w:pPr>
      <w:r>
        <w:rPr>
          <w:color w:val="000000"/>
          <w:sz w:val="22"/>
          <w:szCs w:val="22"/>
        </w:rPr>
        <w:t>¿Cuál es la característica particular de una persona que comete un acto delictivo dentro del parqueadero?</w:t>
      </w:r>
    </w:p>
    <w:p w14:paraId="7F93F4DB" w14:textId="77777777" w:rsidR="00117265" w:rsidRDefault="00117265" w:rsidP="00060DDA">
      <w:pPr>
        <w:pStyle w:val="NormalWeb"/>
        <w:spacing w:before="240" w:beforeAutospacing="0" w:after="120" w:afterAutospacing="0"/>
        <w:jc w:val="both"/>
      </w:pPr>
      <w:r>
        <w:rPr>
          <w:color w:val="000000"/>
          <w:sz w:val="22"/>
          <w:szCs w:val="22"/>
        </w:rPr>
        <w:t xml:space="preserve">De las entrevistas desarrolladas, se concluye que las principales acciones delictivas que se presentan en la operación de un parqueadero son el robo de partes de los vehículos, el forcejeo de puertas y el rompimiento de vidrios para la extracción de elementos. Entre las partes que más son víctimas de hurto se encuentran las lunas y los espejos, las partes removibles como las antenas, y las llantas. Según el coordinador de parqueaderos del centro comercial, la velocidad con la cual la persona comete el hurto hace difícil su detección en el instante, por lo que las acciones frente a la novedad de robo ocurren una vez ya han sido efectuadas. Según la experiencia del coordinador de parqueaderos, el robo de una luna puede ser ejecutado en un tiempo menor a 10 segundos, mientras que la apertura de una puerta puede ser elaborada en un periodo entre 30 segundos y un minuto. </w:t>
      </w:r>
    </w:p>
    <w:p w14:paraId="6A258365" w14:textId="77777777" w:rsidR="00117265" w:rsidRDefault="00117265" w:rsidP="00060DDA">
      <w:pPr>
        <w:pStyle w:val="NormalWeb"/>
        <w:spacing w:before="240" w:beforeAutospacing="0" w:after="120" w:afterAutospacing="0"/>
        <w:jc w:val="both"/>
      </w:pPr>
      <w:r>
        <w:rPr>
          <w:color w:val="000000"/>
          <w:sz w:val="22"/>
          <w:szCs w:val="22"/>
        </w:rPr>
        <w:t>Adicionalmente, las personas que efectúan los robos son cuidadosas de analizar los patrones de movimiento del personal de vigilancia que se encuentra en campo. Esta condición ocasiona que las acciones sean ejecutadas en el momento en que el vigilante no se encuentre en la zona, lo que implica una mayor importancia de la labor desarrollada por el personal que realiza el monitoreo de las cámaras. Según el gerente de Controles Inteligentes, las acciones que pueden indicar que una persona está cerca de cometer un acto delictivo son estacionar su vehículo en lugares distintos del parqueadero durante un mismo día, permanecer mucho tiempo dentro del vehículo, estar cerca de un vehículo durante mucho tiempo y merodear.</w:t>
      </w:r>
    </w:p>
    <w:p w14:paraId="3C2EB40D" w14:textId="77777777" w:rsidR="00117265" w:rsidRDefault="00117265" w:rsidP="00060DDA">
      <w:pPr>
        <w:pStyle w:val="NormalWeb"/>
        <w:spacing w:before="240" w:beforeAutospacing="0" w:after="120" w:afterAutospacing="0"/>
        <w:jc w:val="both"/>
      </w:pPr>
      <w:r>
        <w:rPr>
          <w:color w:val="000000"/>
          <w:sz w:val="22"/>
          <w:szCs w:val="22"/>
        </w:rPr>
        <w:t xml:space="preserve">Con el objetivo de identificar las acciones sospechosas que pueden ser ejecutadas en el sistema, a </w:t>
      </w:r>
      <w:r w:rsidR="009F15A4">
        <w:rPr>
          <w:color w:val="000000"/>
          <w:sz w:val="22"/>
          <w:szCs w:val="22"/>
        </w:rPr>
        <w:t>continuación,</w:t>
      </w:r>
      <w:r>
        <w:rPr>
          <w:color w:val="000000"/>
          <w:sz w:val="22"/>
          <w:szCs w:val="22"/>
        </w:rPr>
        <w:t xml:space="preserve"> se definen las actividades objetivo que se desean detectar dentro del modelo. Para realizar la identificación de las actividades sospechosas, se debe definir con claridad cuáles son las actividades no sospechosas que el sistema realiza dentro de su clasificación. La definición de las actividades sospechosas se realizó con base en los resultados de las entrevistas, mientras que la definición de las actividades comunes se desarrolló con base en el análisis de videos capturados por el CCTV del sistema de guiado.</w:t>
      </w:r>
    </w:p>
    <w:p w14:paraId="66BE21F3" w14:textId="77777777" w:rsidR="00F16E3C" w:rsidRDefault="00F16E3C" w:rsidP="00060DDA"/>
    <w:p w14:paraId="27294F34" w14:textId="77777777" w:rsidR="00F16E3C" w:rsidRDefault="00F16E3C" w:rsidP="00F16E3C"/>
    <w:bookmarkEnd w:id="5"/>
    <w:p w14:paraId="76D05541" w14:textId="77777777" w:rsidR="002B0C29" w:rsidRDefault="002B0C29">
      <w:pPr>
        <w:spacing w:before="0" w:after="0"/>
        <w:jc w:val="left"/>
        <w:rPr>
          <w:i/>
          <w:color w:val="000080"/>
          <w:lang w:val="es-ES"/>
        </w:rPr>
      </w:pPr>
    </w:p>
    <w:p w14:paraId="316396E0" w14:textId="77777777" w:rsidR="00060DDA" w:rsidRDefault="00060DDA">
      <w:pPr>
        <w:spacing w:before="0" w:after="0"/>
        <w:jc w:val="left"/>
        <w:rPr>
          <w:i/>
          <w:color w:val="000080"/>
          <w:lang w:val="es-ES"/>
        </w:rPr>
      </w:pPr>
      <w:r>
        <w:rPr>
          <w:i/>
          <w:color w:val="000080"/>
          <w:lang w:val="es-ES"/>
        </w:rPr>
        <w:br w:type="page"/>
      </w:r>
    </w:p>
    <w:p w14:paraId="549FD761" w14:textId="77777777" w:rsidR="00060DDA" w:rsidRDefault="00060DDA" w:rsidP="00497053">
      <w:pPr>
        <w:pStyle w:val="Ttulo1"/>
        <w:rPr>
          <w:sz w:val="48"/>
          <w:lang w:eastAsia="es-CO"/>
        </w:rPr>
      </w:pPr>
      <w:bookmarkStart w:id="76" w:name="_Toc531325717"/>
      <w:r>
        <w:lastRenderedPageBreak/>
        <w:t>5. Diseño del Sistema Orientado a Agentes</w:t>
      </w:r>
      <w:bookmarkEnd w:id="76"/>
    </w:p>
    <w:p w14:paraId="1316936F" w14:textId="77777777" w:rsidR="00060DDA" w:rsidRDefault="00060DDA" w:rsidP="00060DDA"/>
    <w:p w14:paraId="6422D214" w14:textId="7A9AA29F" w:rsidR="00060DDA" w:rsidRDefault="00060DDA" w:rsidP="00060DDA">
      <w:pPr>
        <w:pStyle w:val="NormalWeb"/>
        <w:spacing w:before="240" w:beforeAutospacing="0" w:after="120" w:afterAutospacing="0"/>
        <w:jc w:val="both"/>
      </w:pPr>
      <w:r>
        <w:rPr>
          <w:color w:val="000000"/>
          <w:sz w:val="22"/>
          <w:szCs w:val="22"/>
        </w:rPr>
        <w:t>Durante el análisis del estado del arte se evidenció que una de las principales falencias de los modelos de reconocimiento de actividades es la carencia de un diseño distribuido. El diseño de un modelo escalable es un requerimiento fundamental en la creación de sistemas de apoyo para los CCTV, dado el gran número de cámaras que pueden estar presentes dentro de una instalación. La programación orientada a agentes (AOP</w:t>
      </w:r>
      <w:r w:rsidR="007550EF">
        <w:rPr>
          <w:color w:val="000000"/>
          <w:sz w:val="22"/>
          <w:szCs w:val="22"/>
        </w:rPr>
        <w:t xml:space="preserve"> por sus siglas en inglés</w:t>
      </w:r>
      <w:r>
        <w:rPr>
          <w:color w:val="000000"/>
          <w:sz w:val="22"/>
          <w:szCs w:val="22"/>
        </w:rPr>
        <w:t>) surge como una alternativa de diseño distribuido, gracias a características como el control de recursos compartidos</w:t>
      </w:r>
      <w:r w:rsidR="00F22855">
        <w:rPr>
          <w:color w:val="000000"/>
          <w:sz w:val="22"/>
          <w:szCs w:val="22"/>
        </w:rPr>
        <w:t xml:space="preserve"> </w:t>
      </w:r>
      <w:sdt>
        <w:sdtPr>
          <w:rPr>
            <w:color w:val="000000"/>
            <w:sz w:val="22"/>
            <w:szCs w:val="22"/>
          </w:rPr>
          <w:id w:val="662358794"/>
          <w:citation/>
        </w:sdtPr>
        <w:sdtEndPr/>
        <w:sdtContent>
          <w:r w:rsidR="00070006">
            <w:rPr>
              <w:color w:val="000000"/>
              <w:sz w:val="22"/>
              <w:szCs w:val="22"/>
            </w:rPr>
            <w:fldChar w:fldCharType="begin"/>
          </w:r>
          <w:r w:rsidR="00070006">
            <w:rPr>
              <w:color w:val="000000"/>
              <w:sz w:val="22"/>
              <w:szCs w:val="22"/>
            </w:rPr>
            <w:instrText xml:space="preserve"> CITATION Cic18 \l 9226 </w:instrText>
          </w:r>
          <w:r w:rsidR="00070006">
            <w:rPr>
              <w:color w:val="000000"/>
              <w:sz w:val="22"/>
              <w:szCs w:val="22"/>
            </w:rPr>
            <w:fldChar w:fldCharType="separate"/>
          </w:r>
          <w:r w:rsidR="00055293" w:rsidRPr="00055293">
            <w:rPr>
              <w:noProof/>
              <w:color w:val="000000"/>
              <w:sz w:val="22"/>
              <w:szCs w:val="22"/>
            </w:rPr>
            <w:t>[5]</w:t>
          </w:r>
          <w:r w:rsidR="00070006">
            <w:rPr>
              <w:color w:val="000000"/>
              <w:sz w:val="22"/>
              <w:szCs w:val="22"/>
            </w:rPr>
            <w:fldChar w:fldCharType="end"/>
          </w:r>
        </w:sdtContent>
      </w:sdt>
      <w:r>
        <w:rPr>
          <w:color w:val="000000"/>
          <w:sz w:val="22"/>
          <w:szCs w:val="22"/>
        </w:rPr>
        <w:t>, el uso de operaciones concurrentes</w:t>
      </w:r>
      <w:r w:rsidR="00070006">
        <w:rPr>
          <w:color w:val="000000"/>
          <w:sz w:val="22"/>
          <w:szCs w:val="22"/>
        </w:rPr>
        <w:t xml:space="preserve"> </w:t>
      </w:r>
      <w:sdt>
        <w:sdtPr>
          <w:rPr>
            <w:color w:val="000000"/>
            <w:sz w:val="22"/>
            <w:szCs w:val="22"/>
          </w:rPr>
          <w:id w:val="-1773471328"/>
          <w:citation/>
        </w:sdtPr>
        <w:sdtEndPr/>
        <w:sdtContent>
          <w:r w:rsidR="00070006">
            <w:rPr>
              <w:color w:val="000000"/>
              <w:sz w:val="22"/>
              <w:szCs w:val="22"/>
            </w:rPr>
            <w:fldChar w:fldCharType="begin"/>
          </w:r>
          <w:r w:rsidR="00070006">
            <w:rPr>
              <w:color w:val="000000"/>
              <w:sz w:val="22"/>
              <w:szCs w:val="22"/>
            </w:rPr>
            <w:instrText xml:space="preserve"> CITATION Mat04 \l 9226 </w:instrText>
          </w:r>
          <w:r w:rsidR="00070006">
            <w:rPr>
              <w:color w:val="000000"/>
              <w:sz w:val="22"/>
              <w:szCs w:val="22"/>
            </w:rPr>
            <w:fldChar w:fldCharType="separate"/>
          </w:r>
          <w:r w:rsidR="00055293" w:rsidRPr="00055293">
            <w:rPr>
              <w:noProof/>
              <w:color w:val="000000"/>
              <w:sz w:val="22"/>
              <w:szCs w:val="22"/>
            </w:rPr>
            <w:t>[6]</w:t>
          </w:r>
          <w:r w:rsidR="00070006">
            <w:rPr>
              <w:color w:val="000000"/>
              <w:sz w:val="22"/>
              <w:szCs w:val="22"/>
            </w:rPr>
            <w:fldChar w:fldCharType="end"/>
          </w:r>
        </w:sdtContent>
      </w:sdt>
      <w:r>
        <w:rPr>
          <w:color w:val="000000"/>
          <w:sz w:val="22"/>
          <w:szCs w:val="22"/>
        </w:rPr>
        <w:t xml:space="preserve"> y el cumplimiento de metas a partir del uso de estrategias cooperativas</w:t>
      </w:r>
      <w:r w:rsidR="00070006">
        <w:rPr>
          <w:color w:val="000000"/>
          <w:sz w:val="22"/>
          <w:szCs w:val="22"/>
        </w:rPr>
        <w:t xml:space="preserve"> </w:t>
      </w:r>
      <w:sdt>
        <w:sdtPr>
          <w:rPr>
            <w:color w:val="000000"/>
            <w:sz w:val="22"/>
            <w:szCs w:val="22"/>
          </w:rPr>
          <w:id w:val="-1688601349"/>
          <w:citation/>
        </w:sdtPr>
        <w:sdtEndPr/>
        <w:sdtContent>
          <w:r w:rsidR="00070006">
            <w:rPr>
              <w:color w:val="000000"/>
              <w:sz w:val="22"/>
              <w:szCs w:val="22"/>
            </w:rPr>
            <w:fldChar w:fldCharType="begin"/>
          </w:r>
          <w:r w:rsidR="00070006">
            <w:rPr>
              <w:color w:val="000000"/>
              <w:sz w:val="22"/>
              <w:szCs w:val="22"/>
            </w:rPr>
            <w:instrText xml:space="preserve"> CITATION Pan04 \l 9226 </w:instrText>
          </w:r>
          <w:r w:rsidR="00070006">
            <w:rPr>
              <w:color w:val="000000"/>
              <w:sz w:val="22"/>
              <w:szCs w:val="22"/>
            </w:rPr>
            <w:fldChar w:fldCharType="separate"/>
          </w:r>
          <w:r w:rsidR="00055293" w:rsidRPr="00055293">
            <w:rPr>
              <w:noProof/>
              <w:color w:val="000000"/>
              <w:sz w:val="22"/>
              <w:szCs w:val="22"/>
            </w:rPr>
            <w:t>[7]</w:t>
          </w:r>
          <w:r w:rsidR="00070006">
            <w:rPr>
              <w:color w:val="000000"/>
              <w:sz w:val="22"/>
              <w:szCs w:val="22"/>
            </w:rPr>
            <w:fldChar w:fldCharType="end"/>
          </w:r>
        </w:sdtContent>
      </w:sdt>
      <w:r>
        <w:rPr>
          <w:color w:val="000000"/>
          <w:sz w:val="22"/>
          <w:szCs w:val="22"/>
        </w:rPr>
        <w:t xml:space="preserve">. </w:t>
      </w:r>
    </w:p>
    <w:p w14:paraId="26E2316B" w14:textId="77777777" w:rsidR="00060DDA" w:rsidRDefault="00060DDA" w:rsidP="00060DDA">
      <w:pPr>
        <w:pStyle w:val="NormalWeb"/>
        <w:spacing w:before="240" w:beforeAutospacing="0" w:after="120" w:afterAutospacing="0"/>
        <w:jc w:val="both"/>
      </w:pPr>
      <w:r>
        <w:rPr>
          <w:color w:val="000000"/>
          <w:sz w:val="22"/>
          <w:szCs w:val="22"/>
        </w:rPr>
        <w:t>En la siguiente sección se realiza una descripción del paradigma AOP, y se justifica su uso en el diseño del modelo de detección de actividades. A continuación, se desarrolla el modelo de agentes y se definen las metas y roles del sistema, así como las estrategias cooperativas y protocolos de comunicación.</w:t>
      </w:r>
    </w:p>
    <w:p w14:paraId="4E8E9BC7" w14:textId="77777777" w:rsidR="00060DDA" w:rsidRDefault="00060DDA" w:rsidP="005F4B47">
      <w:pPr>
        <w:pStyle w:val="Ttulo2"/>
        <w:numPr>
          <w:ilvl w:val="1"/>
          <w:numId w:val="22"/>
        </w:numPr>
      </w:pPr>
      <w:bookmarkStart w:id="77" w:name="_Toc531325718"/>
      <w:r>
        <w:t>AOP en el reconocimiento de actividades inusuales</w:t>
      </w:r>
      <w:bookmarkEnd w:id="77"/>
    </w:p>
    <w:p w14:paraId="4FFB0D30" w14:textId="360A6E93" w:rsidR="00060DDA" w:rsidRDefault="00060DDA" w:rsidP="00060DDA">
      <w:pPr>
        <w:pStyle w:val="NormalWeb"/>
        <w:spacing w:before="240" w:beforeAutospacing="0" w:after="120" w:afterAutospacing="0"/>
        <w:jc w:val="both"/>
      </w:pPr>
      <w:r>
        <w:rPr>
          <w:color w:val="000000"/>
          <w:sz w:val="22"/>
          <w:szCs w:val="22"/>
        </w:rPr>
        <w:t xml:space="preserve">De forma similar a la Programación Orientada a Objetos (OOP), el objetivo de AOP es dividir las responsabilidades del programa en entidades independientes llamadas agentes. Sin embargo, la diferencia principal entre AOP y OOP radica en que los agentes son entidades capaces de funcionar de forma continua y autónoma, en coexistencia con otros procesos y agentes dentro de su entorno. La Programación Orientada a Agentes se encuentra inspirada en los modelos sociales, en las cuales existe una comunicación constante entre los miembros de una sociedad. La comunicación entre miembros lleva a la generación de estructuras organizacionales y modelos de cooperación orientados al cumplimiento de metas </w:t>
      </w:r>
      <w:sdt>
        <w:sdtPr>
          <w:rPr>
            <w:color w:val="000000"/>
            <w:sz w:val="22"/>
            <w:szCs w:val="22"/>
          </w:rPr>
          <w:id w:val="-237403986"/>
          <w:citation/>
        </w:sdtPr>
        <w:sdtEndPr/>
        <w:sdtContent>
          <w:r w:rsidR="00070006">
            <w:rPr>
              <w:color w:val="000000"/>
              <w:sz w:val="22"/>
              <w:szCs w:val="22"/>
            </w:rPr>
            <w:fldChar w:fldCharType="begin"/>
          </w:r>
          <w:r w:rsidR="00070006">
            <w:rPr>
              <w:color w:val="000000"/>
              <w:sz w:val="22"/>
              <w:szCs w:val="22"/>
            </w:rPr>
            <w:instrText xml:space="preserve">CITATION Sto00 \l 9226 </w:instrText>
          </w:r>
          <w:r w:rsidR="00070006">
            <w:rPr>
              <w:color w:val="000000"/>
              <w:sz w:val="22"/>
              <w:szCs w:val="22"/>
            </w:rPr>
            <w:fldChar w:fldCharType="separate"/>
          </w:r>
          <w:r w:rsidR="00055293" w:rsidRPr="00055293">
            <w:rPr>
              <w:noProof/>
              <w:color w:val="000000"/>
              <w:sz w:val="22"/>
              <w:szCs w:val="22"/>
            </w:rPr>
            <w:t>[67]</w:t>
          </w:r>
          <w:r w:rsidR="00070006">
            <w:rPr>
              <w:color w:val="000000"/>
              <w:sz w:val="22"/>
              <w:szCs w:val="22"/>
            </w:rPr>
            <w:fldChar w:fldCharType="end"/>
          </w:r>
        </w:sdtContent>
      </w:sdt>
      <w:r>
        <w:rPr>
          <w:color w:val="000000"/>
          <w:sz w:val="22"/>
          <w:szCs w:val="22"/>
        </w:rPr>
        <w:t>.</w:t>
      </w:r>
    </w:p>
    <w:p w14:paraId="6D35D9DA" w14:textId="77777777" w:rsidR="00060DDA" w:rsidRDefault="00060DDA" w:rsidP="00060DDA">
      <w:pPr>
        <w:pStyle w:val="NormalWeb"/>
        <w:spacing w:before="240" w:beforeAutospacing="0" w:after="120" w:afterAutospacing="0"/>
        <w:jc w:val="both"/>
      </w:pPr>
      <w:r>
        <w:rPr>
          <w:color w:val="000000"/>
          <w:sz w:val="22"/>
          <w:szCs w:val="22"/>
        </w:rPr>
        <w:t>Para evaluar si la programación orientada a agentes es un paradigma apropiado para la detección de actividades inusuales, se identificaron algunos aspectos que deben ser abordados en la solución del problema de investigación:</w:t>
      </w:r>
    </w:p>
    <w:p w14:paraId="45F38438" w14:textId="77777777" w:rsidR="00060DDA" w:rsidRDefault="00060DDA" w:rsidP="005F4B47">
      <w:pPr>
        <w:pStyle w:val="NormalWeb"/>
        <w:numPr>
          <w:ilvl w:val="0"/>
          <w:numId w:val="5"/>
        </w:numPr>
        <w:spacing w:before="240" w:beforeAutospacing="0" w:after="0" w:afterAutospacing="0"/>
        <w:jc w:val="both"/>
        <w:textAlignment w:val="baseline"/>
        <w:rPr>
          <w:color w:val="000000"/>
          <w:sz w:val="22"/>
          <w:szCs w:val="22"/>
        </w:rPr>
      </w:pPr>
      <w:r>
        <w:rPr>
          <w:color w:val="000000"/>
          <w:sz w:val="22"/>
          <w:szCs w:val="22"/>
        </w:rPr>
        <w:t>Control de recursos distribuidos: En la caracterización del caso de estudio se observó que el procesamiento y el análisis de imágenes es llevado a cabo sobre múltiples equipos de cómputo.</w:t>
      </w:r>
    </w:p>
    <w:p w14:paraId="2A243448" w14:textId="77777777" w:rsidR="00060DDA" w:rsidRDefault="00060DDA" w:rsidP="005F4B47">
      <w:pPr>
        <w:pStyle w:val="NormalWeb"/>
        <w:numPr>
          <w:ilvl w:val="0"/>
          <w:numId w:val="5"/>
        </w:numPr>
        <w:spacing w:before="0" w:beforeAutospacing="0" w:after="0" w:afterAutospacing="0"/>
        <w:jc w:val="both"/>
        <w:textAlignment w:val="baseline"/>
        <w:rPr>
          <w:color w:val="000000"/>
          <w:sz w:val="22"/>
          <w:szCs w:val="22"/>
        </w:rPr>
      </w:pPr>
      <w:r>
        <w:rPr>
          <w:color w:val="000000"/>
          <w:sz w:val="22"/>
          <w:szCs w:val="22"/>
        </w:rPr>
        <w:t>Cumplimiento de metas: El desarrollo de una arquitectura por niveles define unas metas específicas, que se deben cumplir con el objetivo de garantizar el buen funcionamiento de los niveles superiores.</w:t>
      </w:r>
    </w:p>
    <w:p w14:paraId="49F68320" w14:textId="77777777" w:rsidR="00060DDA" w:rsidRDefault="00060DDA" w:rsidP="005F4B47">
      <w:pPr>
        <w:pStyle w:val="NormalWeb"/>
        <w:numPr>
          <w:ilvl w:val="0"/>
          <w:numId w:val="5"/>
        </w:numPr>
        <w:spacing w:before="0" w:beforeAutospacing="0" w:after="0" w:afterAutospacing="0"/>
        <w:jc w:val="both"/>
        <w:textAlignment w:val="baseline"/>
        <w:rPr>
          <w:color w:val="000000"/>
          <w:sz w:val="22"/>
          <w:szCs w:val="22"/>
        </w:rPr>
      </w:pPr>
      <w:r>
        <w:rPr>
          <w:color w:val="000000"/>
          <w:sz w:val="22"/>
          <w:szCs w:val="22"/>
        </w:rPr>
        <w:t>Uso de estrategias cooperativas: El modelo debe definir protocolos de comunicación entre los distintos niveles del sistema, que permitan realizar una transmisión eficiente de la información y un buen uso del ancho de banda de la red.</w:t>
      </w:r>
    </w:p>
    <w:p w14:paraId="11113BB8" w14:textId="77777777" w:rsidR="00060DDA" w:rsidRDefault="00060DDA" w:rsidP="005F4B47">
      <w:pPr>
        <w:pStyle w:val="NormalWeb"/>
        <w:numPr>
          <w:ilvl w:val="0"/>
          <w:numId w:val="5"/>
        </w:numPr>
        <w:spacing w:before="0" w:beforeAutospacing="0" w:after="120" w:afterAutospacing="0"/>
        <w:jc w:val="both"/>
        <w:textAlignment w:val="baseline"/>
        <w:rPr>
          <w:color w:val="000000"/>
          <w:sz w:val="22"/>
          <w:szCs w:val="22"/>
        </w:rPr>
      </w:pPr>
      <w:r>
        <w:rPr>
          <w:color w:val="000000"/>
          <w:sz w:val="22"/>
          <w:szCs w:val="22"/>
        </w:rPr>
        <w:t>Uso de técnicas de inteligencia artificial: El desarrollo de sistemas inteligentes posibilita la encapsulación de las funcionalidades del sistema en agentes racionales, que permitan alcanzar de una forma óptima las metas del sistema.</w:t>
      </w:r>
    </w:p>
    <w:p w14:paraId="5D2CB432" w14:textId="4F52CA3F" w:rsidR="00060DDA" w:rsidRDefault="00060DDA" w:rsidP="00060DDA">
      <w:pPr>
        <w:pStyle w:val="NormalWeb"/>
        <w:spacing w:before="240" w:beforeAutospacing="0" w:after="120" w:afterAutospacing="0"/>
        <w:jc w:val="both"/>
      </w:pPr>
      <w:r>
        <w:rPr>
          <w:color w:val="000000"/>
          <w:sz w:val="22"/>
          <w:szCs w:val="22"/>
        </w:rPr>
        <w:lastRenderedPageBreak/>
        <w:t>La justificación del uso de AOP en el diseño del modelo de detección de actividades se encuentra en cada uno de los puntos abordados en los numerales anteriores, ya que pueden ser resueltos de una forma natural usando el paradigma de agentes. De forma adicional, algunos Frameworks de AOP como JADE encapsulan todas las operaciones de un agente dentro de un hilo único</w:t>
      </w:r>
      <w:r w:rsidR="00070006">
        <w:rPr>
          <w:color w:val="000000"/>
          <w:sz w:val="22"/>
          <w:szCs w:val="22"/>
        </w:rPr>
        <w:t xml:space="preserve"> </w:t>
      </w:r>
      <w:sdt>
        <w:sdtPr>
          <w:rPr>
            <w:color w:val="000000"/>
            <w:sz w:val="22"/>
            <w:szCs w:val="22"/>
          </w:rPr>
          <w:id w:val="166142049"/>
          <w:citation/>
        </w:sdtPr>
        <w:sdtEndPr/>
        <w:sdtContent>
          <w:r w:rsidR="00070006">
            <w:rPr>
              <w:color w:val="000000"/>
              <w:sz w:val="22"/>
              <w:szCs w:val="22"/>
            </w:rPr>
            <w:fldChar w:fldCharType="begin"/>
          </w:r>
          <w:r w:rsidR="00070006">
            <w:rPr>
              <w:color w:val="000000"/>
              <w:sz w:val="22"/>
              <w:szCs w:val="22"/>
            </w:rPr>
            <w:instrText xml:space="preserve"> CITATION Cai09 \l 9226 </w:instrText>
          </w:r>
          <w:r w:rsidR="00070006">
            <w:rPr>
              <w:color w:val="000000"/>
              <w:sz w:val="22"/>
              <w:szCs w:val="22"/>
            </w:rPr>
            <w:fldChar w:fldCharType="separate"/>
          </w:r>
          <w:r w:rsidR="00055293" w:rsidRPr="00055293">
            <w:rPr>
              <w:noProof/>
              <w:color w:val="000000"/>
              <w:sz w:val="22"/>
              <w:szCs w:val="22"/>
            </w:rPr>
            <w:t>[68]</w:t>
          </w:r>
          <w:r w:rsidR="00070006">
            <w:rPr>
              <w:color w:val="000000"/>
              <w:sz w:val="22"/>
              <w:szCs w:val="22"/>
            </w:rPr>
            <w:fldChar w:fldCharType="end"/>
          </w:r>
        </w:sdtContent>
      </w:sdt>
      <w:r>
        <w:rPr>
          <w:color w:val="000000"/>
          <w:sz w:val="22"/>
          <w:szCs w:val="22"/>
        </w:rPr>
        <w:t xml:space="preserve">. Esta característica permite que los agentes de requieren altos recursos de procesamiento puedan operar de forma paralela, optimizando el uso de los procesadores instalados en la máquina. Adicionalmente, el desarrollo de sistemas AOP permite tener libertad de ubicar los agentes en las máquinas del sistema dependiendo de sus capacidades y los criterios del programador, sin requerir modificaciones en el diseño. </w:t>
      </w:r>
    </w:p>
    <w:p w14:paraId="1709BE67" w14:textId="77777777" w:rsidR="00060DDA" w:rsidRDefault="00060DDA" w:rsidP="005F4B47">
      <w:pPr>
        <w:pStyle w:val="Ttulo2"/>
        <w:numPr>
          <w:ilvl w:val="1"/>
          <w:numId w:val="22"/>
        </w:numPr>
      </w:pPr>
      <w:bookmarkStart w:id="78" w:name="_Toc531325719"/>
      <w:r>
        <w:t>Diseño del sistema orientado a Agentes</w:t>
      </w:r>
      <w:bookmarkEnd w:id="78"/>
    </w:p>
    <w:p w14:paraId="6BDA3FE5" w14:textId="40E7ACAB" w:rsidR="00060DDA" w:rsidRDefault="00060DDA" w:rsidP="00060DDA">
      <w:pPr>
        <w:pStyle w:val="NormalWeb"/>
        <w:spacing w:before="240" w:beforeAutospacing="0" w:after="120" w:afterAutospacing="0"/>
        <w:jc w:val="both"/>
      </w:pPr>
      <w:r>
        <w:rPr>
          <w:color w:val="000000"/>
          <w:sz w:val="22"/>
          <w:szCs w:val="22"/>
        </w:rPr>
        <w:t>El diseño del sistema orientado a agentes se elaboró con base en la metodología AOPOA propuesta por González et al</w:t>
      </w:r>
      <w:r w:rsidR="00070006">
        <w:rPr>
          <w:color w:val="000000"/>
          <w:sz w:val="22"/>
          <w:szCs w:val="22"/>
        </w:rPr>
        <w:t xml:space="preserve"> </w:t>
      </w:r>
      <w:sdt>
        <w:sdtPr>
          <w:rPr>
            <w:color w:val="000000"/>
            <w:sz w:val="22"/>
            <w:szCs w:val="22"/>
          </w:rPr>
          <w:id w:val="1509015329"/>
          <w:citation/>
        </w:sdtPr>
        <w:sdtEndPr/>
        <w:sdtContent>
          <w:r w:rsidR="00070006">
            <w:rPr>
              <w:color w:val="000000"/>
              <w:sz w:val="22"/>
              <w:szCs w:val="22"/>
            </w:rPr>
            <w:fldChar w:fldCharType="begin"/>
          </w:r>
          <w:r w:rsidR="00070006">
            <w:rPr>
              <w:color w:val="000000"/>
              <w:sz w:val="22"/>
              <w:szCs w:val="22"/>
            </w:rPr>
            <w:instrText xml:space="preserve"> CITATION Gon06 \l 9226 </w:instrText>
          </w:r>
          <w:r w:rsidR="00070006">
            <w:rPr>
              <w:color w:val="000000"/>
              <w:sz w:val="22"/>
              <w:szCs w:val="22"/>
            </w:rPr>
            <w:fldChar w:fldCharType="separate"/>
          </w:r>
          <w:r w:rsidR="00055293" w:rsidRPr="00055293">
            <w:rPr>
              <w:noProof/>
              <w:color w:val="000000"/>
              <w:sz w:val="22"/>
              <w:szCs w:val="22"/>
            </w:rPr>
            <w:t>[24]</w:t>
          </w:r>
          <w:r w:rsidR="00070006">
            <w:rPr>
              <w:color w:val="000000"/>
              <w:sz w:val="22"/>
              <w:szCs w:val="22"/>
            </w:rPr>
            <w:fldChar w:fldCharType="end"/>
          </w:r>
        </w:sdtContent>
      </w:sdt>
      <w:r>
        <w:rPr>
          <w:color w:val="000000"/>
          <w:sz w:val="22"/>
          <w:szCs w:val="22"/>
        </w:rPr>
        <w:t>. Para el desarrollo del modelo de agentes, se tomó como base el modelo de identificación de actividades propuesto por Cristiani et al, extendiendo su arquitectura en 3 niveles: nivel bajo, nivel medio y nivel alto.</w:t>
      </w:r>
    </w:p>
    <w:p w14:paraId="2ED22329" w14:textId="50245BDD" w:rsidR="00060DDA" w:rsidRDefault="00060DDA" w:rsidP="00060DDA">
      <w:pPr>
        <w:pStyle w:val="NormalWeb"/>
        <w:spacing w:before="240" w:beforeAutospacing="0" w:after="120" w:afterAutospacing="0"/>
        <w:jc w:val="both"/>
      </w:pPr>
      <w:r>
        <w:rPr>
          <w:color w:val="000000"/>
          <w:sz w:val="22"/>
          <w:szCs w:val="22"/>
        </w:rPr>
        <w:t>La metodología AOPOA inicia a partir del levantamiento de requerimientos del sistema. Los requerimientos funcionales y no funcionales se identificaron a partir del análisis del estado del arte y de la caracterización del caso de estudio. Según Rodríguez et al, el análisis de requerimientos debe elaborarse luego de identificar las entidades externas con las cuales el sistema debe interactuar</w:t>
      </w:r>
      <w:r w:rsidR="00AE21EC">
        <w:rPr>
          <w:color w:val="000000"/>
          <w:sz w:val="22"/>
          <w:szCs w:val="22"/>
        </w:rPr>
        <w:t xml:space="preserve"> </w:t>
      </w:r>
      <w:sdt>
        <w:sdtPr>
          <w:rPr>
            <w:color w:val="000000"/>
            <w:sz w:val="22"/>
            <w:szCs w:val="22"/>
          </w:rPr>
          <w:id w:val="-2130773900"/>
          <w:citation/>
        </w:sdtPr>
        <w:sdtEndPr/>
        <w:sdtContent>
          <w:r w:rsidR="00AE21EC">
            <w:rPr>
              <w:color w:val="000000"/>
              <w:sz w:val="22"/>
              <w:szCs w:val="22"/>
            </w:rPr>
            <w:fldChar w:fldCharType="begin"/>
          </w:r>
          <w:r w:rsidR="00AE21EC">
            <w:rPr>
              <w:color w:val="000000"/>
              <w:sz w:val="22"/>
              <w:szCs w:val="22"/>
            </w:rPr>
            <w:instrText xml:space="preserve"> CITATION Rod07 \l 9226 </w:instrText>
          </w:r>
          <w:r w:rsidR="00AE21EC">
            <w:rPr>
              <w:color w:val="000000"/>
              <w:sz w:val="22"/>
              <w:szCs w:val="22"/>
            </w:rPr>
            <w:fldChar w:fldCharType="separate"/>
          </w:r>
          <w:r w:rsidR="00055293" w:rsidRPr="00055293">
            <w:rPr>
              <w:noProof/>
              <w:color w:val="000000"/>
              <w:sz w:val="22"/>
              <w:szCs w:val="22"/>
            </w:rPr>
            <w:t>[69]</w:t>
          </w:r>
          <w:r w:rsidR="00AE21EC">
            <w:rPr>
              <w:color w:val="000000"/>
              <w:sz w:val="22"/>
              <w:szCs w:val="22"/>
            </w:rPr>
            <w:fldChar w:fldCharType="end"/>
          </w:r>
        </w:sdtContent>
      </w:sdt>
      <w:r>
        <w:rPr>
          <w:color w:val="000000"/>
          <w:sz w:val="22"/>
          <w:szCs w:val="22"/>
        </w:rPr>
        <w:t>. Rodríguez clasifica las entidades externas en 2 tipos: las entidades externas activas (actores), y las entidades externas pasivas (objetos del ambiente). En el caso de estudio se identificaron 5 entidades externas con los cuales el sistema de agentes debe ser capaz de interactuar: objetos, carros, peatones, vigilantes y administradores. Posterior a identificar las entidades externas, la tabulación de los requerimientos se desarrolla a partir de la identificación de 5 campos: número, nombre, descripción, prioridad y entidades externas involucradas.</w:t>
      </w:r>
    </w:p>
    <w:p w14:paraId="4E9BB62F" w14:textId="155876C2" w:rsidR="00060DDA" w:rsidRDefault="00060DDA" w:rsidP="00060DDA">
      <w:pPr>
        <w:pStyle w:val="NormalWeb"/>
        <w:spacing w:before="240" w:beforeAutospacing="0" w:after="120" w:afterAutospacing="0"/>
        <w:jc w:val="both"/>
      </w:pPr>
      <w:r>
        <w:rPr>
          <w:color w:val="000000"/>
          <w:sz w:val="22"/>
          <w:szCs w:val="22"/>
        </w:rPr>
        <w:t>Una vez identificados los requerimientos y las entidades externas, se elaboró la tabla de objetivos, habilidades y recursos, según la metodología propuesta en el trabajo de Rodríguez et al</w:t>
      </w:r>
      <w:r w:rsidR="00AE21EC">
        <w:rPr>
          <w:color w:val="000000"/>
          <w:sz w:val="22"/>
          <w:szCs w:val="22"/>
        </w:rPr>
        <w:t xml:space="preserve"> </w:t>
      </w:r>
      <w:sdt>
        <w:sdtPr>
          <w:rPr>
            <w:color w:val="000000"/>
            <w:sz w:val="22"/>
            <w:szCs w:val="22"/>
          </w:rPr>
          <w:id w:val="1707830354"/>
          <w:citation/>
        </w:sdtPr>
        <w:sdtEndPr/>
        <w:sdtContent>
          <w:r w:rsidR="00AE21EC">
            <w:rPr>
              <w:color w:val="000000"/>
              <w:sz w:val="22"/>
              <w:szCs w:val="22"/>
            </w:rPr>
            <w:fldChar w:fldCharType="begin"/>
          </w:r>
          <w:r w:rsidR="00AE21EC">
            <w:rPr>
              <w:color w:val="000000"/>
              <w:sz w:val="22"/>
              <w:szCs w:val="22"/>
            </w:rPr>
            <w:instrText xml:space="preserve"> CITATION Rod07 \l 9226 </w:instrText>
          </w:r>
          <w:r w:rsidR="00AE21EC">
            <w:rPr>
              <w:color w:val="000000"/>
              <w:sz w:val="22"/>
              <w:szCs w:val="22"/>
            </w:rPr>
            <w:fldChar w:fldCharType="separate"/>
          </w:r>
          <w:r w:rsidR="00055293" w:rsidRPr="00055293">
            <w:rPr>
              <w:noProof/>
              <w:color w:val="000000"/>
              <w:sz w:val="22"/>
              <w:szCs w:val="22"/>
            </w:rPr>
            <w:t>[69]</w:t>
          </w:r>
          <w:r w:rsidR="00AE21EC">
            <w:rPr>
              <w:color w:val="000000"/>
              <w:sz w:val="22"/>
              <w:szCs w:val="22"/>
            </w:rPr>
            <w:fldChar w:fldCharType="end"/>
          </w:r>
        </w:sdtContent>
      </w:sdt>
      <w:r>
        <w:rPr>
          <w:color w:val="000000"/>
          <w:sz w:val="22"/>
          <w:szCs w:val="22"/>
        </w:rPr>
        <w:t xml:space="preserve">. A continuación, los objetivos, las habilidades y los recursos identificados se relacionaron en una única tabla, denominada tabla de tareas. La tabla de tareas fue la base para realizar la descomposición organizacional, a través de un proceso iterativo que dividió los roles complejos en roles simples </w:t>
      </w:r>
      <w:r w:rsidR="00070006">
        <w:rPr>
          <w:color w:val="000000"/>
          <w:sz w:val="22"/>
          <w:szCs w:val="22"/>
        </w:rPr>
        <w:t>de acuerdo con</w:t>
      </w:r>
      <w:r>
        <w:rPr>
          <w:color w:val="000000"/>
          <w:sz w:val="22"/>
          <w:szCs w:val="22"/>
        </w:rPr>
        <w:t xml:space="preserve"> las habilidades y recursos requeridos. El Anexo 1 muestra la definición de las tablas de objetivos, habilidades, recursos, tareas y roles elaborada para el sistema de detección de actividades inusuales.</w:t>
      </w:r>
    </w:p>
    <w:p w14:paraId="46A8FE31" w14:textId="2154CB5F" w:rsidR="00060DDA" w:rsidRDefault="00060DDA" w:rsidP="00060DDA">
      <w:pPr>
        <w:pStyle w:val="NormalWeb"/>
        <w:spacing w:before="240" w:beforeAutospacing="0" w:after="120" w:afterAutospacing="0"/>
        <w:jc w:val="both"/>
        <w:rPr>
          <w:color w:val="000000"/>
          <w:sz w:val="22"/>
          <w:szCs w:val="22"/>
        </w:rPr>
      </w:pPr>
      <w:r>
        <w:rPr>
          <w:color w:val="000000"/>
          <w:sz w:val="22"/>
          <w:szCs w:val="22"/>
        </w:rPr>
        <w:t xml:space="preserve">El proceso de descomposición organizacional de la metodología AOPOA generó como resultado la definición de 8 roles en el sistema multiagente. Se realizó un análisis sobre cada uno de los roles para determinar si alguna de las habilidades asociadas requería el uso de algoritmos de inteligencia artificial, con base en las técnicas identificadas en el estado del arte. </w:t>
      </w:r>
      <w:r w:rsidR="00AE21EC">
        <w:rPr>
          <w:color w:val="000000"/>
          <w:sz w:val="22"/>
          <w:szCs w:val="22"/>
        </w:rPr>
        <w:t>De acuerdo con el</w:t>
      </w:r>
      <w:r>
        <w:rPr>
          <w:color w:val="000000"/>
          <w:sz w:val="22"/>
          <w:szCs w:val="22"/>
        </w:rPr>
        <w:t xml:space="preserve"> uso de inteligencia artificial, cada uno de </w:t>
      </w:r>
      <w:r w:rsidR="00070006">
        <w:rPr>
          <w:color w:val="000000"/>
          <w:sz w:val="22"/>
          <w:szCs w:val="22"/>
        </w:rPr>
        <w:t>los roles</w:t>
      </w:r>
      <w:r>
        <w:rPr>
          <w:color w:val="000000"/>
          <w:sz w:val="22"/>
          <w:szCs w:val="22"/>
        </w:rPr>
        <w:t xml:space="preserve"> se clasificó en 2 grupos: roles </w:t>
      </w:r>
      <w:r w:rsidR="00C6323A">
        <w:rPr>
          <w:color w:val="000000"/>
          <w:sz w:val="22"/>
          <w:szCs w:val="22"/>
        </w:rPr>
        <w:t>inteligentes</w:t>
      </w:r>
      <w:r>
        <w:rPr>
          <w:color w:val="000000"/>
          <w:sz w:val="22"/>
          <w:szCs w:val="22"/>
        </w:rPr>
        <w:t xml:space="preserve"> </w:t>
      </w:r>
      <w:r w:rsidR="00C6323A">
        <w:rPr>
          <w:color w:val="000000"/>
          <w:sz w:val="22"/>
          <w:szCs w:val="22"/>
        </w:rPr>
        <w:t>y</w:t>
      </w:r>
      <w:r>
        <w:rPr>
          <w:color w:val="000000"/>
          <w:sz w:val="22"/>
          <w:szCs w:val="22"/>
        </w:rPr>
        <w:t xml:space="preserve"> </w:t>
      </w:r>
      <w:r w:rsidR="00C6323A">
        <w:rPr>
          <w:color w:val="000000"/>
          <w:sz w:val="22"/>
          <w:szCs w:val="22"/>
        </w:rPr>
        <w:t>normales</w:t>
      </w:r>
      <w:r>
        <w:rPr>
          <w:color w:val="000000"/>
          <w:sz w:val="22"/>
          <w:szCs w:val="22"/>
        </w:rPr>
        <w:t xml:space="preserve">. Esta clasificación es útil ya que permite identificar los roles </w:t>
      </w:r>
      <w:r w:rsidRPr="00C6323A">
        <w:rPr>
          <w:color w:val="000000"/>
          <w:sz w:val="22"/>
          <w:szCs w:val="22"/>
        </w:rPr>
        <w:t xml:space="preserve">que requieren mayores recursos computacionales y que cuentan con mayor complejidad. La </w:t>
      </w:r>
      <w:r w:rsidR="00C6323A" w:rsidRPr="00C6323A">
        <w:rPr>
          <w:color w:val="000000"/>
          <w:sz w:val="22"/>
          <w:szCs w:val="22"/>
        </w:rPr>
        <w:fldChar w:fldCharType="begin"/>
      </w:r>
      <w:r w:rsidR="00C6323A" w:rsidRPr="00C6323A">
        <w:rPr>
          <w:color w:val="000000"/>
          <w:sz w:val="22"/>
          <w:szCs w:val="22"/>
        </w:rPr>
        <w:instrText xml:space="preserve"> REF _Ref529844118 \h </w:instrText>
      </w:r>
      <w:r w:rsidR="00C6323A">
        <w:rPr>
          <w:color w:val="000000"/>
          <w:sz w:val="22"/>
          <w:szCs w:val="22"/>
        </w:rPr>
        <w:instrText xml:space="preserve"> \* MERGEFORMAT </w:instrText>
      </w:r>
      <w:r w:rsidR="00C6323A" w:rsidRPr="00C6323A">
        <w:rPr>
          <w:color w:val="000000"/>
          <w:sz w:val="22"/>
          <w:szCs w:val="22"/>
        </w:rPr>
      </w:r>
      <w:r w:rsidR="00C6323A" w:rsidRPr="00C6323A">
        <w:rPr>
          <w:color w:val="000000"/>
          <w:sz w:val="22"/>
          <w:szCs w:val="22"/>
        </w:rPr>
        <w:fldChar w:fldCharType="separate"/>
      </w:r>
      <w:ins w:id="79" w:author="Eder Mauricio Abello Rodríguez" w:date="2018-11-30T07:35:00Z">
        <w:r w:rsidR="00A71D04" w:rsidRPr="00A71D04">
          <w:rPr>
            <w:sz w:val="22"/>
            <w:szCs w:val="22"/>
            <w:rPrChange w:id="80" w:author="Eder Mauricio Abello Rodríguez" w:date="2018-11-30T07:35:00Z">
              <w:rPr/>
            </w:rPrChange>
          </w:rPr>
          <w:t xml:space="preserve">Tabla </w:t>
        </w:r>
        <w:r w:rsidR="00A71D04" w:rsidRPr="00A71D04">
          <w:rPr>
            <w:noProof/>
            <w:sz w:val="22"/>
            <w:szCs w:val="22"/>
            <w:rPrChange w:id="81" w:author="Eder Mauricio Abello Rodríguez" w:date="2018-11-30T07:35:00Z">
              <w:rPr>
                <w:noProof/>
              </w:rPr>
            </w:rPrChange>
          </w:rPr>
          <w:t>6</w:t>
        </w:r>
      </w:ins>
      <w:del w:id="82"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6</w:delText>
        </w:r>
      </w:del>
      <w:r w:rsidR="00C6323A" w:rsidRPr="00C6323A">
        <w:rPr>
          <w:color w:val="000000"/>
          <w:sz w:val="22"/>
          <w:szCs w:val="22"/>
        </w:rPr>
        <w:fldChar w:fldCharType="end"/>
      </w:r>
      <w:r w:rsidR="00C6323A" w:rsidRPr="00C6323A">
        <w:rPr>
          <w:color w:val="000000"/>
          <w:sz w:val="22"/>
          <w:szCs w:val="22"/>
        </w:rPr>
        <w:t xml:space="preserve"> </w:t>
      </w:r>
      <w:r w:rsidRPr="00C6323A">
        <w:rPr>
          <w:color w:val="000000"/>
          <w:sz w:val="22"/>
          <w:szCs w:val="22"/>
        </w:rPr>
        <w:t>muestra</w:t>
      </w:r>
      <w:r>
        <w:rPr>
          <w:color w:val="000000"/>
          <w:sz w:val="22"/>
          <w:szCs w:val="22"/>
        </w:rPr>
        <w:t xml:space="preserve"> la definición de los 8 </w:t>
      </w:r>
      <w:r w:rsidR="00C6323A">
        <w:rPr>
          <w:color w:val="000000"/>
          <w:sz w:val="22"/>
          <w:szCs w:val="22"/>
        </w:rPr>
        <w:t>roles, así como las metas identificadas para cada uno de ellos.</w:t>
      </w:r>
    </w:p>
    <w:p w14:paraId="5C2C84D3" w14:textId="70248701" w:rsidR="00C6323A" w:rsidRDefault="00C6323A" w:rsidP="00C6323A">
      <w:pPr>
        <w:pStyle w:val="Descripcin"/>
      </w:pPr>
      <w:bookmarkStart w:id="83" w:name="_Ref529844118"/>
      <w:r>
        <w:lastRenderedPageBreak/>
        <w:t xml:space="preserve">Tabla </w:t>
      </w:r>
      <w:r>
        <w:fldChar w:fldCharType="begin"/>
      </w:r>
      <w:r>
        <w:instrText xml:space="preserve"> SEQ Tabla \* ARABIC </w:instrText>
      </w:r>
      <w:r>
        <w:fldChar w:fldCharType="separate"/>
      </w:r>
      <w:r w:rsidR="00A71D04">
        <w:rPr>
          <w:noProof/>
        </w:rPr>
        <w:t>6</w:t>
      </w:r>
      <w:r>
        <w:fldChar w:fldCharType="end"/>
      </w:r>
      <w:bookmarkEnd w:id="83"/>
      <w:r>
        <w:t xml:space="preserve">: </w:t>
      </w:r>
      <w:r w:rsidR="000319D8">
        <w:t>Metas</w:t>
      </w:r>
      <w:r>
        <w:t xml:space="preserve"> </w:t>
      </w:r>
      <w:r w:rsidR="000319D8">
        <w:t xml:space="preserve">definidas para cada uno de los roles - </w:t>
      </w:r>
      <w:r>
        <w:t>metodología AOPOA</w:t>
      </w:r>
    </w:p>
    <w:tbl>
      <w:tblPr>
        <w:tblW w:w="8370" w:type="dxa"/>
        <w:tblCellMar>
          <w:left w:w="0" w:type="dxa"/>
          <w:right w:w="0" w:type="dxa"/>
        </w:tblCellMar>
        <w:tblLook w:val="04A0" w:firstRow="1" w:lastRow="0" w:firstColumn="1" w:lastColumn="0" w:noHBand="0" w:noVBand="1"/>
      </w:tblPr>
      <w:tblGrid>
        <w:gridCol w:w="790"/>
        <w:gridCol w:w="5267"/>
        <w:gridCol w:w="2313"/>
      </w:tblGrid>
      <w:tr w:rsidR="007550EF" w:rsidRPr="007550EF" w14:paraId="50D75D65" w14:textId="77777777" w:rsidTr="00C6323A">
        <w:trPr>
          <w:trHeight w:val="227"/>
        </w:trPr>
        <w:tc>
          <w:tcPr>
            <w:tcW w:w="0" w:type="auto"/>
            <w:gridSpan w:val="3"/>
            <w:tcBorders>
              <w:top w:val="single" w:sz="6" w:space="0" w:color="000000"/>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center"/>
            <w:hideMark/>
          </w:tcPr>
          <w:p w14:paraId="32F0897D" w14:textId="77777777" w:rsidR="007550EF" w:rsidRPr="007550EF" w:rsidRDefault="007550EF" w:rsidP="007550EF">
            <w:pPr>
              <w:spacing w:before="0" w:after="0"/>
              <w:jc w:val="center"/>
              <w:rPr>
                <w:b/>
                <w:bCs/>
                <w:sz w:val="20"/>
                <w:lang w:eastAsia="es-CO"/>
              </w:rPr>
            </w:pPr>
            <w:r w:rsidRPr="007550EF">
              <w:rPr>
                <w:b/>
                <w:bCs/>
                <w:sz w:val="20"/>
                <w:lang w:eastAsia="es-CO"/>
              </w:rPr>
              <w:t>SMA - Detección de Actividades Inusuales</w:t>
            </w:r>
          </w:p>
        </w:tc>
      </w:tr>
      <w:tr w:rsidR="007550EF" w:rsidRPr="007550EF" w14:paraId="79D90887" w14:textId="77777777" w:rsidTr="00C6323A">
        <w:trPr>
          <w:trHeight w:val="227"/>
        </w:trPr>
        <w:tc>
          <w:tcPr>
            <w:tcW w:w="0" w:type="auto"/>
            <w:gridSpan w:val="3"/>
            <w:tcBorders>
              <w:top w:val="single" w:sz="6" w:space="0" w:color="CCCCCC"/>
              <w:left w:val="single" w:sz="6" w:space="0" w:color="000000"/>
              <w:bottom w:val="single" w:sz="6" w:space="0" w:color="000000"/>
              <w:right w:val="single" w:sz="6" w:space="0" w:color="000000"/>
            </w:tcBorders>
            <w:shd w:val="clear" w:color="auto" w:fill="EFEFEF"/>
            <w:tcMar>
              <w:top w:w="30" w:type="dxa"/>
              <w:left w:w="45" w:type="dxa"/>
              <w:bottom w:w="30" w:type="dxa"/>
              <w:right w:w="45" w:type="dxa"/>
            </w:tcMar>
            <w:vAlign w:val="center"/>
            <w:hideMark/>
          </w:tcPr>
          <w:p w14:paraId="7126D57D" w14:textId="77777777" w:rsidR="007550EF" w:rsidRPr="007550EF" w:rsidRDefault="007550EF" w:rsidP="007550EF">
            <w:pPr>
              <w:spacing w:before="0" w:after="0"/>
              <w:jc w:val="center"/>
              <w:rPr>
                <w:b/>
                <w:bCs/>
                <w:sz w:val="20"/>
                <w:lang w:eastAsia="es-CO"/>
              </w:rPr>
            </w:pPr>
            <w:r w:rsidRPr="007550EF">
              <w:rPr>
                <w:b/>
                <w:bCs/>
                <w:sz w:val="20"/>
                <w:lang w:eastAsia="es-CO"/>
              </w:rPr>
              <w:t xml:space="preserve">Tabla de </w:t>
            </w:r>
            <w:r w:rsidR="00C6323A">
              <w:rPr>
                <w:b/>
                <w:bCs/>
                <w:sz w:val="20"/>
                <w:lang w:eastAsia="es-CO"/>
              </w:rPr>
              <w:t>Metas</w:t>
            </w:r>
            <w:r w:rsidRPr="007550EF">
              <w:rPr>
                <w:b/>
                <w:bCs/>
                <w:sz w:val="20"/>
                <w:lang w:eastAsia="es-CO"/>
              </w:rPr>
              <w:t xml:space="preserve"> - Actividades</w:t>
            </w:r>
          </w:p>
        </w:tc>
      </w:tr>
      <w:tr w:rsidR="007550EF" w:rsidRPr="007550EF" w14:paraId="10691914"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292772" w14:textId="77777777" w:rsidR="007550EF" w:rsidRPr="007550EF" w:rsidRDefault="007550EF" w:rsidP="007550EF">
            <w:pPr>
              <w:spacing w:before="0" w:after="0"/>
              <w:jc w:val="center"/>
              <w:rPr>
                <w:b/>
                <w:bCs/>
                <w:sz w:val="20"/>
                <w:lang w:eastAsia="es-CO"/>
              </w:rPr>
            </w:pPr>
            <w:r w:rsidRPr="007550EF">
              <w:rPr>
                <w:b/>
                <w:bCs/>
                <w:sz w:val="20"/>
                <w:lang w:eastAsia="es-CO"/>
              </w:rPr>
              <w:t>Código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DAF264" w14:textId="77777777" w:rsidR="007550EF" w:rsidRPr="007550EF" w:rsidRDefault="007550EF" w:rsidP="007550EF">
            <w:pPr>
              <w:spacing w:before="0" w:after="0"/>
              <w:jc w:val="center"/>
              <w:rPr>
                <w:b/>
                <w:bCs/>
                <w:sz w:val="20"/>
                <w:lang w:eastAsia="es-CO"/>
              </w:rPr>
            </w:pPr>
            <w:r w:rsidRPr="007550EF">
              <w:rPr>
                <w:b/>
                <w:bCs/>
                <w:sz w:val="20"/>
                <w:lang w:eastAsia="es-CO"/>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1C616" w14:textId="77777777" w:rsidR="007550EF" w:rsidRPr="007550EF" w:rsidRDefault="007550EF" w:rsidP="007550EF">
            <w:pPr>
              <w:spacing w:before="0" w:after="0"/>
              <w:jc w:val="center"/>
              <w:rPr>
                <w:b/>
                <w:bCs/>
                <w:sz w:val="20"/>
                <w:lang w:eastAsia="es-CO"/>
              </w:rPr>
            </w:pPr>
            <w:r w:rsidRPr="007550EF">
              <w:rPr>
                <w:b/>
                <w:bCs/>
                <w:sz w:val="20"/>
                <w:lang w:eastAsia="es-CO"/>
              </w:rPr>
              <w:t>Agente</w:t>
            </w:r>
          </w:p>
        </w:tc>
      </w:tr>
      <w:tr w:rsidR="007550EF" w:rsidRPr="007550EF" w14:paraId="7A33166B"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F3DB00" w14:textId="77777777" w:rsidR="007550EF" w:rsidRPr="007550EF" w:rsidRDefault="007550EF" w:rsidP="007550EF">
            <w:pPr>
              <w:spacing w:before="0" w:after="0"/>
              <w:jc w:val="center"/>
              <w:rPr>
                <w:sz w:val="20"/>
                <w:lang w:eastAsia="es-CO"/>
              </w:rPr>
            </w:pPr>
            <w:r w:rsidRPr="007550EF">
              <w:rPr>
                <w:sz w:val="20"/>
                <w:lang w:eastAsia="es-CO"/>
              </w:rPr>
              <w:t>1.1.1.1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255475" w14:textId="77777777" w:rsidR="007550EF" w:rsidRPr="007550EF" w:rsidRDefault="007550EF" w:rsidP="007550EF">
            <w:pPr>
              <w:spacing w:before="0" w:after="0"/>
              <w:jc w:val="left"/>
              <w:rPr>
                <w:sz w:val="20"/>
                <w:lang w:eastAsia="es-CO"/>
              </w:rPr>
            </w:pPr>
            <w:r w:rsidRPr="007550EF">
              <w:rPr>
                <w:sz w:val="20"/>
                <w:lang w:eastAsia="es-CO"/>
              </w:rPr>
              <w:t>Capturar imágenes de las cámaras dentro del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5F4F3" w14:textId="77777777" w:rsidR="007550EF" w:rsidRPr="007550EF" w:rsidRDefault="007550EF" w:rsidP="007550EF">
            <w:pPr>
              <w:spacing w:before="0" w:after="0"/>
              <w:jc w:val="left"/>
              <w:rPr>
                <w:sz w:val="20"/>
                <w:lang w:eastAsia="es-CO"/>
              </w:rPr>
            </w:pPr>
            <w:r w:rsidRPr="007550EF">
              <w:rPr>
                <w:sz w:val="20"/>
                <w:lang w:eastAsia="es-CO"/>
              </w:rPr>
              <w:t>A1. Agente Captura</w:t>
            </w:r>
          </w:p>
        </w:tc>
      </w:tr>
      <w:tr w:rsidR="007550EF" w:rsidRPr="007550EF" w14:paraId="33E28553"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F008BA" w14:textId="77777777" w:rsidR="007550EF" w:rsidRPr="007550EF" w:rsidRDefault="007550EF" w:rsidP="007550EF">
            <w:pPr>
              <w:spacing w:before="0" w:after="0"/>
              <w:jc w:val="center"/>
              <w:rPr>
                <w:sz w:val="20"/>
                <w:lang w:eastAsia="es-CO"/>
              </w:rPr>
            </w:pPr>
            <w:r w:rsidRPr="007550EF">
              <w:rPr>
                <w:sz w:val="20"/>
                <w:lang w:eastAsia="es-CO"/>
              </w:rPr>
              <w:t>1.1.1.2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8B72CE" w14:textId="77777777" w:rsidR="007550EF" w:rsidRPr="007550EF" w:rsidRDefault="007550EF" w:rsidP="007550EF">
            <w:pPr>
              <w:spacing w:before="0" w:after="0"/>
              <w:jc w:val="left"/>
              <w:rPr>
                <w:sz w:val="20"/>
                <w:lang w:eastAsia="es-CO"/>
              </w:rPr>
            </w:pPr>
            <w:r w:rsidRPr="007550EF">
              <w:rPr>
                <w:sz w:val="20"/>
                <w:lang w:eastAsia="es-CO"/>
              </w:rPr>
              <w:t>Identificar el esqueleto de la persona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01B42" w14:textId="77777777" w:rsidR="007550EF" w:rsidRPr="007550EF" w:rsidRDefault="007550EF" w:rsidP="007550EF">
            <w:pPr>
              <w:spacing w:before="0" w:after="0"/>
              <w:jc w:val="left"/>
              <w:rPr>
                <w:sz w:val="20"/>
                <w:lang w:eastAsia="es-CO"/>
              </w:rPr>
            </w:pPr>
            <w:r w:rsidRPr="007550EF">
              <w:rPr>
                <w:sz w:val="20"/>
                <w:lang w:eastAsia="es-CO"/>
              </w:rPr>
              <w:t>A2. Agente Pose</w:t>
            </w:r>
          </w:p>
        </w:tc>
      </w:tr>
      <w:tr w:rsidR="007550EF" w:rsidRPr="007550EF" w14:paraId="26BD3B6E"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218C89" w14:textId="77777777" w:rsidR="007550EF" w:rsidRPr="007550EF" w:rsidRDefault="007550EF" w:rsidP="007550EF">
            <w:pPr>
              <w:spacing w:before="0" w:after="0"/>
              <w:jc w:val="center"/>
              <w:rPr>
                <w:sz w:val="20"/>
                <w:lang w:eastAsia="es-CO"/>
              </w:rPr>
            </w:pPr>
            <w:r w:rsidRPr="007550EF">
              <w:rPr>
                <w:sz w:val="20"/>
                <w:lang w:eastAsia="es-CO"/>
              </w:rPr>
              <w:t>1.1.1.3.1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190CE7" w14:textId="77777777" w:rsidR="007550EF" w:rsidRPr="007550EF" w:rsidRDefault="007550EF" w:rsidP="007550EF">
            <w:pPr>
              <w:spacing w:before="0" w:after="0"/>
              <w:jc w:val="left"/>
              <w:rPr>
                <w:sz w:val="20"/>
                <w:lang w:eastAsia="es-CO"/>
              </w:rPr>
            </w:pPr>
            <w:r w:rsidRPr="007550EF">
              <w:rPr>
                <w:sz w:val="20"/>
                <w:lang w:eastAsia="es-CO"/>
              </w:rPr>
              <w:t>Extracción de descriptores de la persona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10EF67" w14:textId="77777777" w:rsidR="007550EF" w:rsidRPr="007550EF" w:rsidRDefault="007550EF" w:rsidP="007550EF">
            <w:pPr>
              <w:spacing w:before="0" w:after="0"/>
              <w:jc w:val="left"/>
              <w:rPr>
                <w:sz w:val="20"/>
                <w:lang w:eastAsia="es-CO"/>
              </w:rPr>
            </w:pPr>
            <w:r w:rsidRPr="007550EF">
              <w:rPr>
                <w:sz w:val="20"/>
                <w:lang w:eastAsia="es-CO"/>
              </w:rPr>
              <w:t>A3. Agente Descriptores</w:t>
            </w:r>
          </w:p>
        </w:tc>
      </w:tr>
      <w:tr w:rsidR="007550EF" w:rsidRPr="007550EF" w14:paraId="75B4E814"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9DABD9" w14:textId="77777777" w:rsidR="007550EF" w:rsidRPr="007550EF" w:rsidRDefault="007550EF" w:rsidP="007550EF">
            <w:pPr>
              <w:spacing w:before="0" w:after="0"/>
              <w:jc w:val="center"/>
              <w:rPr>
                <w:sz w:val="20"/>
                <w:lang w:eastAsia="es-CO"/>
              </w:rPr>
            </w:pPr>
            <w:r w:rsidRPr="007550EF">
              <w:rPr>
                <w:sz w:val="20"/>
                <w:lang w:eastAsia="es-CO"/>
              </w:rPr>
              <w:t>1.1.1.3.2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D68935" w14:textId="77777777" w:rsidR="007550EF" w:rsidRPr="007550EF" w:rsidRDefault="007550EF" w:rsidP="007550EF">
            <w:pPr>
              <w:spacing w:before="0" w:after="0"/>
              <w:jc w:val="left"/>
              <w:rPr>
                <w:sz w:val="20"/>
                <w:lang w:eastAsia="es-CO"/>
              </w:rPr>
            </w:pPr>
            <w:r w:rsidRPr="007550EF">
              <w:rPr>
                <w:sz w:val="20"/>
                <w:lang w:eastAsia="es-CO"/>
              </w:rPr>
              <w:t>Clasificación de pose de la persona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5AAD3E" w14:textId="77777777" w:rsidR="007550EF" w:rsidRPr="007550EF" w:rsidRDefault="007550EF" w:rsidP="007550EF">
            <w:pPr>
              <w:spacing w:before="0" w:after="0"/>
              <w:jc w:val="left"/>
              <w:rPr>
                <w:sz w:val="20"/>
                <w:lang w:eastAsia="es-CO"/>
              </w:rPr>
            </w:pPr>
            <w:r w:rsidRPr="007550EF">
              <w:rPr>
                <w:sz w:val="20"/>
                <w:lang w:eastAsia="es-CO"/>
              </w:rPr>
              <w:t>A3. Agente Descriptores</w:t>
            </w:r>
          </w:p>
        </w:tc>
      </w:tr>
      <w:tr w:rsidR="007550EF" w:rsidRPr="007550EF" w14:paraId="1F45799D"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384F30" w14:textId="77777777" w:rsidR="007550EF" w:rsidRPr="007550EF" w:rsidRDefault="007550EF" w:rsidP="007550EF">
            <w:pPr>
              <w:spacing w:before="0" w:after="0"/>
              <w:jc w:val="center"/>
              <w:rPr>
                <w:sz w:val="20"/>
                <w:lang w:eastAsia="es-CO"/>
              </w:rPr>
            </w:pPr>
            <w:r w:rsidRPr="007550EF">
              <w:rPr>
                <w:sz w:val="20"/>
                <w:lang w:eastAsia="es-CO"/>
              </w:rPr>
              <w:t>1.1.1.3.3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42AB18" w14:textId="77777777" w:rsidR="007550EF" w:rsidRPr="007550EF" w:rsidRDefault="007550EF" w:rsidP="007550EF">
            <w:pPr>
              <w:spacing w:before="0" w:after="0"/>
              <w:jc w:val="left"/>
              <w:rPr>
                <w:sz w:val="20"/>
                <w:lang w:eastAsia="es-CO"/>
              </w:rPr>
            </w:pPr>
            <w:r w:rsidRPr="007550EF">
              <w:rPr>
                <w:sz w:val="20"/>
                <w:lang w:eastAsia="es-CO"/>
              </w:rPr>
              <w:t>Aplicar algoritmos de reidentificación de personas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AA9C93" w14:textId="77777777" w:rsidR="007550EF" w:rsidRPr="007550EF" w:rsidRDefault="007550EF" w:rsidP="007550EF">
            <w:pPr>
              <w:spacing w:before="0" w:after="0"/>
              <w:jc w:val="left"/>
              <w:rPr>
                <w:sz w:val="20"/>
                <w:lang w:eastAsia="es-CO"/>
              </w:rPr>
            </w:pPr>
            <w:r w:rsidRPr="007550EF">
              <w:rPr>
                <w:sz w:val="20"/>
                <w:lang w:eastAsia="es-CO"/>
              </w:rPr>
              <w:t>A4. Agente Re</w:t>
            </w:r>
            <w:r w:rsidR="00C6323A">
              <w:rPr>
                <w:sz w:val="20"/>
                <w:lang w:eastAsia="es-CO"/>
              </w:rPr>
              <w:t>i</w:t>
            </w:r>
            <w:r w:rsidRPr="007550EF">
              <w:rPr>
                <w:sz w:val="20"/>
                <w:lang w:eastAsia="es-CO"/>
              </w:rPr>
              <w:t>dentificación</w:t>
            </w:r>
          </w:p>
        </w:tc>
      </w:tr>
      <w:tr w:rsidR="007550EF" w:rsidRPr="007550EF" w14:paraId="721425C9"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7573714" w14:textId="77777777" w:rsidR="007550EF" w:rsidRPr="007550EF" w:rsidRDefault="007550EF" w:rsidP="007550EF">
            <w:pPr>
              <w:spacing w:before="0" w:after="0"/>
              <w:jc w:val="center"/>
              <w:rPr>
                <w:sz w:val="20"/>
                <w:lang w:eastAsia="es-CO"/>
              </w:rPr>
            </w:pPr>
            <w:r w:rsidRPr="007550EF">
              <w:rPr>
                <w:sz w:val="20"/>
                <w:lang w:eastAsia="es-CO"/>
              </w:rPr>
              <w:t>1.1.1.3.4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E8D932" w14:textId="77777777" w:rsidR="007550EF" w:rsidRPr="007550EF" w:rsidRDefault="007550EF" w:rsidP="007550EF">
            <w:pPr>
              <w:spacing w:before="0" w:after="0"/>
              <w:jc w:val="left"/>
              <w:rPr>
                <w:sz w:val="20"/>
                <w:lang w:eastAsia="es-CO"/>
              </w:rPr>
            </w:pPr>
            <w:r w:rsidRPr="007550EF">
              <w:rPr>
                <w:sz w:val="20"/>
                <w:lang w:eastAsia="es-CO"/>
              </w:rPr>
              <w:t>Separación de la actividad en acciones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E158B0" w14:textId="77777777" w:rsidR="007550EF" w:rsidRPr="007550EF" w:rsidRDefault="007550EF" w:rsidP="007550EF">
            <w:pPr>
              <w:spacing w:before="0" w:after="0"/>
              <w:jc w:val="left"/>
              <w:rPr>
                <w:sz w:val="20"/>
                <w:lang w:eastAsia="es-CO"/>
              </w:rPr>
            </w:pPr>
            <w:r w:rsidRPr="007550EF">
              <w:rPr>
                <w:sz w:val="20"/>
                <w:lang w:eastAsia="es-CO"/>
              </w:rPr>
              <w:t>A5. Agente Organizador</w:t>
            </w:r>
          </w:p>
        </w:tc>
      </w:tr>
      <w:tr w:rsidR="007550EF" w:rsidRPr="007550EF" w14:paraId="5F3E3C0E"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A85A9" w14:textId="77777777" w:rsidR="007550EF" w:rsidRPr="007550EF" w:rsidRDefault="007550EF" w:rsidP="007550EF">
            <w:pPr>
              <w:spacing w:before="0" w:after="0"/>
              <w:jc w:val="center"/>
              <w:rPr>
                <w:sz w:val="20"/>
                <w:lang w:eastAsia="es-CO"/>
              </w:rPr>
            </w:pPr>
            <w:r w:rsidRPr="007550EF">
              <w:rPr>
                <w:sz w:val="20"/>
                <w:lang w:eastAsia="es-CO"/>
              </w:rPr>
              <w:t>1.1.1.4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E65EC3" w14:textId="77777777" w:rsidR="007550EF" w:rsidRPr="007550EF" w:rsidRDefault="007550EF" w:rsidP="007550EF">
            <w:pPr>
              <w:spacing w:before="0" w:after="0"/>
              <w:jc w:val="left"/>
              <w:rPr>
                <w:sz w:val="20"/>
                <w:lang w:eastAsia="es-CO"/>
              </w:rPr>
            </w:pPr>
            <w:r w:rsidRPr="007550EF">
              <w:rPr>
                <w:sz w:val="20"/>
                <w:lang w:eastAsia="es-CO"/>
              </w:rPr>
              <w:t>Clasificación de acciones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CE4BCA" w14:textId="77777777" w:rsidR="007550EF" w:rsidRPr="007550EF" w:rsidRDefault="007550EF" w:rsidP="007550EF">
            <w:pPr>
              <w:spacing w:before="0" w:after="0"/>
              <w:jc w:val="left"/>
              <w:rPr>
                <w:sz w:val="20"/>
                <w:lang w:eastAsia="es-CO"/>
              </w:rPr>
            </w:pPr>
            <w:r w:rsidRPr="007550EF">
              <w:rPr>
                <w:sz w:val="20"/>
                <w:lang w:eastAsia="es-CO"/>
              </w:rPr>
              <w:t>A6. Agente clasificación</w:t>
            </w:r>
          </w:p>
        </w:tc>
      </w:tr>
      <w:tr w:rsidR="007550EF" w:rsidRPr="007550EF" w14:paraId="674B69D7"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92BD59" w14:textId="77777777" w:rsidR="007550EF" w:rsidRPr="007550EF" w:rsidRDefault="007550EF" w:rsidP="007550EF">
            <w:pPr>
              <w:spacing w:before="0" w:after="0"/>
              <w:jc w:val="center"/>
              <w:rPr>
                <w:sz w:val="20"/>
                <w:lang w:eastAsia="es-CO"/>
              </w:rPr>
            </w:pPr>
            <w:r w:rsidRPr="007550EF">
              <w:rPr>
                <w:sz w:val="20"/>
                <w:lang w:eastAsia="es-CO"/>
              </w:rPr>
              <w:t>1.1.1.5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76FE7D" w14:textId="77777777" w:rsidR="007550EF" w:rsidRPr="007550EF" w:rsidRDefault="007550EF" w:rsidP="007550EF">
            <w:pPr>
              <w:spacing w:before="0" w:after="0"/>
              <w:jc w:val="left"/>
              <w:rPr>
                <w:sz w:val="20"/>
                <w:lang w:eastAsia="es-CO"/>
              </w:rPr>
            </w:pPr>
            <w:r w:rsidRPr="007550EF">
              <w:rPr>
                <w:sz w:val="20"/>
                <w:lang w:eastAsia="es-CO"/>
              </w:rPr>
              <w:t>Clasificación de actividades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0DBE53" w14:textId="77777777" w:rsidR="007550EF" w:rsidRPr="007550EF" w:rsidRDefault="007550EF" w:rsidP="007550EF">
            <w:pPr>
              <w:spacing w:before="0" w:after="0"/>
              <w:jc w:val="left"/>
              <w:rPr>
                <w:sz w:val="20"/>
                <w:lang w:eastAsia="es-CO"/>
              </w:rPr>
            </w:pPr>
            <w:r w:rsidRPr="007550EF">
              <w:rPr>
                <w:sz w:val="20"/>
                <w:lang w:eastAsia="es-CO"/>
              </w:rPr>
              <w:t>A6. Agente clasificación</w:t>
            </w:r>
          </w:p>
        </w:tc>
      </w:tr>
      <w:tr w:rsidR="007550EF" w:rsidRPr="007550EF" w14:paraId="7F820D5D"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284854" w14:textId="77777777" w:rsidR="007550EF" w:rsidRPr="007550EF" w:rsidRDefault="007550EF" w:rsidP="007550EF">
            <w:pPr>
              <w:spacing w:before="0" w:after="0"/>
              <w:jc w:val="center"/>
              <w:rPr>
                <w:sz w:val="20"/>
                <w:lang w:eastAsia="es-CO"/>
              </w:rPr>
            </w:pPr>
            <w:r w:rsidRPr="007550EF">
              <w:rPr>
                <w:sz w:val="20"/>
                <w:lang w:eastAsia="es-CO"/>
              </w:rPr>
              <w:t>1.1.1.6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B9595" w14:textId="77777777" w:rsidR="007550EF" w:rsidRPr="007550EF" w:rsidRDefault="007550EF" w:rsidP="007550EF">
            <w:pPr>
              <w:spacing w:before="0" w:after="0"/>
              <w:jc w:val="left"/>
              <w:rPr>
                <w:sz w:val="20"/>
                <w:lang w:eastAsia="es-CO"/>
              </w:rPr>
            </w:pPr>
            <w:r w:rsidRPr="007550EF">
              <w:rPr>
                <w:sz w:val="20"/>
                <w:lang w:eastAsia="es-CO"/>
              </w:rPr>
              <w:t>Ejecución de técnicas de ensamble en la clasificación de la actividad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65183" w14:textId="77777777" w:rsidR="007550EF" w:rsidRPr="007550EF" w:rsidRDefault="007550EF" w:rsidP="007550EF">
            <w:pPr>
              <w:spacing w:before="0" w:after="0"/>
              <w:jc w:val="left"/>
              <w:rPr>
                <w:sz w:val="20"/>
                <w:lang w:eastAsia="es-CO"/>
              </w:rPr>
            </w:pPr>
            <w:r w:rsidRPr="007550EF">
              <w:rPr>
                <w:sz w:val="20"/>
                <w:lang w:eastAsia="es-CO"/>
              </w:rPr>
              <w:t>A7. Agente Ensamble</w:t>
            </w:r>
          </w:p>
        </w:tc>
      </w:tr>
      <w:tr w:rsidR="007550EF" w:rsidRPr="007550EF" w14:paraId="44AC7D4F"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B47B5E0" w14:textId="77777777" w:rsidR="007550EF" w:rsidRPr="007550EF" w:rsidRDefault="007550EF" w:rsidP="007550EF">
            <w:pPr>
              <w:spacing w:before="0" w:after="0"/>
              <w:jc w:val="center"/>
              <w:rPr>
                <w:sz w:val="20"/>
                <w:lang w:eastAsia="es-CO"/>
              </w:rPr>
            </w:pPr>
            <w:r w:rsidRPr="007550EF">
              <w:rPr>
                <w:sz w:val="20"/>
                <w:lang w:eastAsia="es-CO"/>
              </w:rPr>
              <w:t>1.1.2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192D6A" w14:textId="77777777" w:rsidR="007550EF" w:rsidRPr="007550EF" w:rsidRDefault="007550EF" w:rsidP="007550EF">
            <w:pPr>
              <w:spacing w:before="0" w:after="0"/>
              <w:jc w:val="left"/>
              <w:rPr>
                <w:sz w:val="20"/>
                <w:lang w:eastAsia="es-CO"/>
              </w:rPr>
            </w:pPr>
            <w:r w:rsidRPr="007550EF">
              <w:rPr>
                <w:sz w:val="20"/>
                <w:lang w:eastAsia="es-CO"/>
              </w:rPr>
              <w:t>Identificar actividades como usuales o inusuales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F00995" w14:textId="77777777" w:rsidR="007550EF" w:rsidRPr="007550EF" w:rsidRDefault="007550EF" w:rsidP="007550EF">
            <w:pPr>
              <w:spacing w:before="0" w:after="0"/>
              <w:jc w:val="left"/>
              <w:rPr>
                <w:sz w:val="20"/>
                <w:lang w:eastAsia="es-CO"/>
              </w:rPr>
            </w:pPr>
            <w:r w:rsidRPr="007550EF">
              <w:rPr>
                <w:sz w:val="20"/>
                <w:lang w:eastAsia="es-CO"/>
              </w:rPr>
              <w:t>A8. Agente Interfaz</w:t>
            </w:r>
          </w:p>
        </w:tc>
      </w:tr>
      <w:tr w:rsidR="007550EF" w:rsidRPr="007550EF" w14:paraId="41140C17" w14:textId="77777777" w:rsidTr="00C6323A">
        <w:trPr>
          <w:trHeight w:val="22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5013EC" w14:textId="77777777" w:rsidR="007550EF" w:rsidRPr="007550EF" w:rsidRDefault="007550EF" w:rsidP="007550EF">
            <w:pPr>
              <w:spacing w:before="0" w:after="0"/>
              <w:jc w:val="center"/>
              <w:rPr>
                <w:sz w:val="20"/>
                <w:lang w:eastAsia="es-CO"/>
              </w:rPr>
            </w:pPr>
            <w:r w:rsidRPr="007550EF">
              <w:rPr>
                <w:sz w:val="20"/>
                <w:lang w:eastAsia="es-CO"/>
              </w:rPr>
              <w:t>1.2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18FE82" w14:textId="77777777" w:rsidR="007550EF" w:rsidRPr="007550EF" w:rsidRDefault="007550EF" w:rsidP="007550EF">
            <w:pPr>
              <w:spacing w:before="0" w:after="0"/>
              <w:jc w:val="left"/>
              <w:rPr>
                <w:sz w:val="20"/>
                <w:lang w:eastAsia="es-CO"/>
              </w:rPr>
            </w:pPr>
            <w:r w:rsidRPr="007550EF">
              <w:rPr>
                <w:sz w:val="20"/>
                <w:lang w:eastAsia="es-CO"/>
              </w:rPr>
              <w:t>Gestionar la Interfaz de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8766E" w14:textId="77777777" w:rsidR="007550EF" w:rsidRPr="007550EF" w:rsidRDefault="007550EF" w:rsidP="007550EF">
            <w:pPr>
              <w:spacing w:before="0" w:after="0"/>
              <w:jc w:val="left"/>
              <w:rPr>
                <w:sz w:val="20"/>
                <w:lang w:eastAsia="es-CO"/>
              </w:rPr>
            </w:pPr>
            <w:r w:rsidRPr="007550EF">
              <w:rPr>
                <w:sz w:val="20"/>
                <w:lang w:eastAsia="es-CO"/>
              </w:rPr>
              <w:t>A8. Agente Interfaz</w:t>
            </w:r>
          </w:p>
        </w:tc>
      </w:tr>
    </w:tbl>
    <w:p w14:paraId="392095B0" w14:textId="77777777" w:rsidR="00060DDA" w:rsidRDefault="00060DDA" w:rsidP="00060DDA">
      <w:pPr>
        <w:pStyle w:val="NormalWeb"/>
        <w:spacing w:before="240" w:beforeAutospacing="0" w:after="120" w:afterAutospacing="0"/>
      </w:pPr>
    </w:p>
    <w:p w14:paraId="321B57C8" w14:textId="77777777" w:rsidR="00060DDA" w:rsidRDefault="00060DDA" w:rsidP="005F4B47">
      <w:pPr>
        <w:pStyle w:val="Ttulo2"/>
        <w:numPr>
          <w:ilvl w:val="1"/>
          <w:numId w:val="22"/>
        </w:numPr>
      </w:pPr>
      <w:bookmarkStart w:id="84" w:name="_Toc531325720"/>
      <w:r>
        <w:t>Diseño Organizacional</w:t>
      </w:r>
      <w:bookmarkEnd w:id="84"/>
    </w:p>
    <w:p w14:paraId="5E035B23" w14:textId="089FB77A" w:rsidR="00060DDA" w:rsidRPr="00AE21EC" w:rsidRDefault="00060DDA" w:rsidP="00060DDA">
      <w:pPr>
        <w:pStyle w:val="NormalWeb"/>
        <w:spacing w:before="240" w:beforeAutospacing="0" w:after="120" w:afterAutospacing="0"/>
        <w:jc w:val="both"/>
        <w:rPr>
          <w:sz w:val="22"/>
          <w:szCs w:val="22"/>
        </w:rPr>
      </w:pPr>
      <w:r>
        <w:rPr>
          <w:color w:val="000000"/>
          <w:sz w:val="22"/>
          <w:szCs w:val="22"/>
        </w:rPr>
        <w:t xml:space="preserve">De acuerdo con la definición de roles, objetivos, habilidades y recursos desarrollado en la sección anterior, se realizó el diseño organizacional del sistema multiagente que se muestra </w:t>
      </w:r>
      <w:r w:rsidRPr="00AE21EC">
        <w:rPr>
          <w:color w:val="000000"/>
          <w:sz w:val="22"/>
          <w:szCs w:val="22"/>
        </w:rPr>
        <w:t>en la</w:t>
      </w:r>
      <w:r w:rsidR="00AE21EC" w:rsidRPr="00AE21EC">
        <w:rPr>
          <w:color w:val="000000"/>
          <w:sz w:val="22"/>
          <w:szCs w:val="22"/>
        </w:rPr>
        <w:t xml:space="preserve"> </w:t>
      </w:r>
      <w:r w:rsidR="00AE21EC" w:rsidRPr="00AE21EC">
        <w:rPr>
          <w:color w:val="000000"/>
          <w:sz w:val="22"/>
          <w:szCs w:val="22"/>
        </w:rPr>
        <w:fldChar w:fldCharType="begin"/>
      </w:r>
      <w:r w:rsidR="00AE21EC" w:rsidRPr="00AE21EC">
        <w:rPr>
          <w:color w:val="000000"/>
          <w:sz w:val="22"/>
          <w:szCs w:val="22"/>
        </w:rPr>
        <w:instrText xml:space="preserve"> REF _Ref529748738 \h </w:instrText>
      </w:r>
      <w:r w:rsidR="00AE21EC">
        <w:rPr>
          <w:color w:val="000000"/>
          <w:sz w:val="22"/>
          <w:szCs w:val="22"/>
        </w:rPr>
        <w:instrText xml:space="preserve"> \* MERGEFORMAT </w:instrText>
      </w:r>
      <w:r w:rsidR="00AE21EC" w:rsidRPr="00AE21EC">
        <w:rPr>
          <w:color w:val="000000"/>
          <w:sz w:val="22"/>
          <w:szCs w:val="22"/>
        </w:rPr>
      </w:r>
      <w:r w:rsidR="00AE21EC" w:rsidRPr="00AE21EC">
        <w:rPr>
          <w:color w:val="000000"/>
          <w:sz w:val="22"/>
          <w:szCs w:val="22"/>
        </w:rPr>
        <w:fldChar w:fldCharType="separate"/>
      </w:r>
      <w:ins w:id="85" w:author="Eder Mauricio Abello Rodríguez" w:date="2018-11-30T07:35:00Z">
        <w:r w:rsidR="00A71D04" w:rsidRPr="00A71D04">
          <w:rPr>
            <w:sz w:val="22"/>
            <w:szCs w:val="22"/>
            <w:rPrChange w:id="86" w:author="Eder Mauricio Abello Rodríguez" w:date="2018-11-30T07:35:00Z">
              <w:rPr/>
            </w:rPrChange>
          </w:rPr>
          <w:t xml:space="preserve">Figura </w:t>
        </w:r>
        <w:r w:rsidR="00A71D04" w:rsidRPr="00A71D04">
          <w:rPr>
            <w:noProof/>
            <w:sz w:val="22"/>
            <w:szCs w:val="22"/>
            <w:rPrChange w:id="87" w:author="Eder Mauricio Abello Rodríguez" w:date="2018-11-30T07:35:00Z">
              <w:rPr>
                <w:noProof/>
              </w:rPr>
            </w:rPrChange>
          </w:rPr>
          <w:t>4</w:t>
        </w:r>
      </w:ins>
      <w:del w:id="88"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4</w:delText>
        </w:r>
      </w:del>
      <w:r w:rsidR="00AE21EC" w:rsidRPr="00AE21EC">
        <w:rPr>
          <w:color w:val="000000"/>
          <w:sz w:val="22"/>
          <w:szCs w:val="22"/>
        </w:rPr>
        <w:fldChar w:fldCharType="end"/>
      </w:r>
      <w:r w:rsidRPr="00AE21EC">
        <w:rPr>
          <w:color w:val="000000"/>
          <w:sz w:val="22"/>
          <w:szCs w:val="22"/>
        </w:rPr>
        <w:t>. De acuerdo con el análisis propuesto por Rodríguez et al, el diseño organizacional debe partir con la identificación de recursos compartidos y el establecimiento de vínculos de cooperación. Se puede observar que el diseño organizacional conserva los niveles propuestos por el modelo de detección de actividades de Cristiani et al: nivel bajo, nivel medio y nivel alto.</w:t>
      </w:r>
      <w:r w:rsidR="00C6323A">
        <w:rPr>
          <w:sz w:val="22"/>
          <w:szCs w:val="22"/>
        </w:rPr>
        <w:t xml:space="preserve"> </w:t>
      </w:r>
      <w:r w:rsidRPr="00AE21EC">
        <w:rPr>
          <w:color w:val="000000"/>
          <w:sz w:val="22"/>
          <w:szCs w:val="22"/>
        </w:rPr>
        <w:t xml:space="preserve">La </w:t>
      </w:r>
      <w:r w:rsidR="00AE21EC" w:rsidRPr="00AE21EC">
        <w:rPr>
          <w:color w:val="000000"/>
          <w:sz w:val="22"/>
          <w:szCs w:val="22"/>
        </w:rPr>
        <w:fldChar w:fldCharType="begin"/>
      </w:r>
      <w:r w:rsidR="00AE21EC" w:rsidRPr="00AE21EC">
        <w:rPr>
          <w:color w:val="000000"/>
          <w:sz w:val="22"/>
          <w:szCs w:val="22"/>
        </w:rPr>
        <w:instrText xml:space="preserve"> REF _Ref529748738 \h </w:instrText>
      </w:r>
      <w:r w:rsidR="00AE21EC">
        <w:rPr>
          <w:color w:val="000000"/>
          <w:sz w:val="22"/>
          <w:szCs w:val="22"/>
        </w:rPr>
        <w:instrText xml:space="preserve"> \* MERGEFORMAT </w:instrText>
      </w:r>
      <w:r w:rsidR="00AE21EC" w:rsidRPr="00AE21EC">
        <w:rPr>
          <w:color w:val="000000"/>
          <w:sz w:val="22"/>
          <w:szCs w:val="22"/>
        </w:rPr>
      </w:r>
      <w:r w:rsidR="00AE21EC" w:rsidRPr="00AE21EC">
        <w:rPr>
          <w:color w:val="000000"/>
          <w:sz w:val="22"/>
          <w:szCs w:val="22"/>
        </w:rPr>
        <w:fldChar w:fldCharType="separate"/>
      </w:r>
      <w:ins w:id="89" w:author="Eder Mauricio Abello Rodríguez" w:date="2018-11-30T07:35:00Z">
        <w:r w:rsidR="00A71D04" w:rsidRPr="00A71D04">
          <w:rPr>
            <w:sz w:val="22"/>
            <w:szCs w:val="22"/>
            <w:rPrChange w:id="90" w:author="Eder Mauricio Abello Rodríguez" w:date="2018-11-30T07:35:00Z">
              <w:rPr/>
            </w:rPrChange>
          </w:rPr>
          <w:t xml:space="preserve">Figura </w:t>
        </w:r>
        <w:r w:rsidR="00A71D04" w:rsidRPr="00A71D04">
          <w:rPr>
            <w:noProof/>
            <w:sz w:val="22"/>
            <w:szCs w:val="22"/>
            <w:rPrChange w:id="91" w:author="Eder Mauricio Abello Rodríguez" w:date="2018-11-30T07:35:00Z">
              <w:rPr>
                <w:noProof/>
              </w:rPr>
            </w:rPrChange>
          </w:rPr>
          <w:t>4</w:t>
        </w:r>
      </w:ins>
      <w:del w:id="92"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4</w:delText>
        </w:r>
      </w:del>
      <w:r w:rsidR="00AE21EC" w:rsidRPr="00AE21EC">
        <w:rPr>
          <w:color w:val="000000"/>
          <w:sz w:val="22"/>
          <w:szCs w:val="22"/>
        </w:rPr>
        <w:fldChar w:fldCharType="end"/>
      </w:r>
      <w:r w:rsidR="00AE21EC" w:rsidRPr="00AE21EC">
        <w:rPr>
          <w:color w:val="000000"/>
          <w:sz w:val="22"/>
          <w:szCs w:val="22"/>
        </w:rPr>
        <w:t xml:space="preserve"> </w:t>
      </w:r>
      <w:r w:rsidRPr="00AE21EC">
        <w:rPr>
          <w:color w:val="000000"/>
          <w:sz w:val="22"/>
          <w:szCs w:val="22"/>
        </w:rPr>
        <w:t>muestra que la mayoría de los vínculos de cooperación presentes en el nivel bajo cuentan con un patrón productor-consumidor</w:t>
      </w:r>
      <w:r w:rsidR="00C6323A">
        <w:rPr>
          <w:color w:val="000000"/>
          <w:sz w:val="22"/>
          <w:szCs w:val="22"/>
        </w:rPr>
        <w:t xml:space="preserve">, permitiendo la implementación de técnicas en procesamiento en paralelo en modo </w:t>
      </w:r>
      <w:r w:rsidR="00C6323A" w:rsidRPr="00C6323A">
        <w:rPr>
          <w:color w:val="000000"/>
          <w:sz w:val="22"/>
          <w:szCs w:val="22"/>
        </w:rPr>
        <w:t xml:space="preserve">pipeline </w:t>
      </w:r>
      <w:sdt>
        <w:sdtPr>
          <w:rPr>
            <w:color w:val="000000"/>
            <w:sz w:val="22"/>
            <w:szCs w:val="22"/>
          </w:rPr>
          <w:id w:val="1140154520"/>
          <w:citation/>
        </w:sdtPr>
        <w:sdtEndPr/>
        <w:sdtContent>
          <w:r w:rsidR="00C6323A" w:rsidRPr="00C6323A">
            <w:rPr>
              <w:color w:val="000000"/>
              <w:sz w:val="22"/>
              <w:szCs w:val="22"/>
            </w:rPr>
            <w:fldChar w:fldCharType="begin"/>
          </w:r>
          <w:r w:rsidR="00C6323A" w:rsidRPr="00C6323A">
            <w:rPr>
              <w:color w:val="000000"/>
              <w:sz w:val="22"/>
              <w:szCs w:val="22"/>
            </w:rPr>
            <w:instrText xml:space="preserve"> CITATION Ram97 \l 9226 </w:instrText>
          </w:r>
          <w:r w:rsidR="00C6323A" w:rsidRPr="00C6323A">
            <w:rPr>
              <w:color w:val="000000"/>
              <w:sz w:val="22"/>
              <w:szCs w:val="22"/>
            </w:rPr>
            <w:fldChar w:fldCharType="separate"/>
          </w:r>
          <w:r w:rsidR="00055293" w:rsidRPr="00055293">
            <w:rPr>
              <w:noProof/>
              <w:color w:val="000000"/>
              <w:sz w:val="22"/>
              <w:szCs w:val="22"/>
            </w:rPr>
            <w:t>[8]</w:t>
          </w:r>
          <w:r w:rsidR="00C6323A" w:rsidRPr="00C6323A">
            <w:rPr>
              <w:color w:val="000000"/>
              <w:sz w:val="22"/>
              <w:szCs w:val="22"/>
            </w:rPr>
            <w:fldChar w:fldCharType="end"/>
          </w:r>
        </w:sdtContent>
      </w:sdt>
      <w:r w:rsidRPr="00C6323A">
        <w:rPr>
          <w:color w:val="000000"/>
          <w:sz w:val="22"/>
          <w:szCs w:val="22"/>
        </w:rPr>
        <w:t>.</w:t>
      </w:r>
      <w:r w:rsidRPr="00AE21EC">
        <w:rPr>
          <w:color w:val="000000"/>
          <w:sz w:val="22"/>
          <w:szCs w:val="22"/>
        </w:rPr>
        <w:t xml:space="preserve"> Los agentes de un nivel inferior entregan a los agentes de un nivel superior la información recibida, adicionando información adicional. Debido a que existen cámaras que cuentan con capacidad de cómputo, el diseño implementa un grupo de agentes de nivel bajo por cada cámara instalada en el CCTV.</w:t>
      </w:r>
    </w:p>
    <w:p w14:paraId="41CC327E" w14:textId="77777777" w:rsidR="00060DDA" w:rsidRDefault="00060DDA" w:rsidP="00060DDA">
      <w:pPr>
        <w:pStyle w:val="NormalWeb"/>
        <w:spacing w:before="240" w:beforeAutospacing="0" w:after="120" w:afterAutospacing="0"/>
        <w:jc w:val="both"/>
      </w:pPr>
      <w:r w:rsidRPr="00AE21EC">
        <w:rPr>
          <w:color w:val="000000"/>
          <w:sz w:val="22"/>
          <w:szCs w:val="22"/>
        </w:rPr>
        <w:t>Aunque los agentes</w:t>
      </w:r>
      <w:r>
        <w:rPr>
          <w:color w:val="000000"/>
          <w:sz w:val="22"/>
          <w:szCs w:val="22"/>
        </w:rPr>
        <w:t xml:space="preserve"> de nivel medio se encuentran dentro del grupo de agentes racionales, no requieren la misma capacidad de procesamiento que los agentes de nivel bajo. El diseño del modelo implementa un agente de nivel medio por cada zona del </w:t>
      </w:r>
      <w:r w:rsidR="00C6323A">
        <w:rPr>
          <w:color w:val="000000"/>
          <w:sz w:val="22"/>
          <w:szCs w:val="22"/>
        </w:rPr>
        <w:t>espacio de trabajo</w:t>
      </w:r>
      <w:r>
        <w:rPr>
          <w:color w:val="000000"/>
          <w:sz w:val="22"/>
          <w:szCs w:val="22"/>
        </w:rPr>
        <w:t>. La ubicación de agentes de nivel medio por zonas reduce el número de agentes que requiere el modelo sin afectar su diseño distribuido. Los agentes de nivel medio</w:t>
      </w:r>
      <w:r w:rsidR="00C6323A">
        <w:rPr>
          <w:color w:val="000000"/>
          <w:sz w:val="22"/>
          <w:szCs w:val="22"/>
        </w:rPr>
        <w:t xml:space="preserve"> pertenecientes a cámaras adyacentes</w:t>
      </w:r>
      <w:r>
        <w:rPr>
          <w:color w:val="000000"/>
          <w:sz w:val="22"/>
          <w:szCs w:val="22"/>
        </w:rPr>
        <w:t xml:space="preserve"> cuentan con vínculos de cooperación entre ellos, con el objetivo de poder rastrear una persona en su paso por múltiples zonas.</w:t>
      </w:r>
    </w:p>
    <w:p w14:paraId="51B9F160" w14:textId="77777777" w:rsidR="00060DDA" w:rsidRDefault="00060DDA" w:rsidP="00060DDA">
      <w:pPr>
        <w:pStyle w:val="NormalWeb"/>
        <w:spacing w:before="240" w:beforeAutospacing="0" w:after="120" w:afterAutospacing="0"/>
        <w:jc w:val="both"/>
      </w:pPr>
      <w:r>
        <w:rPr>
          <w:color w:val="000000"/>
          <w:sz w:val="22"/>
          <w:szCs w:val="22"/>
        </w:rPr>
        <w:lastRenderedPageBreak/>
        <w:t>Los agentes de nivel alto del sistema se encargan de realizar la identificación de las actividades, con base en la secuencia de descriptores entregadas por los agentes del nivel medio. Con el objetivo de abarcar diferentes técnicas identificadas en el estado del arte, se implementarán agentes especializados de clasificación de actividades. Las respuestas provenientes de los agentes de clasificación se someterán a votación, y su respuesta definitiva será enviada a la interfaz en caso de que la actividad sea catalogada como inusual.</w:t>
      </w:r>
    </w:p>
    <w:p w14:paraId="656DD567" w14:textId="77777777" w:rsidR="00060DDA" w:rsidRDefault="00F52594" w:rsidP="00060DDA">
      <w:pPr>
        <w:pStyle w:val="NormalWeb"/>
        <w:spacing w:before="240" w:beforeAutospacing="0" w:after="120" w:afterAutospacing="0"/>
        <w:jc w:val="both"/>
      </w:pPr>
      <w:r>
        <w:rPr>
          <w:noProof/>
        </w:rPr>
        <w:drawing>
          <wp:inline distT="0" distB="0" distL="0" distR="0" wp14:anchorId="5C740FCC" wp14:editId="6B8EFDD1">
            <wp:extent cx="5253355" cy="2933065"/>
            <wp:effectExtent l="0" t="0" r="4445"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3355" cy="2933065"/>
                    </a:xfrm>
                    <a:prstGeom prst="rect">
                      <a:avLst/>
                    </a:prstGeom>
                    <a:noFill/>
                    <a:ln>
                      <a:noFill/>
                    </a:ln>
                  </pic:spPr>
                </pic:pic>
              </a:graphicData>
            </a:graphic>
          </wp:inline>
        </w:drawing>
      </w:r>
    </w:p>
    <w:p w14:paraId="41A0AEFA" w14:textId="79E7775B" w:rsidR="00060DDA" w:rsidRDefault="00AE21EC" w:rsidP="00BB6767">
      <w:pPr>
        <w:pStyle w:val="Descripcin"/>
        <w:jc w:val="center"/>
      </w:pPr>
      <w:bookmarkStart w:id="93" w:name="_Ref529748738"/>
      <w:r>
        <w:t xml:space="preserve">Figura </w:t>
      </w:r>
      <w:r>
        <w:fldChar w:fldCharType="begin"/>
      </w:r>
      <w:r>
        <w:instrText xml:space="preserve"> SEQ Figura \* ARABIC </w:instrText>
      </w:r>
      <w:r>
        <w:fldChar w:fldCharType="separate"/>
      </w:r>
      <w:r w:rsidR="00A71D04">
        <w:rPr>
          <w:noProof/>
        </w:rPr>
        <w:t>4</w:t>
      </w:r>
      <w:r>
        <w:fldChar w:fldCharType="end"/>
      </w:r>
      <w:bookmarkEnd w:id="93"/>
      <w:r>
        <w:t>:</w:t>
      </w:r>
      <w:r w:rsidR="00060DDA">
        <w:t xml:space="preserve"> Modelo organizacional del sistema orientado a agentes.</w:t>
      </w:r>
    </w:p>
    <w:p w14:paraId="4C658F80" w14:textId="77777777" w:rsidR="00C6323A" w:rsidRPr="00C6323A" w:rsidRDefault="00C6323A" w:rsidP="00C6323A"/>
    <w:p w14:paraId="6F3F03CE" w14:textId="77777777" w:rsidR="00060DDA" w:rsidRDefault="00060DDA" w:rsidP="005F4B47">
      <w:pPr>
        <w:pStyle w:val="Ttulo2"/>
        <w:numPr>
          <w:ilvl w:val="1"/>
          <w:numId w:val="22"/>
        </w:numPr>
      </w:pPr>
      <w:bookmarkStart w:id="94" w:name="_Toc531325721"/>
      <w:r>
        <w:t>Estrategias Cooperativas</w:t>
      </w:r>
      <w:bookmarkEnd w:id="94"/>
    </w:p>
    <w:p w14:paraId="5F81DBA9" w14:textId="36B127ED" w:rsidR="00060DDA" w:rsidRDefault="00060DDA" w:rsidP="00060DDA">
      <w:pPr>
        <w:pStyle w:val="NormalWeb"/>
        <w:spacing w:before="240" w:beforeAutospacing="0" w:after="120" w:afterAutospacing="0"/>
        <w:jc w:val="both"/>
      </w:pPr>
      <w:r>
        <w:rPr>
          <w:color w:val="000000"/>
          <w:sz w:val="22"/>
          <w:szCs w:val="22"/>
        </w:rPr>
        <w:t xml:space="preserve">El modelo organizacional </w:t>
      </w:r>
      <w:r w:rsidRPr="00AE21EC">
        <w:rPr>
          <w:color w:val="000000"/>
          <w:sz w:val="22"/>
          <w:szCs w:val="22"/>
        </w:rPr>
        <w:t>mostrado en la</w:t>
      </w:r>
      <w:r w:rsidR="00AE21EC" w:rsidRPr="00AE21EC">
        <w:rPr>
          <w:color w:val="000000"/>
          <w:sz w:val="22"/>
          <w:szCs w:val="22"/>
        </w:rPr>
        <w:t xml:space="preserve"> </w:t>
      </w:r>
      <w:r w:rsidR="00AE21EC" w:rsidRPr="00AE21EC">
        <w:rPr>
          <w:color w:val="000000"/>
          <w:sz w:val="22"/>
          <w:szCs w:val="22"/>
        </w:rPr>
        <w:fldChar w:fldCharType="begin"/>
      </w:r>
      <w:r w:rsidR="00AE21EC" w:rsidRPr="00AE21EC">
        <w:rPr>
          <w:color w:val="000000"/>
          <w:sz w:val="22"/>
          <w:szCs w:val="22"/>
        </w:rPr>
        <w:instrText xml:space="preserve"> REF _Ref529748738 \h </w:instrText>
      </w:r>
      <w:r w:rsidR="00AE21EC">
        <w:rPr>
          <w:color w:val="000000"/>
          <w:sz w:val="22"/>
          <w:szCs w:val="22"/>
        </w:rPr>
        <w:instrText xml:space="preserve"> \* MERGEFORMAT </w:instrText>
      </w:r>
      <w:r w:rsidR="00AE21EC" w:rsidRPr="00AE21EC">
        <w:rPr>
          <w:color w:val="000000"/>
          <w:sz w:val="22"/>
          <w:szCs w:val="22"/>
        </w:rPr>
      </w:r>
      <w:r w:rsidR="00AE21EC" w:rsidRPr="00AE21EC">
        <w:rPr>
          <w:color w:val="000000"/>
          <w:sz w:val="22"/>
          <w:szCs w:val="22"/>
        </w:rPr>
        <w:fldChar w:fldCharType="separate"/>
      </w:r>
      <w:ins w:id="95" w:author="Eder Mauricio Abello Rodríguez" w:date="2018-11-30T07:35:00Z">
        <w:r w:rsidR="00A71D04" w:rsidRPr="00A71D04">
          <w:rPr>
            <w:sz w:val="22"/>
            <w:szCs w:val="22"/>
            <w:rPrChange w:id="96" w:author="Eder Mauricio Abello Rodríguez" w:date="2018-11-30T07:35:00Z">
              <w:rPr/>
            </w:rPrChange>
          </w:rPr>
          <w:t xml:space="preserve">Figura </w:t>
        </w:r>
        <w:r w:rsidR="00A71D04" w:rsidRPr="00A71D04">
          <w:rPr>
            <w:noProof/>
            <w:sz w:val="22"/>
            <w:szCs w:val="22"/>
            <w:rPrChange w:id="97" w:author="Eder Mauricio Abello Rodríguez" w:date="2018-11-30T07:35:00Z">
              <w:rPr>
                <w:noProof/>
              </w:rPr>
            </w:rPrChange>
          </w:rPr>
          <w:t>4</w:t>
        </w:r>
      </w:ins>
      <w:del w:id="98"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4</w:delText>
        </w:r>
      </w:del>
      <w:r w:rsidR="00AE21EC" w:rsidRPr="00AE21EC">
        <w:rPr>
          <w:color w:val="000000"/>
          <w:sz w:val="22"/>
          <w:szCs w:val="22"/>
        </w:rPr>
        <w:fldChar w:fldCharType="end"/>
      </w:r>
      <w:r w:rsidRPr="00AE21EC">
        <w:rPr>
          <w:color w:val="000000"/>
          <w:sz w:val="22"/>
          <w:szCs w:val="22"/>
        </w:rPr>
        <w:t xml:space="preserve"> </w:t>
      </w:r>
      <w:r w:rsidR="00AE21EC" w:rsidRPr="00AE21EC">
        <w:rPr>
          <w:color w:val="000000"/>
          <w:sz w:val="22"/>
          <w:szCs w:val="22"/>
        </w:rPr>
        <w:t>ilustra</w:t>
      </w:r>
      <w:r w:rsidRPr="00AE21EC">
        <w:rPr>
          <w:color w:val="000000"/>
          <w:sz w:val="22"/>
          <w:szCs w:val="22"/>
        </w:rPr>
        <w:t xml:space="preserve"> dos casos en los cuales el sistema multiagente no cuenta con un patrón productor-consumidor. El primer</w:t>
      </w:r>
      <w:r>
        <w:rPr>
          <w:color w:val="000000"/>
          <w:sz w:val="22"/>
          <w:szCs w:val="22"/>
        </w:rPr>
        <w:t xml:space="preserve"> caso corresponde a la sincronización de tiempos requerido por los agentes de captura del nivel bajo, y el segundo caso corresponde al rastreo de una persona cuando realiza un cambio de zona. En las siguientes secciones se describe la metodología y los protocolos de comunicación desarrollados para cada una de las estrategias cooperativas.</w:t>
      </w:r>
    </w:p>
    <w:p w14:paraId="13D4DCE8" w14:textId="77777777" w:rsidR="00060DDA" w:rsidRPr="00060DDA" w:rsidRDefault="00060DDA" w:rsidP="00060DDA">
      <w:pPr>
        <w:pStyle w:val="Ttulo3"/>
        <w:rPr>
          <w:lang w:val="es-CO"/>
        </w:rPr>
      </w:pPr>
      <w:bookmarkStart w:id="99" w:name="_Toc531325722"/>
      <w:r w:rsidRPr="00060DDA">
        <w:rPr>
          <w:rFonts w:cs="Arial"/>
          <w:color w:val="000000"/>
          <w:szCs w:val="24"/>
          <w:lang w:val="es-CO"/>
        </w:rPr>
        <w:t>Sincronización de Tiempos</w:t>
      </w:r>
      <w:bookmarkEnd w:id="99"/>
    </w:p>
    <w:p w14:paraId="682B6315" w14:textId="52B4FA20" w:rsidR="00060DDA" w:rsidRDefault="00060DDA" w:rsidP="00060DDA">
      <w:pPr>
        <w:pStyle w:val="NormalWeb"/>
        <w:spacing w:before="240" w:beforeAutospacing="0" w:after="120" w:afterAutospacing="0"/>
        <w:jc w:val="both"/>
      </w:pPr>
      <w:r>
        <w:rPr>
          <w:color w:val="000000"/>
          <w:sz w:val="22"/>
          <w:szCs w:val="22"/>
        </w:rPr>
        <w:t>Con el objetivo de que garantizar el correcto funcionamiento de los algoritmos de reidentificación, se debe garantizar que la hora utilizada por los de captura para colocar la marca de tiempo en la imagen recibida se encuentre sincronizada. Uno de los protocolos más utilizados para realizar la sincronización de tiempos en sistemas distribuidos es el protocolo de tiempo de red (NTP por sus siglas en inglés).  NTP es un protocolo de sincronización de relojes dise</w:t>
      </w:r>
      <w:r>
        <w:rPr>
          <w:color w:val="000000"/>
          <w:sz w:val="22"/>
          <w:szCs w:val="22"/>
        </w:rPr>
        <w:lastRenderedPageBreak/>
        <w:t>ñado por la fundación del tiempo de red (Network Time Foundation), que proporciona un estándar para la sincronización de relojes que opera en más de 10 millones de dispositivos a lo largo del mundo</w:t>
      </w:r>
      <w:r w:rsidR="00AE21EC">
        <w:rPr>
          <w:color w:val="000000"/>
          <w:sz w:val="22"/>
          <w:szCs w:val="22"/>
        </w:rPr>
        <w:t xml:space="preserve"> </w:t>
      </w:r>
      <w:sdt>
        <w:sdtPr>
          <w:rPr>
            <w:color w:val="000000"/>
            <w:sz w:val="22"/>
            <w:szCs w:val="22"/>
          </w:rPr>
          <w:id w:val="1318224127"/>
          <w:citation/>
        </w:sdtPr>
        <w:sdtEndPr/>
        <w:sdtContent>
          <w:r w:rsidR="00AE21EC">
            <w:rPr>
              <w:color w:val="000000"/>
              <w:sz w:val="22"/>
              <w:szCs w:val="22"/>
            </w:rPr>
            <w:fldChar w:fldCharType="begin"/>
          </w:r>
          <w:r w:rsidR="00AE21EC">
            <w:rPr>
              <w:color w:val="000000"/>
              <w:sz w:val="22"/>
              <w:szCs w:val="22"/>
            </w:rPr>
            <w:instrText xml:space="preserve"> CITATION Net18 \l 9226 </w:instrText>
          </w:r>
          <w:r w:rsidR="00AE21EC">
            <w:rPr>
              <w:color w:val="000000"/>
              <w:sz w:val="22"/>
              <w:szCs w:val="22"/>
            </w:rPr>
            <w:fldChar w:fldCharType="separate"/>
          </w:r>
          <w:r w:rsidR="00055293" w:rsidRPr="00055293">
            <w:rPr>
              <w:noProof/>
              <w:color w:val="000000"/>
              <w:sz w:val="22"/>
              <w:szCs w:val="22"/>
            </w:rPr>
            <w:t>[70]</w:t>
          </w:r>
          <w:r w:rsidR="00AE21EC">
            <w:rPr>
              <w:color w:val="000000"/>
              <w:sz w:val="22"/>
              <w:szCs w:val="22"/>
            </w:rPr>
            <w:fldChar w:fldCharType="end"/>
          </w:r>
        </w:sdtContent>
      </w:sdt>
      <w:r>
        <w:rPr>
          <w:color w:val="000000"/>
          <w:sz w:val="22"/>
          <w:szCs w:val="22"/>
        </w:rPr>
        <w:t xml:space="preserve">. NTP proporciona una arquitectura jerárquica por niveles (stratum), en donde los dispositivos más altos sincronizan los relojes de los dispositivos más bajos. </w:t>
      </w:r>
    </w:p>
    <w:p w14:paraId="6384FC4F" w14:textId="51822135" w:rsidR="00060DDA" w:rsidRDefault="00060DDA" w:rsidP="00060DDA">
      <w:pPr>
        <w:pStyle w:val="NormalWeb"/>
        <w:spacing w:before="240" w:beforeAutospacing="0" w:after="120" w:afterAutospacing="0"/>
        <w:jc w:val="both"/>
      </w:pPr>
      <w:r>
        <w:rPr>
          <w:color w:val="000000"/>
          <w:sz w:val="22"/>
          <w:szCs w:val="22"/>
        </w:rPr>
        <w:t xml:space="preserve">Dado que uno de los requerimientos del sistema establece que el diseño debe estar en la capacidad de operar sin internet, los agentes deben establecer una estructura jerárquica que permita realizar la sincronización de tiempos por medio del protocolo NTP. Esta estructura jerárquica debe ser autoorganizada y garantizar que la sincronización continúe funcionando en caso de que alguno de los agentes se encuentre fuera de línea. Tomando como base el diseño organizacional por zonas </w:t>
      </w:r>
      <w:r w:rsidRPr="00AE21EC">
        <w:rPr>
          <w:color w:val="000000"/>
          <w:sz w:val="22"/>
          <w:szCs w:val="22"/>
        </w:rPr>
        <w:t>definido en la</w:t>
      </w:r>
      <w:r w:rsidR="00AE21EC" w:rsidRPr="00AE21EC">
        <w:rPr>
          <w:color w:val="000000"/>
          <w:sz w:val="22"/>
          <w:szCs w:val="22"/>
        </w:rPr>
        <w:t xml:space="preserve"> </w:t>
      </w:r>
      <w:r w:rsidR="00AE21EC" w:rsidRPr="00AE21EC">
        <w:rPr>
          <w:color w:val="000000"/>
          <w:sz w:val="22"/>
          <w:szCs w:val="22"/>
        </w:rPr>
        <w:fldChar w:fldCharType="begin"/>
      </w:r>
      <w:r w:rsidR="00AE21EC" w:rsidRPr="00AE21EC">
        <w:rPr>
          <w:color w:val="000000"/>
          <w:sz w:val="22"/>
          <w:szCs w:val="22"/>
        </w:rPr>
        <w:instrText xml:space="preserve"> REF _Ref529748738 \h </w:instrText>
      </w:r>
      <w:r w:rsidR="00AE21EC">
        <w:rPr>
          <w:color w:val="000000"/>
          <w:sz w:val="22"/>
          <w:szCs w:val="22"/>
        </w:rPr>
        <w:instrText xml:space="preserve"> \* MERGEFORMAT </w:instrText>
      </w:r>
      <w:r w:rsidR="00AE21EC" w:rsidRPr="00AE21EC">
        <w:rPr>
          <w:color w:val="000000"/>
          <w:sz w:val="22"/>
          <w:szCs w:val="22"/>
        </w:rPr>
      </w:r>
      <w:r w:rsidR="00AE21EC" w:rsidRPr="00AE21EC">
        <w:rPr>
          <w:color w:val="000000"/>
          <w:sz w:val="22"/>
          <w:szCs w:val="22"/>
        </w:rPr>
        <w:fldChar w:fldCharType="separate"/>
      </w:r>
      <w:ins w:id="100" w:author="Eder Mauricio Abello Rodríguez" w:date="2018-11-30T07:35:00Z">
        <w:r w:rsidR="00A71D04" w:rsidRPr="00A71D04">
          <w:rPr>
            <w:sz w:val="22"/>
            <w:szCs w:val="22"/>
            <w:rPrChange w:id="101" w:author="Eder Mauricio Abello Rodríguez" w:date="2018-11-30T07:35:00Z">
              <w:rPr/>
            </w:rPrChange>
          </w:rPr>
          <w:t xml:space="preserve">Figura </w:t>
        </w:r>
        <w:r w:rsidR="00A71D04" w:rsidRPr="00A71D04">
          <w:rPr>
            <w:noProof/>
            <w:sz w:val="22"/>
            <w:szCs w:val="22"/>
            <w:rPrChange w:id="102" w:author="Eder Mauricio Abello Rodríguez" w:date="2018-11-30T07:35:00Z">
              <w:rPr>
                <w:noProof/>
              </w:rPr>
            </w:rPrChange>
          </w:rPr>
          <w:t>4</w:t>
        </w:r>
      </w:ins>
      <w:del w:id="103"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4</w:delText>
        </w:r>
      </w:del>
      <w:r w:rsidR="00AE21EC" w:rsidRPr="00AE21EC">
        <w:rPr>
          <w:color w:val="000000"/>
          <w:sz w:val="22"/>
          <w:szCs w:val="22"/>
        </w:rPr>
        <w:fldChar w:fldCharType="end"/>
      </w:r>
      <w:r w:rsidRPr="00AE21EC">
        <w:rPr>
          <w:color w:val="000000"/>
          <w:sz w:val="22"/>
          <w:szCs w:val="22"/>
        </w:rPr>
        <w:t>, se</w:t>
      </w:r>
      <w:r>
        <w:rPr>
          <w:color w:val="000000"/>
          <w:sz w:val="22"/>
          <w:szCs w:val="22"/>
        </w:rPr>
        <w:t xml:space="preserve"> ubica a los agentes reidentificación en la parte superior de la jerarquía, los cuales se encuentran encargados de sincronizar los relojes de los agentes de captura asociados a la zona. En caso de que uno de los agentes de reidentificación se encuentre fuera de línea</w:t>
      </w:r>
      <w:r w:rsidRPr="00AE21EC">
        <w:rPr>
          <w:color w:val="000000"/>
          <w:sz w:val="22"/>
          <w:szCs w:val="22"/>
        </w:rPr>
        <w:t xml:space="preserve">, la sincronización de tiempos solo afectará a los agentes asociados a la zona, y no al sistema completo. </w:t>
      </w:r>
      <w:r w:rsidR="00AE21EC" w:rsidRPr="00AE21EC">
        <w:rPr>
          <w:color w:val="000000"/>
          <w:sz w:val="22"/>
          <w:szCs w:val="22"/>
        </w:rPr>
        <w:t xml:space="preserve">El procedimiento de sincronización de relojes por zonas se ilustra en la </w:t>
      </w:r>
      <w:r w:rsidR="00AE21EC" w:rsidRPr="00AE21EC">
        <w:rPr>
          <w:color w:val="000000"/>
          <w:sz w:val="22"/>
          <w:szCs w:val="22"/>
        </w:rPr>
        <w:fldChar w:fldCharType="begin"/>
      </w:r>
      <w:r w:rsidR="00AE21EC" w:rsidRPr="00AE21EC">
        <w:rPr>
          <w:color w:val="000000"/>
          <w:sz w:val="22"/>
          <w:szCs w:val="22"/>
        </w:rPr>
        <w:instrText xml:space="preserve"> REF _Ref529748899 \h </w:instrText>
      </w:r>
      <w:r w:rsidR="00AE21EC">
        <w:rPr>
          <w:color w:val="000000"/>
          <w:sz w:val="22"/>
          <w:szCs w:val="22"/>
        </w:rPr>
        <w:instrText xml:space="preserve"> \* MERGEFORMAT </w:instrText>
      </w:r>
      <w:r w:rsidR="00AE21EC" w:rsidRPr="00AE21EC">
        <w:rPr>
          <w:color w:val="000000"/>
          <w:sz w:val="22"/>
          <w:szCs w:val="22"/>
        </w:rPr>
      </w:r>
      <w:r w:rsidR="00AE21EC" w:rsidRPr="00AE21EC">
        <w:rPr>
          <w:color w:val="000000"/>
          <w:sz w:val="22"/>
          <w:szCs w:val="22"/>
        </w:rPr>
        <w:fldChar w:fldCharType="separate"/>
      </w:r>
      <w:ins w:id="104" w:author="Eder Mauricio Abello Rodríguez" w:date="2018-11-30T07:35:00Z">
        <w:r w:rsidR="00A71D04" w:rsidRPr="00A71D04">
          <w:rPr>
            <w:sz w:val="22"/>
            <w:szCs w:val="22"/>
            <w:rPrChange w:id="105" w:author="Eder Mauricio Abello Rodríguez" w:date="2018-11-30T07:35:00Z">
              <w:rPr/>
            </w:rPrChange>
          </w:rPr>
          <w:t xml:space="preserve">Figura </w:t>
        </w:r>
        <w:r w:rsidR="00A71D04" w:rsidRPr="00A71D04">
          <w:rPr>
            <w:noProof/>
            <w:sz w:val="22"/>
            <w:szCs w:val="22"/>
            <w:rPrChange w:id="106" w:author="Eder Mauricio Abello Rodríguez" w:date="2018-11-30T07:35:00Z">
              <w:rPr>
                <w:noProof/>
              </w:rPr>
            </w:rPrChange>
          </w:rPr>
          <w:t>5</w:t>
        </w:r>
      </w:ins>
      <w:del w:id="107"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5</w:delText>
        </w:r>
      </w:del>
      <w:r w:rsidR="00AE21EC" w:rsidRPr="00AE21EC">
        <w:rPr>
          <w:color w:val="000000"/>
          <w:sz w:val="22"/>
          <w:szCs w:val="22"/>
        </w:rPr>
        <w:fldChar w:fldCharType="end"/>
      </w:r>
      <w:r w:rsidR="00AE21EC" w:rsidRPr="00AE21EC">
        <w:rPr>
          <w:color w:val="000000"/>
          <w:sz w:val="22"/>
          <w:szCs w:val="22"/>
        </w:rPr>
        <w:t>.</w:t>
      </w:r>
      <w:r w:rsidR="00AE21EC">
        <w:rPr>
          <w:color w:val="000000"/>
          <w:sz w:val="22"/>
          <w:szCs w:val="22"/>
        </w:rPr>
        <w:t xml:space="preserve"> </w:t>
      </w:r>
    </w:p>
    <w:p w14:paraId="7FD0612D" w14:textId="77777777" w:rsidR="00060DDA" w:rsidRDefault="00F52594" w:rsidP="00060DDA">
      <w:pPr>
        <w:pStyle w:val="NormalWeb"/>
        <w:spacing w:before="240" w:beforeAutospacing="0" w:after="120" w:afterAutospacing="0"/>
        <w:jc w:val="center"/>
      </w:pPr>
      <w:r>
        <w:rPr>
          <w:noProof/>
        </w:rPr>
        <w:drawing>
          <wp:inline distT="0" distB="0" distL="0" distR="0" wp14:anchorId="67AC2CAA" wp14:editId="533A6BC5">
            <wp:extent cx="5253355" cy="1544320"/>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3355" cy="1544320"/>
                    </a:xfrm>
                    <a:prstGeom prst="rect">
                      <a:avLst/>
                    </a:prstGeom>
                    <a:noFill/>
                    <a:ln>
                      <a:noFill/>
                    </a:ln>
                  </pic:spPr>
                </pic:pic>
              </a:graphicData>
            </a:graphic>
          </wp:inline>
        </w:drawing>
      </w:r>
    </w:p>
    <w:p w14:paraId="782CEC90" w14:textId="4BD4FEEF" w:rsidR="00060DDA" w:rsidRPr="00AE21EC" w:rsidRDefault="00AE21EC" w:rsidP="00BB6767">
      <w:pPr>
        <w:pStyle w:val="Descripcin"/>
        <w:jc w:val="center"/>
      </w:pPr>
      <w:bookmarkStart w:id="108" w:name="_Ref529748899"/>
      <w:r>
        <w:t xml:space="preserve">Figura </w:t>
      </w:r>
      <w:r>
        <w:fldChar w:fldCharType="begin"/>
      </w:r>
      <w:r>
        <w:instrText xml:space="preserve"> SEQ Figura \* ARABIC </w:instrText>
      </w:r>
      <w:r>
        <w:fldChar w:fldCharType="separate"/>
      </w:r>
      <w:r w:rsidR="00A71D04">
        <w:rPr>
          <w:noProof/>
        </w:rPr>
        <w:t>5</w:t>
      </w:r>
      <w:r>
        <w:fldChar w:fldCharType="end"/>
      </w:r>
      <w:bookmarkEnd w:id="108"/>
      <w:r>
        <w:t xml:space="preserve">: </w:t>
      </w:r>
      <w:r w:rsidR="00060DDA">
        <w:t>Protocolo de sincronización de relojes en zonas, con base en el protocolo NTP.</w:t>
      </w:r>
    </w:p>
    <w:p w14:paraId="6E7C3BD5" w14:textId="599FA23E" w:rsidR="00060DDA" w:rsidRDefault="00060DDA" w:rsidP="00060DDA">
      <w:pPr>
        <w:pStyle w:val="NormalWeb"/>
        <w:spacing w:before="240" w:beforeAutospacing="0" w:after="120" w:afterAutospacing="0"/>
        <w:jc w:val="both"/>
      </w:pPr>
      <w:r>
        <w:rPr>
          <w:color w:val="000000"/>
          <w:sz w:val="22"/>
          <w:szCs w:val="22"/>
        </w:rPr>
        <w:t>Por otra parte, el grupo de agentes de reidentificación ejecutarán la sincronización de relojes a través del algoritmo de Berkeley</w:t>
      </w:r>
      <w:r w:rsidR="00AE21EC">
        <w:rPr>
          <w:color w:val="000000"/>
          <w:sz w:val="22"/>
          <w:szCs w:val="22"/>
        </w:rPr>
        <w:t xml:space="preserve"> </w:t>
      </w:r>
      <w:sdt>
        <w:sdtPr>
          <w:rPr>
            <w:color w:val="000000"/>
            <w:sz w:val="22"/>
            <w:szCs w:val="22"/>
          </w:rPr>
          <w:id w:val="61070054"/>
          <w:citation/>
        </w:sdtPr>
        <w:sdtEndPr/>
        <w:sdtContent>
          <w:r w:rsidR="00AE21EC">
            <w:rPr>
              <w:color w:val="000000"/>
              <w:sz w:val="22"/>
              <w:szCs w:val="22"/>
            </w:rPr>
            <w:fldChar w:fldCharType="begin"/>
          </w:r>
          <w:r w:rsidR="00AE21EC">
            <w:rPr>
              <w:color w:val="000000"/>
              <w:sz w:val="22"/>
              <w:szCs w:val="22"/>
            </w:rPr>
            <w:instrText xml:space="preserve"> CITATION Kan13 \l 9226 </w:instrText>
          </w:r>
          <w:r w:rsidR="00AE21EC">
            <w:rPr>
              <w:color w:val="000000"/>
              <w:sz w:val="22"/>
              <w:szCs w:val="22"/>
            </w:rPr>
            <w:fldChar w:fldCharType="separate"/>
          </w:r>
          <w:r w:rsidR="00055293" w:rsidRPr="00055293">
            <w:rPr>
              <w:noProof/>
              <w:color w:val="000000"/>
              <w:sz w:val="22"/>
              <w:szCs w:val="22"/>
            </w:rPr>
            <w:t>[71]</w:t>
          </w:r>
          <w:r w:rsidR="00AE21EC">
            <w:rPr>
              <w:color w:val="000000"/>
              <w:sz w:val="22"/>
              <w:szCs w:val="22"/>
            </w:rPr>
            <w:fldChar w:fldCharType="end"/>
          </w:r>
        </w:sdtContent>
      </w:sdt>
      <w:r>
        <w:rPr>
          <w:color w:val="000000"/>
          <w:sz w:val="22"/>
          <w:szCs w:val="22"/>
        </w:rPr>
        <w:t>. El uso del algoritmo de Berkeley como mecanismo de sincronización elimina la dependencia de un único agente para la sincronización de tiempos. A través de la designación de un coordinador, el algoritmo de Berkeley obtiene el tiempo de todos los relojes del grupo y calcula el tiempo promedio entre ellos. A continuación, el tiempo promed</w:t>
      </w:r>
      <w:r w:rsidRPr="00AE21EC">
        <w:rPr>
          <w:color w:val="000000"/>
          <w:sz w:val="22"/>
          <w:szCs w:val="22"/>
        </w:rPr>
        <w:t xml:space="preserve">io calibra los relojes del sistema, tomando como base el tiempo promedio calculado en el paso anterior. La </w:t>
      </w:r>
      <w:r w:rsidR="00AE21EC" w:rsidRPr="00AE21EC">
        <w:rPr>
          <w:color w:val="000000"/>
          <w:sz w:val="22"/>
          <w:szCs w:val="22"/>
        </w:rPr>
        <w:fldChar w:fldCharType="begin"/>
      </w:r>
      <w:r w:rsidR="00AE21EC" w:rsidRPr="00AE21EC">
        <w:rPr>
          <w:color w:val="000000"/>
          <w:sz w:val="22"/>
          <w:szCs w:val="22"/>
        </w:rPr>
        <w:instrText xml:space="preserve"> REF _Ref529748954 \h </w:instrText>
      </w:r>
      <w:r w:rsidR="00AE21EC">
        <w:rPr>
          <w:color w:val="000000"/>
          <w:sz w:val="22"/>
          <w:szCs w:val="22"/>
        </w:rPr>
        <w:instrText xml:space="preserve"> \* MERGEFORMAT </w:instrText>
      </w:r>
      <w:r w:rsidR="00AE21EC" w:rsidRPr="00AE21EC">
        <w:rPr>
          <w:color w:val="000000"/>
          <w:sz w:val="22"/>
          <w:szCs w:val="22"/>
        </w:rPr>
      </w:r>
      <w:r w:rsidR="00AE21EC" w:rsidRPr="00AE21EC">
        <w:rPr>
          <w:color w:val="000000"/>
          <w:sz w:val="22"/>
          <w:szCs w:val="22"/>
        </w:rPr>
        <w:fldChar w:fldCharType="separate"/>
      </w:r>
      <w:ins w:id="109" w:author="Eder Mauricio Abello Rodríguez" w:date="2018-11-30T07:35:00Z">
        <w:r w:rsidR="00A71D04" w:rsidRPr="00A71D04">
          <w:rPr>
            <w:sz w:val="22"/>
            <w:szCs w:val="22"/>
            <w:rPrChange w:id="110" w:author="Eder Mauricio Abello Rodríguez" w:date="2018-11-30T07:35:00Z">
              <w:rPr/>
            </w:rPrChange>
          </w:rPr>
          <w:t xml:space="preserve">Figura </w:t>
        </w:r>
        <w:r w:rsidR="00A71D04" w:rsidRPr="00A71D04">
          <w:rPr>
            <w:noProof/>
            <w:sz w:val="22"/>
            <w:szCs w:val="22"/>
            <w:rPrChange w:id="111" w:author="Eder Mauricio Abello Rodríguez" w:date="2018-11-30T07:35:00Z">
              <w:rPr>
                <w:noProof/>
              </w:rPr>
            </w:rPrChange>
          </w:rPr>
          <w:t>6</w:t>
        </w:r>
      </w:ins>
      <w:del w:id="112"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6</w:delText>
        </w:r>
      </w:del>
      <w:r w:rsidR="00AE21EC" w:rsidRPr="00AE21EC">
        <w:rPr>
          <w:color w:val="000000"/>
          <w:sz w:val="22"/>
          <w:szCs w:val="22"/>
        </w:rPr>
        <w:fldChar w:fldCharType="end"/>
      </w:r>
      <w:r w:rsidR="00AE21EC" w:rsidRPr="00AE21EC">
        <w:rPr>
          <w:color w:val="000000"/>
          <w:sz w:val="22"/>
          <w:szCs w:val="22"/>
        </w:rPr>
        <w:t xml:space="preserve"> </w:t>
      </w:r>
      <w:r w:rsidRPr="00AE21EC">
        <w:rPr>
          <w:color w:val="000000"/>
          <w:sz w:val="22"/>
          <w:szCs w:val="22"/>
        </w:rPr>
        <w:t>muestra</w:t>
      </w:r>
      <w:r>
        <w:rPr>
          <w:color w:val="000000"/>
          <w:sz w:val="22"/>
          <w:szCs w:val="22"/>
        </w:rPr>
        <w:t xml:space="preserve"> el protocolo de comunicación utilizado para la sincronización de tiempos, basado en el algoritmo de Berkeley.</w:t>
      </w:r>
    </w:p>
    <w:p w14:paraId="2F104D65" w14:textId="77777777" w:rsidR="00060DDA" w:rsidRDefault="00060DDA" w:rsidP="00060DDA">
      <w:pPr>
        <w:pStyle w:val="NormalWeb"/>
        <w:spacing w:before="240" w:beforeAutospacing="0" w:after="120" w:afterAutospacing="0"/>
        <w:jc w:val="center"/>
      </w:pPr>
      <w:r>
        <w:rPr>
          <w:noProof/>
          <w:color w:val="000000"/>
          <w:sz w:val="22"/>
          <w:szCs w:val="22"/>
        </w:rPr>
        <w:lastRenderedPageBreak/>
        <w:drawing>
          <wp:inline distT="0" distB="0" distL="0" distR="0" wp14:anchorId="034541A2" wp14:editId="12F387E5">
            <wp:extent cx="4397375" cy="1240155"/>
            <wp:effectExtent l="0" t="0" r="3175" b="0"/>
            <wp:docPr id="6" name="Imagen 6" descr="https://lh4.googleusercontent.com/vS8X3hWPb5NIuPtnQPrwxk7vII7Mkg_tv5iPef_rsl6P5-yxlFndnMNKX7vJHi24vmWO8CkGpwvAGtH4_Gu_RnzH77xaxf3ykvmkGTbq0iP3c5B-jv2JGX8hqoXpXLede5EJNz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vS8X3hWPb5NIuPtnQPrwxk7vII7Mkg_tv5iPef_rsl6P5-yxlFndnMNKX7vJHi24vmWO8CkGpwvAGtH4_Gu_RnzH77xaxf3ykvmkGTbq0iP3c5B-jv2JGX8hqoXpXLede5EJNzo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7375" cy="1240155"/>
                    </a:xfrm>
                    <a:prstGeom prst="rect">
                      <a:avLst/>
                    </a:prstGeom>
                    <a:noFill/>
                    <a:ln>
                      <a:noFill/>
                    </a:ln>
                  </pic:spPr>
                </pic:pic>
              </a:graphicData>
            </a:graphic>
          </wp:inline>
        </w:drawing>
      </w:r>
    </w:p>
    <w:p w14:paraId="1F75EEA4" w14:textId="72F6BBAE" w:rsidR="00060DDA" w:rsidRPr="00AE21EC" w:rsidRDefault="00AE21EC" w:rsidP="00537A9E">
      <w:pPr>
        <w:pStyle w:val="Descripcin"/>
      </w:pPr>
      <w:bookmarkStart w:id="113" w:name="_Ref529748954"/>
      <w:r>
        <w:t xml:space="preserve">Figura </w:t>
      </w:r>
      <w:r>
        <w:fldChar w:fldCharType="begin"/>
      </w:r>
      <w:r>
        <w:instrText xml:space="preserve"> SEQ Figura \* ARABIC </w:instrText>
      </w:r>
      <w:r>
        <w:fldChar w:fldCharType="separate"/>
      </w:r>
      <w:r w:rsidR="00A71D04">
        <w:rPr>
          <w:noProof/>
        </w:rPr>
        <w:t>6</w:t>
      </w:r>
      <w:r>
        <w:fldChar w:fldCharType="end"/>
      </w:r>
      <w:bookmarkEnd w:id="113"/>
      <w:r>
        <w:t xml:space="preserve">: </w:t>
      </w:r>
      <w:r w:rsidR="00060DDA">
        <w:t xml:space="preserve">Protocolo de sincronización de relojes entre agentes de </w:t>
      </w:r>
      <w:r>
        <w:t>reidentificación</w:t>
      </w:r>
      <w:r w:rsidR="00060DDA">
        <w:t>, basado en el algoritmo de Berkeley.</w:t>
      </w:r>
    </w:p>
    <w:p w14:paraId="0A50BFFB" w14:textId="67FD5F0A" w:rsidR="00060DDA" w:rsidRDefault="00060DDA" w:rsidP="00060DDA">
      <w:pPr>
        <w:pStyle w:val="NormalWeb"/>
        <w:spacing w:before="240" w:beforeAutospacing="0" w:after="120" w:afterAutospacing="0"/>
        <w:jc w:val="both"/>
      </w:pPr>
      <w:r>
        <w:rPr>
          <w:color w:val="000000"/>
          <w:sz w:val="22"/>
          <w:szCs w:val="22"/>
        </w:rPr>
        <w:t>La selección del agente coordinador que efectuará la sincronización de relojes se efectuará a través del algoritmo Bully</w:t>
      </w:r>
      <w:r w:rsidR="00537A9E">
        <w:rPr>
          <w:color w:val="000000"/>
          <w:sz w:val="22"/>
          <w:szCs w:val="22"/>
        </w:rPr>
        <w:t xml:space="preserve"> </w:t>
      </w:r>
      <w:sdt>
        <w:sdtPr>
          <w:rPr>
            <w:color w:val="000000"/>
            <w:sz w:val="22"/>
            <w:szCs w:val="22"/>
          </w:rPr>
          <w:id w:val="-1356956867"/>
          <w:citation/>
        </w:sdtPr>
        <w:sdtEndPr/>
        <w:sdtContent>
          <w:r w:rsidR="00537A9E">
            <w:rPr>
              <w:color w:val="000000"/>
              <w:sz w:val="22"/>
              <w:szCs w:val="22"/>
            </w:rPr>
            <w:fldChar w:fldCharType="begin"/>
          </w:r>
          <w:r w:rsidR="00537A9E">
            <w:rPr>
              <w:color w:val="000000"/>
              <w:sz w:val="22"/>
              <w:szCs w:val="22"/>
            </w:rPr>
            <w:instrText xml:space="preserve"> CITATION Iow18 \l 9226 </w:instrText>
          </w:r>
          <w:r w:rsidR="00537A9E">
            <w:rPr>
              <w:color w:val="000000"/>
              <w:sz w:val="22"/>
              <w:szCs w:val="22"/>
            </w:rPr>
            <w:fldChar w:fldCharType="separate"/>
          </w:r>
          <w:r w:rsidR="00055293" w:rsidRPr="00055293">
            <w:rPr>
              <w:noProof/>
              <w:color w:val="000000"/>
              <w:sz w:val="22"/>
              <w:szCs w:val="22"/>
            </w:rPr>
            <w:t>[72]</w:t>
          </w:r>
          <w:r w:rsidR="00537A9E">
            <w:rPr>
              <w:color w:val="000000"/>
              <w:sz w:val="22"/>
              <w:szCs w:val="22"/>
            </w:rPr>
            <w:fldChar w:fldCharType="end"/>
          </w:r>
        </w:sdtContent>
      </w:sdt>
      <w:r>
        <w:rPr>
          <w:color w:val="000000"/>
          <w:sz w:val="22"/>
          <w:szCs w:val="22"/>
        </w:rPr>
        <w:t xml:space="preserve">. El algoritmo Bully realiza la selección del coordinador a través de un parámetro llamado id de proceso. El agente que tenga el id del proceso más alto será designado como coordinador del sistema. Cada vez que el sistema detecte que el agente coordinador esté fuera de línea, los agentes iniciarán un </w:t>
      </w:r>
      <w:r w:rsidRPr="00AE21EC">
        <w:rPr>
          <w:color w:val="000000"/>
          <w:sz w:val="22"/>
          <w:szCs w:val="22"/>
        </w:rPr>
        <w:t xml:space="preserve">proceso de envío y recepción de mensajes que culmina con la selección del nuevo agente coordinador. La </w:t>
      </w:r>
      <w:r w:rsidR="00AE21EC" w:rsidRPr="00AE21EC">
        <w:rPr>
          <w:color w:val="000000"/>
          <w:sz w:val="22"/>
          <w:szCs w:val="22"/>
        </w:rPr>
        <w:fldChar w:fldCharType="begin"/>
      </w:r>
      <w:r w:rsidR="00AE21EC" w:rsidRPr="00AE21EC">
        <w:rPr>
          <w:color w:val="000000"/>
          <w:sz w:val="22"/>
          <w:szCs w:val="22"/>
        </w:rPr>
        <w:instrText xml:space="preserve"> REF _Ref529748987 \h </w:instrText>
      </w:r>
      <w:r w:rsidR="00AE21EC">
        <w:rPr>
          <w:color w:val="000000"/>
          <w:sz w:val="22"/>
          <w:szCs w:val="22"/>
        </w:rPr>
        <w:instrText xml:space="preserve"> \* MERGEFORMAT </w:instrText>
      </w:r>
      <w:r w:rsidR="00AE21EC" w:rsidRPr="00AE21EC">
        <w:rPr>
          <w:color w:val="000000"/>
          <w:sz w:val="22"/>
          <w:szCs w:val="22"/>
        </w:rPr>
      </w:r>
      <w:r w:rsidR="00AE21EC" w:rsidRPr="00AE21EC">
        <w:rPr>
          <w:color w:val="000000"/>
          <w:sz w:val="22"/>
          <w:szCs w:val="22"/>
        </w:rPr>
        <w:fldChar w:fldCharType="separate"/>
      </w:r>
      <w:ins w:id="114" w:author="Eder Mauricio Abello Rodríguez" w:date="2018-11-30T07:35:00Z">
        <w:r w:rsidR="00A71D04" w:rsidRPr="00A71D04">
          <w:rPr>
            <w:sz w:val="22"/>
            <w:szCs w:val="22"/>
            <w:rPrChange w:id="115" w:author="Eder Mauricio Abello Rodríguez" w:date="2018-11-30T07:35:00Z">
              <w:rPr/>
            </w:rPrChange>
          </w:rPr>
          <w:t xml:space="preserve">Figura </w:t>
        </w:r>
        <w:r w:rsidR="00A71D04" w:rsidRPr="00A71D04">
          <w:rPr>
            <w:noProof/>
            <w:sz w:val="22"/>
            <w:szCs w:val="22"/>
            <w:rPrChange w:id="116" w:author="Eder Mauricio Abello Rodríguez" w:date="2018-11-30T07:35:00Z">
              <w:rPr>
                <w:noProof/>
              </w:rPr>
            </w:rPrChange>
          </w:rPr>
          <w:t>7</w:t>
        </w:r>
      </w:ins>
      <w:del w:id="117"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7</w:delText>
        </w:r>
      </w:del>
      <w:r w:rsidR="00AE21EC" w:rsidRPr="00AE21EC">
        <w:rPr>
          <w:color w:val="000000"/>
          <w:sz w:val="22"/>
          <w:szCs w:val="22"/>
        </w:rPr>
        <w:fldChar w:fldCharType="end"/>
      </w:r>
      <w:r w:rsidR="00AE21EC" w:rsidRPr="00AE21EC">
        <w:rPr>
          <w:color w:val="000000"/>
          <w:sz w:val="22"/>
          <w:szCs w:val="22"/>
        </w:rPr>
        <w:t xml:space="preserve"> </w:t>
      </w:r>
      <w:r w:rsidRPr="00AE21EC">
        <w:rPr>
          <w:color w:val="000000"/>
          <w:sz w:val="22"/>
          <w:szCs w:val="22"/>
        </w:rPr>
        <w:t>muestra</w:t>
      </w:r>
      <w:r>
        <w:rPr>
          <w:color w:val="000000"/>
          <w:sz w:val="22"/>
          <w:szCs w:val="22"/>
        </w:rPr>
        <w:t xml:space="preserve"> el protocolo de comunicación efectuado entre los agentes de reidentificación, para la selección del coordinador a través del algoritmo Bully.</w:t>
      </w:r>
    </w:p>
    <w:p w14:paraId="56E1AEB7" w14:textId="77777777" w:rsidR="00060DDA" w:rsidRDefault="00060DDA" w:rsidP="00060DDA">
      <w:pPr>
        <w:pStyle w:val="NormalWeb"/>
        <w:spacing w:before="240" w:beforeAutospacing="0" w:after="120" w:afterAutospacing="0"/>
        <w:jc w:val="center"/>
      </w:pPr>
      <w:r>
        <w:rPr>
          <w:noProof/>
          <w:color w:val="000000"/>
          <w:sz w:val="22"/>
          <w:szCs w:val="22"/>
        </w:rPr>
        <w:drawing>
          <wp:inline distT="0" distB="0" distL="0" distR="0" wp14:anchorId="23B11DD5" wp14:editId="5CD2435A">
            <wp:extent cx="3029585" cy="1971675"/>
            <wp:effectExtent l="0" t="0" r="0" b="9525"/>
            <wp:docPr id="5" name="Imagen 5" descr="https://lh6.googleusercontent.com/YIjk3Pp-yMliqDLjalJ2xNWuVPemuhRj6rNOpBUCKmIsxx_aQMSpdh2_muAB_12khfthBjGFRwMDbQj29BpEeSJErHGuPsjdoy0f3A7pSBcvoFoCB4mnTbL3vgmO0bVRsHE4zW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YIjk3Pp-yMliqDLjalJ2xNWuVPemuhRj6rNOpBUCKmIsxx_aQMSpdh2_muAB_12khfthBjGFRwMDbQj29BpEeSJErHGuPsjdoy0f3A7pSBcvoFoCB4mnTbL3vgmO0bVRsHE4zWi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9585" cy="1971675"/>
                    </a:xfrm>
                    <a:prstGeom prst="rect">
                      <a:avLst/>
                    </a:prstGeom>
                    <a:noFill/>
                    <a:ln>
                      <a:noFill/>
                    </a:ln>
                  </pic:spPr>
                </pic:pic>
              </a:graphicData>
            </a:graphic>
          </wp:inline>
        </w:drawing>
      </w:r>
    </w:p>
    <w:p w14:paraId="2AF8749A" w14:textId="29A61E34" w:rsidR="00060DDA" w:rsidRPr="00AE21EC" w:rsidRDefault="00AE21EC" w:rsidP="00BB6767">
      <w:pPr>
        <w:pStyle w:val="Descripcin"/>
        <w:jc w:val="center"/>
      </w:pPr>
      <w:bookmarkStart w:id="118" w:name="_Ref529748987"/>
      <w:r>
        <w:t xml:space="preserve">Figura </w:t>
      </w:r>
      <w:r>
        <w:fldChar w:fldCharType="begin"/>
      </w:r>
      <w:r>
        <w:instrText xml:space="preserve"> SEQ Figura \* ARABIC </w:instrText>
      </w:r>
      <w:r>
        <w:fldChar w:fldCharType="separate"/>
      </w:r>
      <w:r w:rsidR="00A71D04">
        <w:rPr>
          <w:noProof/>
        </w:rPr>
        <w:t>7</w:t>
      </w:r>
      <w:r>
        <w:fldChar w:fldCharType="end"/>
      </w:r>
      <w:bookmarkEnd w:id="118"/>
      <w:r>
        <w:t xml:space="preserve">: </w:t>
      </w:r>
      <w:r w:rsidR="00060DDA">
        <w:t>Protocolo de elección del agente coordinador basado en el algoritmo Bully.</w:t>
      </w:r>
    </w:p>
    <w:p w14:paraId="189E14C9" w14:textId="77777777" w:rsidR="00060DDA" w:rsidRPr="00060DDA" w:rsidRDefault="00060DDA" w:rsidP="00060DDA">
      <w:pPr>
        <w:pStyle w:val="Ttulo3"/>
        <w:rPr>
          <w:lang w:val="es-CO"/>
        </w:rPr>
      </w:pPr>
      <w:bookmarkStart w:id="119" w:name="_Toc531325723"/>
      <w:r w:rsidRPr="00060DDA">
        <w:rPr>
          <w:rFonts w:cs="Arial"/>
          <w:color w:val="000000"/>
          <w:szCs w:val="24"/>
          <w:lang w:val="es-CO"/>
        </w:rPr>
        <w:t>Reidentificación en cambios de zona</w:t>
      </w:r>
      <w:bookmarkEnd w:id="119"/>
    </w:p>
    <w:p w14:paraId="03901886" w14:textId="77777777" w:rsidR="00060DDA" w:rsidRDefault="00060DDA" w:rsidP="00060DDA">
      <w:pPr>
        <w:pStyle w:val="NormalWeb"/>
        <w:spacing w:before="240" w:beforeAutospacing="0" w:after="120" w:afterAutospacing="0"/>
        <w:jc w:val="both"/>
      </w:pPr>
      <w:r>
        <w:rPr>
          <w:color w:val="000000"/>
          <w:sz w:val="22"/>
          <w:szCs w:val="22"/>
        </w:rPr>
        <w:t>Con el objetivo de garantizar un diseño distribuido, el modelo realiza una distribución de los agentes de nivel medio a partir de zonas. Si bien la distribución de agentes por zonas permite obtener escalabilidad en el modelo, el sistema debe estar en la capacidad de detectar el paso de una persona a través de múltiples zonas. El desarrollo de esta característica permite realizar el rastreo de actividades que abarcan un gran espacio y cuentan con una gran duración.</w:t>
      </w:r>
    </w:p>
    <w:p w14:paraId="4A097451" w14:textId="77777777" w:rsidR="00060DDA" w:rsidRDefault="00060DDA" w:rsidP="00060DDA">
      <w:pPr>
        <w:pStyle w:val="NormalWeb"/>
        <w:spacing w:before="240" w:beforeAutospacing="0" w:after="120" w:afterAutospacing="0"/>
        <w:jc w:val="both"/>
      </w:pPr>
      <w:r>
        <w:rPr>
          <w:color w:val="000000"/>
          <w:sz w:val="22"/>
          <w:szCs w:val="22"/>
        </w:rPr>
        <w:t xml:space="preserve">Cada vez que una nueva persona es detectada en una zona, el agente reidentificación envía un mensaje a los agentes vecinos. El mensaje contiene la marca de tiempo de la persona identificada, los descriptores de color y la posición global. Los agentes vecinos reciben el mensaje y </w:t>
      </w:r>
      <w:r>
        <w:rPr>
          <w:color w:val="000000"/>
          <w:sz w:val="22"/>
          <w:szCs w:val="22"/>
        </w:rPr>
        <w:lastRenderedPageBreak/>
        <w:t>comparan los descriptores recibidos con cada una de las personas que han sido detectadas dentro de la zona en los últimos segundos. El agente vecino evalúa entre las dos personas la diferencia en color, distancia y marcas de tiempo. Si el agente determina que las 2 personas son iguales, envía una respuesta afirmativa al agente emisor que contiene la lista de poses almacenadas y una medida de similitud que se genera como resultado de la comparación. Si no hay coincidencia, el agente vecino envía una respuesta negativa al agente vecino.</w:t>
      </w:r>
    </w:p>
    <w:p w14:paraId="67C024A2" w14:textId="43F69B3E" w:rsidR="00060DDA" w:rsidRDefault="00060DDA" w:rsidP="00060DDA">
      <w:pPr>
        <w:pStyle w:val="NormalWeb"/>
        <w:spacing w:before="240" w:beforeAutospacing="0" w:after="120" w:afterAutospacing="0"/>
        <w:jc w:val="both"/>
      </w:pPr>
      <w:r>
        <w:rPr>
          <w:color w:val="000000"/>
          <w:sz w:val="22"/>
          <w:szCs w:val="22"/>
        </w:rPr>
        <w:t xml:space="preserve">Si el agente emisor no recibe respuesta afirmativa de alguno de los nuevos vecinos, el sistema genera una nueva lista que almacenará las poses de la persona y sus descriptores. En caso contrario, el agente emisor toma como base la lista de poses enviada por el agente vecino, enviando un mensaje de confirmación para informar al agente vecino que la persona se encuentra en una nueva zona. Si el agente emisor recibe más de una confirmación de un agente vecino, selecciona como base la persona que contenga la mayor medida de similitud. </w:t>
      </w:r>
      <w:r w:rsidR="00AE21EC">
        <w:rPr>
          <w:color w:val="000000"/>
          <w:sz w:val="22"/>
          <w:szCs w:val="22"/>
        </w:rPr>
        <w:t>El procedimiento de reidentificación en cambios de zona se encuentra ilustr</w:t>
      </w:r>
      <w:r w:rsidR="00AE21EC" w:rsidRPr="00AE21EC">
        <w:rPr>
          <w:color w:val="000000"/>
          <w:sz w:val="22"/>
          <w:szCs w:val="22"/>
        </w:rPr>
        <w:t xml:space="preserve">ado en la </w:t>
      </w:r>
      <w:r w:rsidR="00AE21EC" w:rsidRPr="00AE21EC">
        <w:rPr>
          <w:color w:val="000000"/>
          <w:sz w:val="22"/>
          <w:szCs w:val="22"/>
        </w:rPr>
        <w:fldChar w:fldCharType="begin"/>
      </w:r>
      <w:r w:rsidR="00AE21EC" w:rsidRPr="00AE21EC">
        <w:rPr>
          <w:color w:val="000000"/>
          <w:sz w:val="22"/>
          <w:szCs w:val="22"/>
        </w:rPr>
        <w:instrText xml:space="preserve"> REF _Ref529749099 \h </w:instrText>
      </w:r>
      <w:r w:rsidR="00AE21EC">
        <w:rPr>
          <w:color w:val="000000"/>
          <w:sz w:val="22"/>
          <w:szCs w:val="22"/>
        </w:rPr>
        <w:instrText xml:space="preserve"> \* MERGEFORMAT </w:instrText>
      </w:r>
      <w:r w:rsidR="00AE21EC" w:rsidRPr="00AE21EC">
        <w:rPr>
          <w:color w:val="000000"/>
          <w:sz w:val="22"/>
          <w:szCs w:val="22"/>
        </w:rPr>
      </w:r>
      <w:r w:rsidR="00AE21EC" w:rsidRPr="00AE21EC">
        <w:rPr>
          <w:color w:val="000000"/>
          <w:sz w:val="22"/>
          <w:szCs w:val="22"/>
        </w:rPr>
        <w:fldChar w:fldCharType="separate"/>
      </w:r>
      <w:ins w:id="120" w:author="Eder Mauricio Abello Rodríguez" w:date="2018-11-30T07:35:00Z">
        <w:r w:rsidR="00A71D04" w:rsidRPr="00A71D04">
          <w:rPr>
            <w:sz w:val="22"/>
            <w:szCs w:val="22"/>
            <w:rPrChange w:id="121" w:author="Eder Mauricio Abello Rodríguez" w:date="2018-11-30T07:35:00Z">
              <w:rPr/>
            </w:rPrChange>
          </w:rPr>
          <w:t xml:space="preserve">Figura </w:t>
        </w:r>
        <w:r w:rsidR="00A71D04" w:rsidRPr="00A71D04">
          <w:rPr>
            <w:noProof/>
            <w:sz w:val="22"/>
            <w:szCs w:val="22"/>
            <w:rPrChange w:id="122" w:author="Eder Mauricio Abello Rodríguez" w:date="2018-11-30T07:35:00Z">
              <w:rPr>
                <w:noProof/>
              </w:rPr>
            </w:rPrChange>
          </w:rPr>
          <w:t>8</w:t>
        </w:r>
      </w:ins>
      <w:del w:id="123"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8</w:delText>
        </w:r>
      </w:del>
      <w:r w:rsidR="00AE21EC" w:rsidRPr="00AE21EC">
        <w:rPr>
          <w:color w:val="000000"/>
          <w:sz w:val="22"/>
          <w:szCs w:val="22"/>
        </w:rPr>
        <w:fldChar w:fldCharType="end"/>
      </w:r>
      <w:r w:rsidR="00AE21EC" w:rsidRPr="00AE21EC">
        <w:rPr>
          <w:color w:val="000000"/>
          <w:sz w:val="22"/>
          <w:szCs w:val="22"/>
        </w:rPr>
        <w:t>.</w:t>
      </w:r>
    </w:p>
    <w:p w14:paraId="514A598E" w14:textId="77777777" w:rsidR="00060DDA" w:rsidRDefault="00060DDA" w:rsidP="00060DDA">
      <w:pPr>
        <w:pStyle w:val="NormalWeb"/>
        <w:spacing w:before="240" w:beforeAutospacing="0" w:after="120" w:afterAutospacing="0"/>
        <w:jc w:val="center"/>
      </w:pPr>
      <w:r>
        <w:rPr>
          <w:noProof/>
          <w:color w:val="000000"/>
          <w:sz w:val="22"/>
          <w:szCs w:val="22"/>
        </w:rPr>
        <w:drawing>
          <wp:inline distT="0" distB="0" distL="0" distR="0" wp14:anchorId="096EBEC6" wp14:editId="789954B1">
            <wp:extent cx="4961890" cy="1487170"/>
            <wp:effectExtent l="0" t="0" r="0" b="0"/>
            <wp:docPr id="4" name="Imagen 4" descr="https://lh4.googleusercontent.com/CNaKgydRukFCfjiCNCDTpa__ZjIhGe5T0ham_T7nyyYr8wq6kyfMO_0Svho7DaH8VgCvS14l_qfJNs9zMyf7pDu0bwziG4jOFU_JHqT-61gwamAOyv6ny-8_n7w_V4c0a0hAx4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4.googleusercontent.com/CNaKgydRukFCfjiCNCDTpa__ZjIhGe5T0ham_T7nyyYr8wq6kyfMO_0Svho7DaH8VgCvS14l_qfJNs9zMyf7pDu0bwziG4jOFU_JHqT-61gwamAOyv6ny-8_n7w_V4c0a0hAx4M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1890" cy="1487170"/>
                    </a:xfrm>
                    <a:prstGeom prst="rect">
                      <a:avLst/>
                    </a:prstGeom>
                    <a:noFill/>
                    <a:ln>
                      <a:noFill/>
                    </a:ln>
                  </pic:spPr>
                </pic:pic>
              </a:graphicData>
            </a:graphic>
          </wp:inline>
        </w:drawing>
      </w:r>
    </w:p>
    <w:p w14:paraId="2C5A7C59" w14:textId="01CB2533" w:rsidR="00060DDA" w:rsidRDefault="00AE21EC" w:rsidP="00BB6767">
      <w:pPr>
        <w:pStyle w:val="Descripcin"/>
        <w:jc w:val="center"/>
      </w:pPr>
      <w:bookmarkStart w:id="124" w:name="_Ref529749099"/>
      <w:r>
        <w:t xml:space="preserve">Figura </w:t>
      </w:r>
      <w:r>
        <w:fldChar w:fldCharType="begin"/>
      </w:r>
      <w:r>
        <w:instrText xml:space="preserve"> SEQ Figura \* ARABIC </w:instrText>
      </w:r>
      <w:r>
        <w:fldChar w:fldCharType="separate"/>
      </w:r>
      <w:r w:rsidR="00A71D04">
        <w:rPr>
          <w:noProof/>
        </w:rPr>
        <w:t>8</w:t>
      </w:r>
      <w:r>
        <w:fldChar w:fldCharType="end"/>
      </w:r>
      <w:bookmarkEnd w:id="124"/>
      <w:r>
        <w:t xml:space="preserve">: </w:t>
      </w:r>
      <w:r w:rsidR="00060DDA">
        <w:rPr>
          <w:sz w:val="22"/>
          <w:szCs w:val="22"/>
        </w:rPr>
        <w:t xml:space="preserve"> </w:t>
      </w:r>
      <w:r w:rsidR="00060DDA">
        <w:t>Protocolo de identificación de una persona en su paso por múltiples zonas.</w:t>
      </w:r>
    </w:p>
    <w:p w14:paraId="26611B0E" w14:textId="77777777" w:rsidR="00F52594" w:rsidRDefault="00F52594" w:rsidP="00AE21EC"/>
    <w:p w14:paraId="7657AED1" w14:textId="60CED68F" w:rsidR="00AE21EC" w:rsidRDefault="00F52594" w:rsidP="00AE21EC">
      <w:r>
        <w:t xml:space="preserve">En este capítulo se describió el modelo de agentes de AC-CCTV, desarrollado a partir de la metodología de diseño AOPOA. El modelo desarrollado cuenta con 2 características principales. La primera es el patrón productor-consumidor desarrollado para la mayoría de los agentes, que permite aplicar técnicas de procesamiento en paralelo por medio de modelos pipeline </w:t>
      </w:r>
      <w:sdt>
        <w:sdtPr>
          <w:id w:val="-49550111"/>
          <w:citation/>
        </w:sdtPr>
        <w:sdtEndPr/>
        <w:sdtContent>
          <w:r>
            <w:fldChar w:fldCharType="begin"/>
          </w:r>
          <w:r>
            <w:instrText xml:space="preserve"> CITATION Ram97 \l 9226 </w:instrText>
          </w:r>
          <w:r>
            <w:fldChar w:fldCharType="separate"/>
          </w:r>
          <w:r w:rsidR="00055293">
            <w:rPr>
              <w:noProof/>
            </w:rPr>
            <w:t>[8]</w:t>
          </w:r>
          <w:r>
            <w:fldChar w:fldCharType="end"/>
          </w:r>
        </w:sdtContent>
      </w:sdt>
      <w:r>
        <w:t xml:space="preserve">. La segunda característica es su modelo descentralizado a partir de su división por zonas, que permite aumentar el modelo a partir del control de su </w:t>
      </w:r>
      <w:r w:rsidR="000319D8">
        <w:t xml:space="preserve">escalabilidad. El siguiente capítulo desarrolla el modelo de inteligencia de cada uno de los roles descritos en la </w:t>
      </w:r>
      <w:r w:rsidR="000319D8">
        <w:fldChar w:fldCharType="begin"/>
      </w:r>
      <w:r w:rsidR="000319D8">
        <w:instrText xml:space="preserve"> REF _Ref529844118 \h </w:instrText>
      </w:r>
      <w:r w:rsidR="000319D8">
        <w:fldChar w:fldCharType="separate"/>
      </w:r>
      <w:r w:rsidR="00A71D04">
        <w:t xml:space="preserve">Tabla </w:t>
      </w:r>
      <w:r w:rsidR="00A71D04">
        <w:rPr>
          <w:noProof/>
        </w:rPr>
        <w:t>6</w:t>
      </w:r>
      <w:r w:rsidR="000319D8">
        <w:fldChar w:fldCharType="end"/>
      </w:r>
      <w:r w:rsidR="000319D8">
        <w:t>, y realiza la selección de las técnicas de inteligencia identificadas en el estado del arte.</w:t>
      </w:r>
    </w:p>
    <w:p w14:paraId="1CDA73C0" w14:textId="77777777" w:rsidR="00537A9E" w:rsidRDefault="00537A9E">
      <w:pPr>
        <w:spacing w:before="0" w:after="0"/>
        <w:jc w:val="left"/>
      </w:pPr>
      <w:r>
        <w:br w:type="page"/>
      </w:r>
    </w:p>
    <w:p w14:paraId="03974EEA" w14:textId="77777777" w:rsidR="00537A9E" w:rsidRDefault="00537A9E" w:rsidP="005F4B47">
      <w:pPr>
        <w:pStyle w:val="Ttulo1"/>
        <w:numPr>
          <w:ilvl w:val="0"/>
          <w:numId w:val="22"/>
        </w:numPr>
        <w:rPr>
          <w:sz w:val="48"/>
          <w:lang w:eastAsia="es-CO"/>
        </w:rPr>
      </w:pPr>
      <w:bookmarkStart w:id="125" w:name="_Toc531325724"/>
      <w:r>
        <w:lastRenderedPageBreak/>
        <w:t>Diseño del modelo de inteligencia</w:t>
      </w:r>
      <w:bookmarkEnd w:id="125"/>
    </w:p>
    <w:p w14:paraId="5EBB2965" w14:textId="77777777" w:rsidR="00537A9E" w:rsidRDefault="00537A9E" w:rsidP="00537A9E"/>
    <w:p w14:paraId="4D2FDEFB" w14:textId="77777777" w:rsidR="00537A9E" w:rsidRDefault="00537A9E" w:rsidP="00537A9E">
      <w:pPr>
        <w:pStyle w:val="NormalWeb"/>
        <w:spacing w:before="240" w:beforeAutospacing="0" w:after="120" w:afterAutospacing="0"/>
        <w:jc w:val="both"/>
      </w:pPr>
      <w:r>
        <w:rPr>
          <w:color w:val="000000"/>
          <w:sz w:val="22"/>
          <w:szCs w:val="22"/>
        </w:rPr>
        <w:t xml:space="preserve">En el capítulo anterior se realizó el diseño del sistema orientado a agentes utilizando la metodología AOPOA, generando como resultado la definición de 8 roles y la creación de un modelo organizacional que permite obtener un diseño distribuido. Una vez elaborado el modelo organizacional, se definieron los protocolos de comunicación entre los agentes y se desarrollaron estrategias cooperativas, orientados a solucionar problemas como la sincronización de relojes y el rastreo de personas al presentarse un cambio de zona. </w:t>
      </w:r>
    </w:p>
    <w:p w14:paraId="408A347A" w14:textId="77777777" w:rsidR="00537A9E" w:rsidRDefault="00537A9E" w:rsidP="00537A9E">
      <w:pPr>
        <w:pStyle w:val="NormalWeb"/>
        <w:spacing w:before="240" w:beforeAutospacing="0" w:after="120" w:afterAutospacing="0"/>
        <w:jc w:val="both"/>
      </w:pPr>
      <w:r>
        <w:rPr>
          <w:color w:val="000000"/>
          <w:sz w:val="22"/>
          <w:szCs w:val="22"/>
        </w:rPr>
        <w:t>Cada uno de los 8 roles identificados en el modelo de agentes fue clasificado como racional o no racional, de acuerdo con su necesidad de implementar técnicas de inteligencia artificial para el cumplimiento de sus metas. En las siguientes secciones se realizará el desarrollo del modelo de inteligencia para cada uno de los 8 roles definido en el modelo de agentes. En el caso de los agentes normales, se definirán los algoritmos utilizados para establecer los mecanismos de cooperación y procesar la información recibida de los demás agentes. Por otro lado, el modelo de inteligencia de los agentes inteligentes se desarrollará con base en las técnicas de reconocimiento de actividades inusuales, identificadas en el estado del arte.</w:t>
      </w:r>
    </w:p>
    <w:p w14:paraId="110BF860" w14:textId="77777777" w:rsidR="00537A9E" w:rsidRDefault="00537A9E" w:rsidP="005F4B47">
      <w:pPr>
        <w:pStyle w:val="Ttulo2"/>
        <w:numPr>
          <w:ilvl w:val="1"/>
          <w:numId w:val="22"/>
        </w:numPr>
      </w:pPr>
      <w:bookmarkStart w:id="126" w:name="_Toc531325725"/>
      <w:r>
        <w:t xml:space="preserve">Agente de </w:t>
      </w:r>
      <w:r w:rsidR="000319D8">
        <w:t>C</w:t>
      </w:r>
      <w:r>
        <w:t>aptura</w:t>
      </w:r>
      <w:bookmarkEnd w:id="126"/>
    </w:p>
    <w:p w14:paraId="13443C5E" w14:textId="55F1AF4E" w:rsidR="00537A9E" w:rsidRDefault="00537A9E" w:rsidP="00537A9E">
      <w:pPr>
        <w:pStyle w:val="NormalWeb"/>
        <w:spacing w:before="240" w:beforeAutospacing="0" w:after="120" w:afterAutospacing="0"/>
        <w:jc w:val="both"/>
      </w:pPr>
      <w:r>
        <w:rPr>
          <w:color w:val="000000"/>
          <w:sz w:val="22"/>
          <w:szCs w:val="22"/>
        </w:rPr>
        <w:t>La tabla de habilidades definida en el capítulo anterior determinó que la meta principal del agente de video es realizar la captura del video. La caracterización del caso de estudio mostró que las cámaras instaladas en el CCTV soportan comunicación TCP/IP, en donde la transmisión de videos se ejecuta bajo protocolo MJPEG. La característica principal del protocolo es que la transmisión de video se realiza a través de una secuencia de imágenes. Cada imagen del protocolo es codificada bajo el método de compresión JPEG</w:t>
      </w:r>
      <w:r w:rsidR="009A6AF0">
        <w:rPr>
          <w:color w:val="000000"/>
          <w:sz w:val="22"/>
          <w:szCs w:val="22"/>
        </w:rPr>
        <w:t xml:space="preserve"> </w:t>
      </w:r>
      <w:sdt>
        <w:sdtPr>
          <w:rPr>
            <w:color w:val="000000"/>
            <w:sz w:val="22"/>
            <w:szCs w:val="22"/>
          </w:rPr>
          <w:id w:val="481590202"/>
          <w:citation/>
        </w:sdtPr>
        <w:sdtEndPr/>
        <w:sdtContent>
          <w:r w:rsidR="009A6AF0">
            <w:rPr>
              <w:color w:val="000000"/>
              <w:sz w:val="22"/>
              <w:szCs w:val="22"/>
            </w:rPr>
            <w:fldChar w:fldCharType="begin"/>
          </w:r>
          <w:r w:rsidR="009A6AF0">
            <w:rPr>
              <w:color w:val="000000"/>
              <w:sz w:val="22"/>
              <w:szCs w:val="22"/>
            </w:rPr>
            <w:instrText xml:space="preserve"> CITATION AlT18 \l 9226 </w:instrText>
          </w:r>
          <w:r w:rsidR="009A6AF0">
            <w:rPr>
              <w:color w:val="000000"/>
              <w:sz w:val="22"/>
              <w:szCs w:val="22"/>
            </w:rPr>
            <w:fldChar w:fldCharType="separate"/>
          </w:r>
          <w:r w:rsidR="00055293" w:rsidRPr="00055293">
            <w:rPr>
              <w:noProof/>
              <w:color w:val="000000"/>
              <w:sz w:val="22"/>
              <w:szCs w:val="22"/>
            </w:rPr>
            <w:t>[73]</w:t>
          </w:r>
          <w:r w:rsidR="009A6AF0">
            <w:rPr>
              <w:color w:val="000000"/>
              <w:sz w:val="22"/>
              <w:szCs w:val="22"/>
            </w:rPr>
            <w:fldChar w:fldCharType="end"/>
          </w:r>
        </w:sdtContent>
      </w:sdt>
      <w:r>
        <w:rPr>
          <w:color w:val="000000"/>
          <w:sz w:val="22"/>
          <w:szCs w:val="22"/>
        </w:rPr>
        <w:t>.</w:t>
      </w:r>
    </w:p>
    <w:p w14:paraId="3BCC8C2F" w14:textId="4799443A" w:rsidR="00537A9E" w:rsidRDefault="00537A9E" w:rsidP="00E6244B">
      <w:pPr>
        <w:pStyle w:val="NormalWeb"/>
        <w:spacing w:before="240" w:beforeAutospacing="0" w:after="120" w:afterAutospacing="0"/>
        <w:jc w:val="both"/>
      </w:pPr>
      <w:r>
        <w:rPr>
          <w:color w:val="000000"/>
          <w:sz w:val="22"/>
          <w:szCs w:val="22"/>
        </w:rPr>
        <w:t>La mayoría de los lenguajes de programación cuentan con librerías que permiten obtener la secuencia de imágenes emitida por el protocolo MJPEG. Para el caso de Python existen librerías como PY-MJPEG, que proporciona interfaces para el manejo de cámaras usando el protocolo MJPEG</w:t>
      </w:r>
      <w:r w:rsidR="009A6AF0">
        <w:rPr>
          <w:color w:val="000000"/>
          <w:sz w:val="22"/>
          <w:szCs w:val="22"/>
        </w:rPr>
        <w:t xml:space="preserve"> </w:t>
      </w:r>
      <w:sdt>
        <w:sdtPr>
          <w:rPr>
            <w:color w:val="000000"/>
            <w:sz w:val="22"/>
            <w:szCs w:val="22"/>
          </w:rPr>
          <w:id w:val="-1570577079"/>
          <w:citation/>
        </w:sdtPr>
        <w:sdtEndPr/>
        <w:sdtContent>
          <w:r w:rsidR="009A6AF0">
            <w:rPr>
              <w:color w:val="000000"/>
              <w:sz w:val="22"/>
              <w:szCs w:val="22"/>
            </w:rPr>
            <w:fldChar w:fldCharType="begin"/>
          </w:r>
          <w:r w:rsidR="009A6AF0">
            <w:rPr>
              <w:color w:val="000000"/>
              <w:sz w:val="22"/>
              <w:szCs w:val="22"/>
            </w:rPr>
            <w:instrText xml:space="preserve"> CITATION Jan18 \l 9226 </w:instrText>
          </w:r>
          <w:r w:rsidR="009A6AF0">
            <w:rPr>
              <w:color w:val="000000"/>
              <w:sz w:val="22"/>
              <w:szCs w:val="22"/>
            </w:rPr>
            <w:fldChar w:fldCharType="separate"/>
          </w:r>
          <w:r w:rsidR="00055293" w:rsidRPr="00055293">
            <w:rPr>
              <w:noProof/>
              <w:color w:val="000000"/>
              <w:sz w:val="22"/>
              <w:szCs w:val="22"/>
            </w:rPr>
            <w:t>[74]</w:t>
          </w:r>
          <w:r w:rsidR="009A6AF0">
            <w:rPr>
              <w:color w:val="000000"/>
              <w:sz w:val="22"/>
              <w:szCs w:val="22"/>
            </w:rPr>
            <w:fldChar w:fldCharType="end"/>
          </w:r>
        </w:sdtContent>
      </w:sdt>
      <w:r>
        <w:rPr>
          <w:color w:val="000000"/>
          <w:sz w:val="22"/>
          <w:szCs w:val="22"/>
        </w:rPr>
        <w:t>.  Por otra parte, el agente de captura debe asignar la marca de tiempo de la imagen capturada, con base en la hora real determinada por el sistema operativo. La asignación de una marca de tiempo al momento de la captura es fundamental para la correcta operación del algoritmo de reidentificación de personas. Además de poder realizar la lectura del reloj del sistema operativo, el agente debe estar en la capacidad de ajustar la hora del sistema. Esta característica es necesaria para implementar la sincronización de relojes, descrita en el desarrollo del modelo de agentes.</w:t>
      </w:r>
    </w:p>
    <w:p w14:paraId="312ABD18" w14:textId="77777777" w:rsidR="00537A9E" w:rsidRDefault="00537A9E" w:rsidP="005F4B47">
      <w:pPr>
        <w:pStyle w:val="Ttulo2"/>
        <w:numPr>
          <w:ilvl w:val="1"/>
          <w:numId w:val="22"/>
        </w:numPr>
      </w:pPr>
      <w:bookmarkStart w:id="127" w:name="_Toc531325726"/>
      <w:r>
        <w:t>Agente Pose</w:t>
      </w:r>
      <w:bookmarkEnd w:id="127"/>
    </w:p>
    <w:p w14:paraId="4FA50946" w14:textId="77777777" w:rsidR="00537A9E" w:rsidRDefault="00537A9E" w:rsidP="00537A9E">
      <w:pPr>
        <w:pStyle w:val="NormalWeb"/>
        <w:spacing w:before="240" w:beforeAutospacing="0" w:after="120" w:afterAutospacing="0"/>
        <w:jc w:val="both"/>
      </w:pPr>
      <w:r>
        <w:rPr>
          <w:color w:val="000000"/>
          <w:sz w:val="22"/>
          <w:szCs w:val="22"/>
        </w:rPr>
        <w:t>Una vez el agente de captura realiza la extracción de la imagen asociada a la cámara, la detección de las personas en la imagen se efectúa a partir de los modelos de inteligencia implementados en el agente pose. De acuerdo con el análisis efectuado en el estado del arte, la detección de personas sobre una secuencia de video puede implementarse a partir de 2 méto</w:t>
      </w:r>
      <w:r>
        <w:rPr>
          <w:color w:val="000000"/>
          <w:sz w:val="22"/>
          <w:szCs w:val="22"/>
        </w:rPr>
        <w:lastRenderedPageBreak/>
        <w:t>dos: segmentación a partir de técnicas de extracción de fondo, y segmentación a partir de técnicas de análisis sobre imagen única. Teniendo en cuenta que el objetivo del trabajo de investigación no está orientado al desarrollo de técnicas de nivel bajo, el diseño del modelo de inteligencia se basa en el uso de herramientas preexistentes que implementan los algoritmos contenidos en estas 2 categorías.</w:t>
      </w:r>
    </w:p>
    <w:p w14:paraId="0961AE2E" w14:textId="4F5031CD" w:rsidR="00537A9E" w:rsidRDefault="00537A9E" w:rsidP="00537A9E">
      <w:pPr>
        <w:pStyle w:val="NormalWeb"/>
        <w:spacing w:before="240" w:beforeAutospacing="0" w:after="120" w:afterAutospacing="0"/>
        <w:jc w:val="both"/>
      </w:pPr>
      <w:r>
        <w:rPr>
          <w:color w:val="000000"/>
          <w:sz w:val="22"/>
          <w:szCs w:val="22"/>
        </w:rPr>
        <w:t>La evaluación de la identificación de personas a través de las técnicas de extracción de fondo se elaboró a partir de la librería de procesamiento de imágenes OpenCV. La librería OpenCV cuenta con 5 métodos que permiten la implementación de técnicas de extracción de fondo. Las técnicas de extracción de fondo disponibles incluyen algoritmos simples como una resta simple de imágenes (CNT), hasta el uso de modelos adaptativos desarrollados a partir de modelos de mezclas gaussianas (GMM). Por otra parte, la segmentación de personas a partir de técnicas de análisis sobre imagen única se desarrolló a partir de la librería OpenPose. OpenPose permite obtener los esqueletos de cada una de las personas, posibilitando el uso de algoritmos de identificación de actividades a partir de la posición de las articulaciones</w:t>
      </w:r>
      <w:r w:rsidR="009A6AF0">
        <w:rPr>
          <w:color w:val="000000"/>
          <w:sz w:val="22"/>
          <w:szCs w:val="22"/>
        </w:rPr>
        <w:t xml:space="preserve"> </w:t>
      </w:r>
      <w:sdt>
        <w:sdtPr>
          <w:rPr>
            <w:color w:val="000000"/>
            <w:sz w:val="22"/>
            <w:szCs w:val="22"/>
          </w:rPr>
          <w:id w:val="469021219"/>
          <w:citation/>
        </w:sdtPr>
        <w:sdtEndPr/>
        <w:sdtContent>
          <w:r w:rsidR="009A6AF0">
            <w:rPr>
              <w:color w:val="000000"/>
              <w:sz w:val="22"/>
              <w:szCs w:val="22"/>
            </w:rPr>
            <w:fldChar w:fldCharType="begin"/>
          </w:r>
          <w:r w:rsidR="009A6AF0">
            <w:rPr>
              <w:color w:val="000000"/>
              <w:sz w:val="22"/>
              <w:szCs w:val="22"/>
            </w:rPr>
            <w:instrText xml:space="preserve"> CITATION CMU18 \l 9226 </w:instrText>
          </w:r>
          <w:r w:rsidR="009A6AF0">
            <w:rPr>
              <w:color w:val="000000"/>
              <w:sz w:val="22"/>
              <w:szCs w:val="22"/>
            </w:rPr>
            <w:fldChar w:fldCharType="separate"/>
          </w:r>
          <w:r w:rsidR="00055293" w:rsidRPr="00055293">
            <w:rPr>
              <w:noProof/>
              <w:color w:val="000000"/>
              <w:sz w:val="22"/>
              <w:szCs w:val="22"/>
            </w:rPr>
            <w:t>[10]</w:t>
          </w:r>
          <w:r w:rsidR="009A6AF0">
            <w:rPr>
              <w:color w:val="000000"/>
              <w:sz w:val="22"/>
              <w:szCs w:val="22"/>
            </w:rPr>
            <w:fldChar w:fldCharType="end"/>
          </w:r>
        </w:sdtContent>
      </w:sdt>
      <w:r w:rsidR="009A6AF0">
        <w:rPr>
          <w:color w:val="000000"/>
          <w:sz w:val="22"/>
          <w:szCs w:val="22"/>
        </w:rPr>
        <w:t xml:space="preserve">. </w:t>
      </w:r>
      <w:r>
        <w:rPr>
          <w:color w:val="000000"/>
          <w:sz w:val="22"/>
          <w:szCs w:val="22"/>
        </w:rPr>
        <w:t>Dado que las cámaras instaladas en el sistema de guiado del centro comercial no son estereoscópicas, las coordenadas de cada una de las articulaciones se obtienen en un espacio de dos dimensiones.</w:t>
      </w:r>
    </w:p>
    <w:p w14:paraId="0363D5D5" w14:textId="77777777" w:rsidR="00537A9E" w:rsidRDefault="00537A9E" w:rsidP="00537A9E">
      <w:pPr>
        <w:pStyle w:val="NormalWeb"/>
        <w:spacing w:before="240" w:beforeAutospacing="0" w:after="120" w:afterAutospacing="0"/>
        <w:jc w:val="both"/>
      </w:pPr>
      <w:r>
        <w:rPr>
          <w:color w:val="000000"/>
          <w:sz w:val="22"/>
          <w:szCs w:val="22"/>
        </w:rPr>
        <w:t>Para realizar la evaluación de las técnicas de detección de personas, se tomó una muestra de videos de las cámaras instaladas en el centro comercial. Los 5 algoritmos de extracción de fondo disponibles en OpenCV se pusieron a prueba a partir de un programa desarrollado en Python que procesaba los videos capturados. Los resultados fueron analizados de forma cualitativa a partir de la definición de 5 criterios que incluyen la calidad de las siluetas detectadas, el ruido generado, el control de sombras y el comportamiento frente a cambios de iluminación.</w:t>
      </w:r>
    </w:p>
    <w:p w14:paraId="280F0BEB" w14:textId="117D77D4" w:rsidR="00537A9E" w:rsidRDefault="00537A9E" w:rsidP="00537A9E">
      <w:pPr>
        <w:pStyle w:val="NormalWeb"/>
        <w:spacing w:before="240" w:beforeAutospacing="0" w:after="120" w:afterAutospacing="0"/>
        <w:jc w:val="both"/>
      </w:pPr>
      <w:r>
        <w:rPr>
          <w:color w:val="000000"/>
          <w:sz w:val="22"/>
          <w:szCs w:val="22"/>
        </w:rPr>
        <w:t>Uno de los problemas recurrentes al momento de aplicar algoritmos de extracción de fondo sobre la secuencia de video es la gran perturbación que producen el paso de los vehículos dentro de la e</w:t>
      </w:r>
      <w:r w:rsidRPr="00537A9E">
        <w:rPr>
          <w:color w:val="000000"/>
          <w:sz w:val="22"/>
          <w:szCs w:val="22"/>
        </w:rPr>
        <w:t xml:space="preserve">scena. La </w:t>
      </w:r>
      <w:r w:rsidRPr="00537A9E">
        <w:rPr>
          <w:color w:val="000000"/>
          <w:sz w:val="22"/>
          <w:szCs w:val="22"/>
        </w:rPr>
        <w:fldChar w:fldCharType="begin"/>
      </w:r>
      <w:r w:rsidRPr="00537A9E">
        <w:rPr>
          <w:color w:val="000000"/>
          <w:sz w:val="22"/>
          <w:szCs w:val="22"/>
        </w:rPr>
        <w:instrText xml:space="preserve"> REF _Ref529749783 \h </w:instrText>
      </w:r>
      <w:r>
        <w:rPr>
          <w:color w:val="000000"/>
          <w:sz w:val="22"/>
          <w:szCs w:val="22"/>
        </w:rPr>
        <w:instrText xml:space="preserve"> \* MERGEFORMAT </w:instrText>
      </w:r>
      <w:r w:rsidRPr="00537A9E">
        <w:rPr>
          <w:color w:val="000000"/>
          <w:sz w:val="22"/>
          <w:szCs w:val="22"/>
        </w:rPr>
      </w:r>
      <w:r w:rsidRPr="00537A9E">
        <w:rPr>
          <w:color w:val="000000"/>
          <w:sz w:val="22"/>
          <w:szCs w:val="22"/>
        </w:rPr>
        <w:fldChar w:fldCharType="separate"/>
      </w:r>
      <w:ins w:id="128" w:author="Eder Mauricio Abello Rodríguez" w:date="2018-11-30T07:35:00Z">
        <w:r w:rsidR="00A71D04" w:rsidRPr="00A71D04">
          <w:rPr>
            <w:sz w:val="22"/>
            <w:szCs w:val="22"/>
            <w:rPrChange w:id="129" w:author="Eder Mauricio Abello Rodríguez" w:date="2018-11-30T07:35:00Z">
              <w:rPr/>
            </w:rPrChange>
          </w:rPr>
          <w:t xml:space="preserve">Figura </w:t>
        </w:r>
        <w:r w:rsidR="00A71D04" w:rsidRPr="00A71D04">
          <w:rPr>
            <w:noProof/>
            <w:sz w:val="22"/>
            <w:szCs w:val="22"/>
            <w:rPrChange w:id="130" w:author="Eder Mauricio Abello Rodríguez" w:date="2018-11-30T07:35:00Z">
              <w:rPr>
                <w:noProof/>
              </w:rPr>
            </w:rPrChange>
          </w:rPr>
          <w:t>9</w:t>
        </w:r>
      </w:ins>
      <w:del w:id="131"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9</w:delText>
        </w:r>
      </w:del>
      <w:r w:rsidRPr="00537A9E">
        <w:rPr>
          <w:color w:val="000000"/>
          <w:sz w:val="22"/>
          <w:szCs w:val="22"/>
        </w:rPr>
        <w:fldChar w:fldCharType="end"/>
      </w:r>
      <w:r w:rsidRPr="00537A9E">
        <w:rPr>
          <w:color w:val="000000"/>
          <w:sz w:val="22"/>
          <w:szCs w:val="22"/>
        </w:rPr>
        <w:t xml:space="preserve">A muestra el resultado de aplicar el algoritmo de extracción de fondo KNN en el momento en que un vehículo se encuentra en proceso de parqueo. De la </w:t>
      </w:r>
      <w:r w:rsidR="00BB6767" w:rsidRPr="00537A9E">
        <w:rPr>
          <w:color w:val="000000"/>
          <w:sz w:val="22"/>
          <w:szCs w:val="22"/>
        </w:rPr>
        <w:fldChar w:fldCharType="begin"/>
      </w:r>
      <w:r w:rsidR="00BB6767" w:rsidRPr="00537A9E">
        <w:rPr>
          <w:color w:val="000000"/>
          <w:sz w:val="22"/>
          <w:szCs w:val="22"/>
        </w:rPr>
        <w:instrText xml:space="preserve"> REF _Ref529749783 \h </w:instrText>
      </w:r>
      <w:r w:rsidR="00BB6767">
        <w:rPr>
          <w:color w:val="000000"/>
          <w:sz w:val="22"/>
          <w:szCs w:val="22"/>
        </w:rPr>
        <w:instrText xml:space="preserve"> \* MERGEFORMAT </w:instrText>
      </w:r>
      <w:r w:rsidR="00BB6767" w:rsidRPr="00537A9E">
        <w:rPr>
          <w:color w:val="000000"/>
          <w:sz w:val="22"/>
          <w:szCs w:val="22"/>
        </w:rPr>
      </w:r>
      <w:r w:rsidR="00BB6767" w:rsidRPr="00537A9E">
        <w:rPr>
          <w:color w:val="000000"/>
          <w:sz w:val="22"/>
          <w:szCs w:val="22"/>
        </w:rPr>
        <w:fldChar w:fldCharType="separate"/>
      </w:r>
      <w:ins w:id="132" w:author="Eder Mauricio Abello Rodríguez" w:date="2018-11-30T07:35:00Z">
        <w:r w:rsidR="00A71D04" w:rsidRPr="00A71D04">
          <w:rPr>
            <w:sz w:val="22"/>
            <w:szCs w:val="22"/>
            <w:rPrChange w:id="133" w:author="Eder Mauricio Abello Rodríguez" w:date="2018-11-30T07:35:00Z">
              <w:rPr/>
            </w:rPrChange>
          </w:rPr>
          <w:t xml:space="preserve">Figura </w:t>
        </w:r>
        <w:r w:rsidR="00A71D04" w:rsidRPr="00A71D04">
          <w:rPr>
            <w:noProof/>
            <w:sz w:val="22"/>
            <w:szCs w:val="22"/>
            <w:rPrChange w:id="134" w:author="Eder Mauricio Abello Rodríguez" w:date="2018-11-30T07:35:00Z">
              <w:rPr>
                <w:noProof/>
              </w:rPr>
            </w:rPrChange>
          </w:rPr>
          <w:t>9</w:t>
        </w:r>
      </w:ins>
      <w:del w:id="135"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9</w:delText>
        </w:r>
      </w:del>
      <w:r w:rsidR="00BB6767" w:rsidRPr="00537A9E">
        <w:rPr>
          <w:color w:val="000000"/>
          <w:sz w:val="22"/>
          <w:szCs w:val="22"/>
        </w:rPr>
        <w:fldChar w:fldCharType="end"/>
      </w:r>
      <w:r w:rsidRPr="00537A9E">
        <w:rPr>
          <w:color w:val="000000"/>
          <w:sz w:val="22"/>
          <w:szCs w:val="22"/>
        </w:rPr>
        <w:t>A se puede observar un alto nivel</w:t>
      </w:r>
      <w:r>
        <w:rPr>
          <w:color w:val="000000"/>
          <w:sz w:val="22"/>
          <w:szCs w:val="22"/>
        </w:rPr>
        <w:t xml:space="preserve"> de ruido sobre la imagen, imposibilitando la detección de personas a partir de la extracción de siluetas. Adicionalmente, las personas que usaban tonos grises en sus prendas de vestir generan siluetas parciales en los algoritmos de extracción de fondo, dado que el color de las prendas se mezclaba con el color del asfalto.</w:t>
      </w:r>
    </w:p>
    <w:p w14:paraId="64491168" w14:textId="48285C15" w:rsidR="00537A9E" w:rsidRDefault="00537A9E" w:rsidP="00537A9E">
      <w:pPr>
        <w:pStyle w:val="NormalWeb"/>
        <w:spacing w:before="240" w:beforeAutospacing="0" w:after="120" w:afterAutospacing="0"/>
        <w:jc w:val="both"/>
      </w:pPr>
      <w:r>
        <w:rPr>
          <w:color w:val="000000"/>
          <w:sz w:val="22"/>
          <w:szCs w:val="22"/>
        </w:rPr>
        <w:t xml:space="preserve">De igual forma, la evaluación del desempeño de la librería OpenPose se ejecutó a través del desarrollo de un programa en Python que analizaba los videos capturados. A diferencia de los algoritmos de extracción de fondo, los esqueletos detectados por la librería OpenPose mostraron buenos resultados frente al paso de vehículos dentro de la escena y cambios de iluminación. Dado que el algoritmo realiza el proceso de detección sobre cada imagen, los tiempos de procesamiento requeridos por OpenPose son más altos con respecto a los algoritmos de extracción de fondo implementados en OpenCV. Hidalgo muestra una máquina con una tarjeta gráfica NVIDIA 940MX y un procesador Intel Core I7 puede tardar hasta 0.5 segundos en procesar una única imagen </w:t>
      </w:r>
      <w:sdt>
        <w:sdtPr>
          <w:rPr>
            <w:color w:val="000000"/>
            <w:sz w:val="22"/>
            <w:szCs w:val="22"/>
          </w:rPr>
          <w:id w:val="-1900899502"/>
          <w:citation/>
        </w:sdtPr>
        <w:sdtEndPr/>
        <w:sdtContent>
          <w:r w:rsidR="009A6AF0">
            <w:rPr>
              <w:color w:val="000000"/>
              <w:sz w:val="22"/>
              <w:szCs w:val="22"/>
            </w:rPr>
            <w:fldChar w:fldCharType="begin"/>
          </w:r>
          <w:r w:rsidR="009A6AF0">
            <w:rPr>
              <w:color w:val="000000"/>
              <w:sz w:val="22"/>
              <w:szCs w:val="22"/>
            </w:rPr>
            <w:instrText xml:space="preserve"> CITATION CMU181 \l 9226 </w:instrText>
          </w:r>
          <w:r w:rsidR="009A6AF0">
            <w:rPr>
              <w:color w:val="000000"/>
              <w:sz w:val="22"/>
              <w:szCs w:val="22"/>
            </w:rPr>
            <w:fldChar w:fldCharType="separate"/>
          </w:r>
          <w:r w:rsidR="00055293" w:rsidRPr="00055293">
            <w:rPr>
              <w:noProof/>
              <w:color w:val="000000"/>
              <w:sz w:val="22"/>
              <w:szCs w:val="22"/>
            </w:rPr>
            <w:t>[75]</w:t>
          </w:r>
          <w:r w:rsidR="009A6AF0">
            <w:rPr>
              <w:color w:val="000000"/>
              <w:sz w:val="22"/>
              <w:szCs w:val="22"/>
            </w:rPr>
            <w:fldChar w:fldCharType="end"/>
          </w:r>
        </w:sdtContent>
      </w:sdt>
      <w:r>
        <w:rPr>
          <w:color w:val="000000"/>
          <w:sz w:val="22"/>
          <w:szCs w:val="22"/>
        </w:rPr>
        <w:t>. Una máquina con las mismas configuraciones tarda hasta 50 milisegundos en realizar el procesamiento de una sola imagen, utilizando técnicas de extrac</w:t>
      </w:r>
      <w:r>
        <w:rPr>
          <w:color w:val="000000"/>
          <w:sz w:val="22"/>
          <w:szCs w:val="22"/>
        </w:rPr>
        <w:lastRenderedPageBreak/>
        <w:t xml:space="preserve">ción de fondo. </w:t>
      </w:r>
      <w:r w:rsidRPr="00537A9E">
        <w:rPr>
          <w:color w:val="000000"/>
          <w:sz w:val="22"/>
          <w:szCs w:val="22"/>
        </w:rPr>
        <w:t xml:space="preserve">La </w:t>
      </w:r>
      <w:r w:rsidRPr="00537A9E">
        <w:rPr>
          <w:color w:val="000000"/>
          <w:sz w:val="22"/>
          <w:szCs w:val="22"/>
        </w:rPr>
        <w:fldChar w:fldCharType="begin"/>
      </w:r>
      <w:r w:rsidRPr="00537A9E">
        <w:rPr>
          <w:color w:val="000000"/>
          <w:sz w:val="22"/>
          <w:szCs w:val="22"/>
        </w:rPr>
        <w:instrText xml:space="preserve"> REF _Ref529749783 \h </w:instrText>
      </w:r>
      <w:r>
        <w:rPr>
          <w:color w:val="000000"/>
          <w:sz w:val="22"/>
          <w:szCs w:val="22"/>
        </w:rPr>
        <w:instrText xml:space="preserve"> \* MERGEFORMAT </w:instrText>
      </w:r>
      <w:r w:rsidRPr="00537A9E">
        <w:rPr>
          <w:color w:val="000000"/>
          <w:sz w:val="22"/>
          <w:szCs w:val="22"/>
        </w:rPr>
      </w:r>
      <w:r w:rsidRPr="00537A9E">
        <w:rPr>
          <w:color w:val="000000"/>
          <w:sz w:val="22"/>
          <w:szCs w:val="22"/>
        </w:rPr>
        <w:fldChar w:fldCharType="separate"/>
      </w:r>
      <w:ins w:id="136" w:author="Eder Mauricio Abello Rodríguez" w:date="2018-11-30T07:35:00Z">
        <w:r w:rsidR="00A71D04" w:rsidRPr="00A71D04">
          <w:rPr>
            <w:sz w:val="22"/>
            <w:szCs w:val="22"/>
            <w:rPrChange w:id="137" w:author="Eder Mauricio Abello Rodríguez" w:date="2018-11-30T07:35:00Z">
              <w:rPr/>
            </w:rPrChange>
          </w:rPr>
          <w:t xml:space="preserve">Figura </w:t>
        </w:r>
        <w:r w:rsidR="00A71D04" w:rsidRPr="00A71D04">
          <w:rPr>
            <w:noProof/>
            <w:sz w:val="22"/>
            <w:szCs w:val="22"/>
            <w:rPrChange w:id="138" w:author="Eder Mauricio Abello Rodríguez" w:date="2018-11-30T07:35:00Z">
              <w:rPr>
                <w:noProof/>
              </w:rPr>
            </w:rPrChange>
          </w:rPr>
          <w:t>9</w:t>
        </w:r>
      </w:ins>
      <w:del w:id="139"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9</w:delText>
        </w:r>
      </w:del>
      <w:r w:rsidRPr="00537A9E">
        <w:rPr>
          <w:color w:val="000000"/>
          <w:sz w:val="22"/>
          <w:szCs w:val="22"/>
        </w:rPr>
        <w:fldChar w:fldCharType="end"/>
      </w:r>
      <w:r w:rsidRPr="00537A9E">
        <w:rPr>
          <w:color w:val="000000"/>
          <w:sz w:val="22"/>
          <w:szCs w:val="22"/>
        </w:rPr>
        <w:t>B</w:t>
      </w:r>
      <w:r>
        <w:rPr>
          <w:color w:val="000000"/>
          <w:sz w:val="22"/>
          <w:szCs w:val="22"/>
        </w:rPr>
        <w:t xml:space="preserve"> muestra un ejemplo de la detección efectuada por la librería OpenPose sobre una de las imágenes seleccionadas del caso de estudio.</w:t>
      </w:r>
    </w:p>
    <w:p w14:paraId="622DB738" w14:textId="77777777" w:rsidR="00537A9E" w:rsidRDefault="00537A9E" w:rsidP="00537A9E">
      <w:pPr>
        <w:pStyle w:val="NormalWeb"/>
        <w:spacing w:before="240" w:beforeAutospacing="0" w:after="120" w:afterAutospacing="0"/>
        <w:jc w:val="center"/>
      </w:pPr>
      <w:r>
        <w:rPr>
          <w:rFonts w:ascii="Calibri" w:hAnsi="Calibri" w:cs="Calibri"/>
          <w:noProof/>
          <w:color w:val="000000"/>
          <w:sz w:val="22"/>
          <w:szCs w:val="22"/>
        </w:rPr>
        <w:drawing>
          <wp:inline distT="0" distB="0" distL="0" distR="0" wp14:anchorId="2D53154B" wp14:editId="6764B5FC">
            <wp:extent cx="2083435" cy="1558290"/>
            <wp:effectExtent l="0" t="0" r="0" b="3810"/>
            <wp:docPr id="17" name="Imagen 17" descr="https://lh6.googleusercontent.com/nJLbYgx8wzIypsWMCVlW0lEia3N1UFDmt-o3YfE-fcji_K4FuZ8xFVOjGwsB-7UWWCkcOM1YVaQhDo-DyYHa0kwj_2irel56kiaa0nuAVB4Aw81u3VLSAz-1Nwn_YzT30sCVCf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nJLbYgx8wzIypsWMCVlW0lEia3N1UFDmt-o3YfE-fcji_K4FuZ8xFVOjGwsB-7UWWCkcOM1YVaQhDo-DyYHa0kwj_2irel56kiaa0nuAVB4Aw81u3VLSAz-1Nwn_YzT30sCVCfpv"/>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3435" cy="1558290"/>
                    </a:xfrm>
                    <a:prstGeom prst="rect">
                      <a:avLst/>
                    </a:prstGeom>
                    <a:noFill/>
                    <a:ln>
                      <a:noFill/>
                    </a:ln>
                  </pic:spPr>
                </pic:pic>
              </a:graphicData>
            </a:graphic>
          </wp:inline>
        </w:drawing>
      </w:r>
      <w:r>
        <w:rPr>
          <w:rFonts w:ascii="Calibri" w:hAnsi="Calibri" w:cs="Calibri"/>
          <w:color w:val="000000"/>
          <w:sz w:val="22"/>
          <w:szCs w:val="22"/>
        </w:rPr>
        <w:t xml:space="preserve">            </w:t>
      </w:r>
      <w:r>
        <w:rPr>
          <w:rFonts w:ascii="Calibri" w:hAnsi="Calibri" w:cs="Calibri"/>
          <w:noProof/>
          <w:color w:val="000000"/>
          <w:sz w:val="22"/>
          <w:szCs w:val="22"/>
        </w:rPr>
        <w:drawing>
          <wp:inline distT="0" distB="0" distL="0" distR="0" wp14:anchorId="1DA6794A" wp14:editId="1687BF36">
            <wp:extent cx="2075180" cy="1582420"/>
            <wp:effectExtent l="0" t="0" r="1270" b="0"/>
            <wp:docPr id="16" name="Imagen 16" descr="https://lh4.googleusercontent.com/_4sAwOUdGHbE6FY5VNQprIs0DxFwIny8WBZaYTa-X0EuH-mv0WM4AW2GbXkMa2EmTVwKbyKV9nTlDs2ZfWAoNnN0yXhbc1X1D4C32Ct18_O0rEm4d7AD8h50lD-ZugxVBqvr-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4.googleusercontent.com/_4sAwOUdGHbE6FY5VNQprIs0DxFwIny8WBZaYTa-X0EuH-mv0WM4AW2GbXkMa2EmTVwKbyKV9nTlDs2ZfWAoNnN0yXhbc1X1D4C32Ct18_O0rEm4d7AD8h50lD-ZugxVBqvr-goV"/>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5180" cy="1582420"/>
                    </a:xfrm>
                    <a:prstGeom prst="rect">
                      <a:avLst/>
                    </a:prstGeom>
                    <a:noFill/>
                    <a:ln>
                      <a:noFill/>
                    </a:ln>
                  </pic:spPr>
                </pic:pic>
              </a:graphicData>
            </a:graphic>
          </wp:inline>
        </w:drawing>
      </w:r>
    </w:p>
    <w:p w14:paraId="0EDAC387" w14:textId="68CDA454" w:rsidR="00537A9E" w:rsidRPr="00537A9E" w:rsidRDefault="00537A9E" w:rsidP="00537A9E">
      <w:pPr>
        <w:pStyle w:val="Descripcin"/>
      </w:pPr>
      <w:bookmarkStart w:id="140" w:name="_Ref529749783"/>
      <w:r w:rsidRPr="00537A9E">
        <w:t xml:space="preserve">Figura </w:t>
      </w:r>
      <w:r w:rsidRPr="00537A9E">
        <w:fldChar w:fldCharType="begin"/>
      </w:r>
      <w:r w:rsidRPr="00537A9E">
        <w:instrText xml:space="preserve"> SEQ Figura \* ARABIC </w:instrText>
      </w:r>
      <w:r w:rsidRPr="00537A9E">
        <w:fldChar w:fldCharType="separate"/>
      </w:r>
      <w:r w:rsidR="00A71D04">
        <w:rPr>
          <w:noProof/>
        </w:rPr>
        <w:t>9</w:t>
      </w:r>
      <w:r w:rsidRPr="00537A9E">
        <w:fldChar w:fldCharType="end"/>
      </w:r>
      <w:bookmarkEnd w:id="140"/>
      <w:r w:rsidRPr="00537A9E">
        <w:t>: A: Imagen resultante de aplicar el algoritmo de extracción de fondo KNN en un vehículo en proceso de parqueo. B: Resultados de aplicar la librería OpenPose sobre una de las imágenes pertenecientes a las secuencias de video capturadas.</w:t>
      </w:r>
    </w:p>
    <w:p w14:paraId="798BBFE5" w14:textId="3ADD1327" w:rsidR="00537A9E" w:rsidRDefault="00537A9E" w:rsidP="00537A9E">
      <w:pPr>
        <w:pStyle w:val="NormalWeb"/>
        <w:spacing w:before="240" w:beforeAutospacing="0" w:after="120" w:afterAutospacing="0"/>
        <w:jc w:val="both"/>
      </w:pPr>
      <w:r>
        <w:rPr>
          <w:color w:val="000000"/>
          <w:sz w:val="22"/>
          <w:szCs w:val="22"/>
        </w:rPr>
        <w:t>Si bien la velocidad de respuesta es un requerimiento no funcional en el desarrollo del sistema, el alcance del proyecto de investigación está limitado al desarrollo del módulo de alto nivel a partir de los datos suministrados por el módulo de bajo nivel. Por lo tanto, los tiempos de respuesta no se incluyen como criterio de selección de la herramienta. Para lograr una implementación sobre un sistema distribuido real, se propone como trabajo futuro optimizar los tiempos de respuesta ofrecidos por la librería Ope</w:t>
      </w:r>
      <w:r w:rsidRPr="003A30B4">
        <w:rPr>
          <w:color w:val="000000"/>
          <w:sz w:val="22"/>
          <w:szCs w:val="22"/>
        </w:rPr>
        <w:t xml:space="preserve">nPose. La </w:t>
      </w:r>
      <w:r w:rsidR="003A30B4" w:rsidRPr="003A30B4">
        <w:rPr>
          <w:color w:val="000000"/>
          <w:sz w:val="22"/>
          <w:szCs w:val="22"/>
        </w:rPr>
        <w:fldChar w:fldCharType="begin"/>
      </w:r>
      <w:r w:rsidR="003A30B4" w:rsidRPr="003A30B4">
        <w:rPr>
          <w:color w:val="000000"/>
          <w:sz w:val="22"/>
          <w:szCs w:val="22"/>
        </w:rPr>
        <w:instrText xml:space="preserve"> REF _Ref529749925 \h </w:instrText>
      </w:r>
      <w:r w:rsidR="003A30B4">
        <w:rPr>
          <w:color w:val="000000"/>
          <w:sz w:val="22"/>
          <w:szCs w:val="22"/>
        </w:rPr>
        <w:instrText xml:space="preserve"> \* MERGEFORMAT </w:instrText>
      </w:r>
      <w:r w:rsidR="003A30B4" w:rsidRPr="003A30B4">
        <w:rPr>
          <w:color w:val="000000"/>
          <w:sz w:val="22"/>
          <w:szCs w:val="22"/>
        </w:rPr>
      </w:r>
      <w:r w:rsidR="003A30B4" w:rsidRPr="003A30B4">
        <w:rPr>
          <w:color w:val="000000"/>
          <w:sz w:val="22"/>
          <w:szCs w:val="22"/>
        </w:rPr>
        <w:fldChar w:fldCharType="separate"/>
      </w:r>
      <w:ins w:id="141" w:author="Eder Mauricio Abello Rodríguez" w:date="2018-11-30T07:35:00Z">
        <w:r w:rsidR="00A71D04" w:rsidRPr="00A71D04">
          <w:rPr>
            <w:sz w:val="22"/>
            <w:szCs w:val="22"/>
            <w:rPrChange w:id="142" w:author="Eder Mauricio Abello Rodríguez" w:date="2018-11-30T07:35:00Z">
              <w:rPr/>
            </w:rPrChange>
          </w:rPr>
          <w:t xml:space="preserve">Tabla </w:t>
        </w:r>
        <w:r w:rsidR="00A71D04" w:rsidRPr="00A71D04">
          <w:rPr>
            <w:noProof/>
            <w:sz w:val="22"/>
            <w:szCs w:val="22"/>
            <w:rPrChange w:id="143" w:author="Eder Mauricio Abello Rodríguez" w:date="2018-11-30T07:35:00Z">
              <w:rPr>
                <w:noProof/>
              </w:rPr>
            </w:rPrChange>
          </w:rPr>
          <w:t>7</w:t>
        </w:r>
      </w:ins>
      <w:del w:id="144"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7</w:delText>
        </w:r>
      </w:del>
      <w:r w:rsidR="003A30B4" w:rsidRPr="003A30B4">
        <w:rPr>
          <w:color w:val="000000"/>
          <w:sz w:val="22"/>
          <w:szCs w:val="22"/>
        </w:rPr>
        <w:fldChar w:fldCharType="end"/>
      </w:r>
      <w:r w:rsidR="003A30B4" w:rsidRPr="003A30B4">
        <w:rPr>
          <w:color w:val="000000"/>
          <w:sz w:val="22"/>
          <w:szCs w:val="22"/>
        </w:rPr>
        <w:t xml:space="preserve"> </w:t>
      </w:r>
      <w:r w:rsidRPr="003A30B4">
        <w:rPr>
          <w:color w:val="000000"/>
          <w:sz w:val="22"/>
          <w:szCs w:val="22"/>
        </w:rPr>
        <w:t>muestra los resultados de aplicar la evaluación cualitativa a cada una de las herramientas. Con base</w:t>
      </w:r>
      <w:r>
        <w:rPr>
          <w:color w:val="000000"/>
          <w:sz w:val="22"/>
          <w:szCs w:val="22"/>
        </w:rPr>
        <w:t xml:space="preserve"> en los resultados obtenidos, se selecciona a OpenPose como la librería que mejor realiza la detección de personas dentro de la secuencia de videos del CCTV.</w:t>
      </w:r>
    </w:p>
    <w:p w14:paraId="014DBAB1" w14:textId="23128956" w:rsidR="00537A9E" w:rsidRPr="003A30B4" w:rsidRDefault="003A30B4" w:rsidP="003A30B4">
      <w:pPr>
        <w:pStyle w:val="Descripcin"/>
        <w:jc w:val="center"/>
      </w:pPr>
      <w:bookmarkStart w:id="145" w:name="_Ref529749925"/>
      <w:r w:rsidRPr="003A30B4">
        <w:t xml:space="preserve">Tabla </w:t>
      </w:r>
      <w:r w:rsidRPr="003A30B4">
        <w:fldChar w:fldCharType="begin"/>
      </w:r>
      <w:r w:rsidRPr="003A30B4">
        <w:instrText xml:space="preserve"> SEQ Tabla \* ARABIC </w:instrText>
      </w:r>
      <w:r w:rsidRPr="003A30B4">
        <w:fldChar w:fldCharType="separate"/>
      </w:r>
      <w:r w:rsidR="00A71D04">
        <w:rPr>
          <w:noProof/>
        </w:rPr>
        <w:t>7</w:t>
      </w:r>
      <w:r w:rsidRPr="003A30B4">
        <w:fldChar w:fldCharType="end"/>
      </w:r>
      <w:bookmarkEnd w:id="145"/>
      <w:r w:rsidR="00537A9E" w:rsidRPr="003A30B4">
        <w:t>: Evaluación de criterios - Técnicas de Nivel Bajo</w:t>
      </w:r>
    </w:p>
    <w:tbl>
      <w:tblPr>
        <w:tblW w:w="0" w:type="auto"/>
        <w:jc w:val="center"/>
        <w:tblCellMar>
          <w:top w:w="15" w:type="dxa"/>
          <w:left w:w="15" w:type="dxa"/>
          <w:bottom w:w="15" w:type="dxa"/>
          <w:right w:w="15" w:type="dxa"/>
        </w:tblCellMar>
        <w:tblLook w:val="04A0" w:firstRow="1" w:lastRow="0" w:firstColumn="1" w:lastColumn="0" w:noHBand="0" w:noVBand="1"/>
      </w:tblPr>
      <w:tblGrid>
        <w:gridCol w:w="2972"/>
        <w:gridCol w:w="632"/>
        <w:gridCol w:w="761"/>
        <w:gridCol w:w="633"/>
        <w:gridCol w:w="640"/>
        <w:gridCol w:w="488"/>
        <w:gridCol w:w="586"/>
      </w:tblGrid>
      <w:tr w:rsidR="00537A9E" w14:paraId="33D85016" w14:textId="77777777" w:rsidTr="00537A9E">
        <w:trPr>
          <w:trHeight w:val="251"/>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14" w:type="dxa"/>
              <w:left w:w="14" w:type="dxa"/>
              <w:bottom w:w="14" w:type="dxa"/>
              <w:right w:w="14" w:type="dxa"/>
            </w:tcMar>
            <w:vAlign w:val="bottom"/>
            <w:hideMark/>
          </w:tcPr>
          <w:p w14:paraId="1DFFCD94" w14:textId="77777777" w:rsidR="00537A9E" w:rsidRDefault="00537A9E"/>
        </w:tc>
        <w:tc>
          <w:tcPr>
            <w:tcW w:w="632"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97E5FDC" w14:textId="77777777" w:rsidR="00537A9E" w:rsidRDefault="00537A9E">
            <w:pPr>
              <w:pStyle w:val="NormalWeb"/>
              <w:spacing w:before="0" w:beforeAutospacing="0" w:after="0" w:afterAutospacing="0"/>
              <w:jc w:val="center"/>
            </w:pPr>
            <w:r>
              <w:rPr>
                <w:b/>
                <w:bCs/>
                <w:color w:val="000000"/>
                <w:sz w:val="20"/>
                <w:szCs w:val="20"/>
              </w:rPr>
              <w:t>MOG</w:t>
            </w:r>
          </w:p>
        </w:tc>
        <w:tc>
          <w:tcPr>
            <w:tcW w:w="761"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0307000" w14:textId="77777777" w:rsidR="00537A9E" w:rsidRDefault="00537A9E">
            <w:pPr>
              <w:pStyle w:val="NormalWeb"/>
              <w:spacing w:before="0" w:beforeAutospacing="0" w:after="0" w:afterAutospacing="0"/>
              <w:jc w:val="center"/>
            </w:pPr>
            <w:r>
              <w:rPr>
                <w:b/>
                <w:bCs/>
                <w:color w:val="000000"/>
                <w:sz w:val="20"/>
                <w:szCs w:val="20"/>
              </w:rPr>
              <w:t>MOG2</w:t>
            </w:r>
          </w:p>
        </w:tc>
        <w:tc>
          <w:tcPr>
            <w:tcW w:w="633"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D456F9D" w14:textId="77777777" w:rsidR="00537A9E" w:rsidRDefault="00537A9E">
            <w:pPr>
              <w:pStyle w:val="NormalWeb"/>
              <w:spacing w:before="0" w:beforeAutospacing="0" w:after="0" w:afterAutospacing="0"/>
              <w:jc w:val="center"/>
            </w:pPr>
            <w:r>
              <w:rPr>
                <w:b/>
                <w:bCs/>
                <w:color w:val="000000"/>
                <w:sz w:val="20"/>
                <w:szCs w:val="20"/>
              </w:rPr>
              <w:t>KNN</w:t>
            </w:r>
          </w:p>
        </w:tc>
        <w:tc>
          <w:tcPr>
            <w:tcW w:w="64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BD7BC0B" w14:textId="77777777" w:rsidR="00537A9E" w:rsidRDefault="00537A9E">
            <w:pPr>
              <w:pStyle w:val="NormalWeb"/>
              <w:spacing w:before="0" w:beforeAutospacing="0" w:after="0" w:afterAutospacing="0"/>
              <w:jc w:val="center"/>
            </w:pPr>
            <w:r>
              <w:rPr>
                <w:b/>
                <w:bCs/>
                <w:color w:val="000000"/>
                <w:sz w:val="20"/>
                <w:szCs w:val="20"/>
              </w:rPr>
              <w:t>GMG</w:t>
            </w:r>
          </w:p>
        </w:tc>
        <w:tc>
          <w:tcPr>
            <w:tcW w:w="488"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2E55CA57" w14:textId="77777777" w:rsidR="00537A9E" w:rsidRDefault="00537A9E">
            <w:pPr>
              <w:pStyle w:val="NormalWeb"/>
              <w:spacing w:before="0" w:beforeAutospacing="0" w:after="0" w:afterAutospacing="0"/>
              <w:jc w:val="center"/>
            </w:pPr>
            <w:r>
              <w:rPr>
                <w:b/>
                <w:bCs/>
                <w:color w:val="000000"/>
                <w:sz w:val="20"/>
                <w:szCs w:val="20"/>
              </w:rPr>
              <w:t>CNT</w:t>
            </w:r>
          </w:p>
        </w:tc>
        <w:tc>
          <w:tcPr>
            <w:tcW w:w="586" w:type="dxa"/>
            <w:tcBorders>
              <w:top w:val="single" w:sz="6" w:space="0" w:color="000000"/>
              <w:left w:val="single" w:sz="6" w:space="0" w:color="000000"/>
              <w:bottom w:val="single" w:sz="6" w:space="0" w:color="000000"/>
              <w:right w:val="single" w:sz="6" w:space="0" w:color="000000"/>
            </w:tcBorders>
            <w:shd w:val="clear" w:color="auto" w:fill="B6D7A8"/>
            <w:tcMar>
              <w:top w:w="14" w:type="dxa"/>
              <w:left w:w="14" w:type="dxa"/>
              <w:bottom w:w="14" w:type="dxa"/>
              <w:right w:w="14" w:type="dxa"/>
            </w:tcMar>
            <w:vAlign w:val="bottom"/>
            <w:hideMark/>
          </w:tcPr>
          <w:p w14:paraId="2C402501" w14:textId="77777777" w:rsidR="00537A9E" w:rsidRDefault="00537A9E">
            <w:pPr>
              <w:pStyle w:val="NormalWeb"/>
              <w:spacing w:before="0" w:beforeAutospacing="0" w:after="0" w:afterAutospacing="0"/>
              <w:jc w:val="center"/>
            </w:pPr>
            <w:r>
              <w:rPr>
                <w:b/>
                <w:bCs/>
                <w:color w:val="000000"/>
                <w:sz w:val="20"/>
                <w:szCs w:val="20"/>
              </w:rPr>
              <w:t>POSE</w:t>
            </w:r>
          </w:p>
        </w:tc>
      </w:tr>
      <w:tr w:rsidR="00537A9E" w14:paraId="42A963B1" w14:textId="77777777" w:rsidTr="00537A9E">
        <w:trPr>
          <w:trHeight w:val="165"/>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C8522BA" w14:textId="77777777" w:rsidR="00537A9E" w:rsidRDefault="00537A9E">
            <w:pPr>
              <w:pStyle w:val="NormalWeb"/>
              <w:spacing w:before="0" w:beforeAutospacing="0" w:after="0" w:afterAutospacing="0"/>
              <w:jc w:val="center"/>
            </w:pPr>
            <w:r>
              <w:rPr>
                <w:color w:val="000000"/>
                <w:sz w:val="18"/>
                <w:szCs w:val="18"/>
              </w:rPr>
              <w:t>Siluetas (3)</w:t>
            </w:r>
          </w:p>
        </w:tc>
        <w:tc>
          <w:tcPr>
            <w:tcW w:w="632"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6A91FF07" w14:textId="77777777" w:rsidR="00537A9E" w:rsidRDefault="00537A9E">
            <w:pPr>
              <w:pStyle w:val="NormalWeb"/>
              <w:spacing w:before="0" w:beforeAutospacing="0" w:after="0" w:afterAutospacing="0"/>
              <w:jc w:val="center"/>
            </w:pPr>
            <w:r>
              <w:rPr>
                <w:color w:val="000000"/>
                <w:sz w:val="18"/>
                <w:szCs w:val="18"/>
              </w:rPr>
              <w:t>2</w:t>
            </w:r>
          </w:p>
        </w:tc>
        <w:tc>
          <w:tcPr>
            <w:tcW w:w="761"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DF197FD" w14:textId="77777777" w:rsidR="00537A9E" w:rsidRDefault="00537A9E">
            <w:pPr>
              <w:pStyle w:val="NormalWeb"/>
              <w:spacing w:before="0" w:beforeAutospacing="0" w:after="0" w:afterAutospacing="0"/>
              <w:jc w:val="center"/>
            </w:pPr>
            <w:r>
              <w:rPr>
                <w:color w:val="000000"/>
                <w:sz w:val="18"/>
                <w:szCs w:val="18"/>
              </w:rPr>
              <w:t>3</w:t>
            </w:r>
          </w:p>
        </w:tc>
        <w:tc>
          <w:tcPr>
            <w:tcW w:w="633"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3860CD0E" w14:textId="77777777" w:rsidR="00537A9E" w:rsidRDefault="00537A9E">
            <w:pPr>
              <w:pStyle w:val="NormalWeb"/>
              <w:spacing w:before="0" w:beforeAutospacing="0" w:after="0" w:afterAutospacing="0"/>
              <w:jc w:val="center"/>
            </w:pPr>
            <w:r>
              <w:rPr>
                <w:color w:val="000000"/>
                <w:sz w:val="18"/>
                <w:szCs w:val="18"/>
              </w:rPr>
              <w:t>3</w:t>
            </w:r>
          </w:p>
        </w:tc>
        <w:tc>
          <w:tcPr>
            <w:tcW w:w="64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4A76D92" w14:textId="77777777" w:rsidR="00537A9E" w:rsidRDefault="00537A9E">
            <w:pPr>
              <w:pStyle w:val="NormalWeb"/>
              <w:spacing w:before="0" w:beforeAutospacing="0" w:after="0" w:afterAutospacing="0"/>
              <w:jc w:val="center"/>
            </w:pPr>
            <w:r>
              <w:rPr>
                <w:color w:val="000000"/>
                <w:sz w:val="18"/>
                <w:szCs w:val="18"/>
              </w:rPr>
              <w:t>3</w:t>
            </w:r>
          </w:p>
        </w:tc>
        <w:tc>
          <w:tcPr>
            <w:tcW w:w="488"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62371EC" w14:textId="77777777" w:rsidR="00537A9E" w:rsidRDefault="00537A9E">
            <w:pPr>
              <w:pStyle w:val="NormalWeb"/>
              <w:spacing w:before="0" w:beforeAutospacing="0" w:after="0" w:afterAutospacing="0"/>
              <w:jc w:val="center"/>
            </w:pPr>
            <w:r>
              <w:rPr>
                <w:color w:val="000000"/>
                <w:sz w:val="18"/>
                <w:szCs w:val="18"/>
              </w:rPr>
              <w:t>3</w:t>
            </w:r>
          </w:p>
        </w:tc>
        <w:tc>
          <w:tcPr>
            <w:tcW w:w="586" w:type="dxa"/>
            <w:tcBorders>
              <w:top w:val="single" w:sz="6" w:space="0" w:color="000000"/>
              <w:left w:val="single" w:sz="6" w:space="0" w:color="000000"/>
              <w:bottom w:val="single" w:sz="6" w:space="0" w:color="000000"/>
              <w:right w:val="single" w:sz="6" w:space="0" w:color="000000"/>
            </w:tcBorders>
            <w:shd w:val="clear" w:color="auto" w:fill="B6D7A8"/>
            <w:tcMar>
              <w:top w:w="14" w:type="dxa"/>
              <w:left w:w="14" w:type="dxa"/>
              <w:bottom w:w="14" w:type="dxa"/>
              <w:right w:w="14" w:type="dxa"/>
            </w:tcMar>
            <w:vAlign w:val="bottom"/>
            <w:hideMark/>
          </w:tcPr>
          <w:p w14:paraId="28D65C8D" w14:textId="77777777" w:rsidR="00537A9E" w:rsidRDefault="00537A9E">
            <w:pPr>
              <w:pStyle w:val="NormalWeb"/>
              <w:spacing w:before="0" w:beforeAutospacing="0" w:after="0" w:afterAutospacing="0"/>
              <w:jc w:val="center"/>
            </w:pPr>
            <w:r>
              <w:rPr>
                <w:color w:val="000000"/>
                <w:sz w:val="18"/>
                <w:szCs w:val="18"/>
              </w:rPr>
              <w:t>5</w:t>
            </w:r>
          </w:p>
        </w:tc>
      </w:tr>
      <w:tr w:rsidR="00537A9E" w14:paraId="340C1A7A" w14:textId="77777777" w:rsidTr="00537A9E">
        <w:trPr>
          <w:trHeight w:val="197"/>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762484D" w14:textId="77777777" w:rsidR="00537A9E" w:rsidRDefault="00537A9E">
            <w:pPr>
              <w:pStyle w:val="NormalWeb"/>
              <w:spacing w:before="0" w:beforeAutospacing="0" w:after="0" w:afterAutospacing="0"/>
              <w:jc w:val="center"/>
            </w:pPr>
            <w:r>
              <w:rPr>
                <w:color w:val="000000"/>
                <w:sz w:val="18"/>
                <w:szCs w:val="18"/>
              </w:rPr>
              <w:t>Ruido Generado (2)</w:t>
            </w:r>
          </w:p>
        </w:tc>
        <w:tc>
          <w:tcPr>
            <w:tcW w:w="632"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07CAB5C" w14:textId="77777777" w:rsidR="00537A9E" w:rsidRDefault="00537A9E">
            <w:pPr>
              <w:pStyle w:val="NormalWeb"/>
              <w:spacing w:before="0" w:beforeAutospacing="0" w:after="0" w:afterAutospacing="0"/>
              <w:jc w:val="center"/>
            </w:pPr>
            <w:r>
              <w:rPr>
                <w:color w:val="000000"/>
                <w:sz w:val="18"/>
                <w:szCs w:val="18"/>
              </w:rPr>
              <w:t>4</w:t>
            </w:r>
          </w:p>
        </w:tc>
        <w:tc>
          <w:tcPr>
            <w:tcW w:w="761"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9C6A5CA" w14:textId="77777777" w:rsidR="00537A9E" w:rsidRDefault="00537A9E">
            <w:pPr>
              <w:pStyle w:val="NormalWeb"/>
              <w:spacing w:before="0" w:beforeAutospacing="0" w:after="0" w:afterAutospacing="0"/>
              <w:jc w:val="center"/>
            </w:pPr>
            <w:r>
              <w:rPr>
                <w:color w:val="000000"/>
                <w:sz w:val="18"/>
                <w:szCs w:val="18"/>
              </w:rPr>
              <w:t>2</w:t>
            </w:r>
          </w:p>
        </w:tc>
        <w:tc>
          <w:tcPr>
            <w:tcW w:w="633"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4D30727" w14:textId="77777777" w:rsidR="00537A9E" w:rsidRDefault="00537A9E">
            <w:pPr>
              <w:pStyle w:val="NormalWeb"/>
              <w:spacing w:before="0" w:beforeAutospacing="0" w:after="0" w:afterAutospacing="0"/>
              <w:jc w:val="center"/>
            </w:pPr>
            <w:r>
              <w:rPr>
                <w:color w:val="000000"/>
                <w:sz w:val="18"/>
                <w:szCs w:val="18"/>
              </w:rPr>
              <w:t>2</w:t>
            </w:r>
          </w:p>
        </w:tc>
        <w:tc>
          <w:tcPr>
            <w:tcW w:w="64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EC65C07" w14:textId="77777777" w:rsidR="00537A9E" w:rsidRDefault="00537A9E">
            <w:pPr>
              <w:pStyle w:val="NormalWeb"/>
              <w:spacing w:before="0" w:beforeAutospacing="0" w:after="0" w:afterAutospacing="0"/>
              <w:jc w:val="center"/>
            </w:pPr>
            <w:r>
              <w:rPr>
                <w:color w:val="000000"/>
                <w:sz w:val="18"/>
                <w:szCs w:val="18"/>
              </w:rPr>
              <w:t>1</w:t>
            </w:r>
          </w:p>
        </w:tc>
        <w:tc>
          <w:tcPr>
            <w:tcW w:w="488"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AC551EE" w14:textId="77777777" w:rsidR="00537A9E" w:rsidRDefault="00537A9E">
            <w:pPr>
              <w:pStyle w:val="NormalWeb"/>
              <w:spacing w:before="0" w:beforeAutospacing="0" w:after="0" w:afterAutospacing="0"/>
              <w:jc w:val="center"/>
            </w:pPr>
            <w:r>
              <w:rPr>
                <w:color w:val="000000"/>
                <w:sz w:val="18"/>
                <w:szCs w:val="18"/>
              </w:rPr>
              <w:t>2</w:t>
            </w:r>
          </w:p>
        </w:tc>
        <w:tc>
          <w:tcPr>
            <w:tcW w:w="586" w:type="dxa"/>
            <w:tcBorders>
              <w:top w:val="single" w:sz="6" w:space="0" w:color="000000"/>
              <w:left w:val="single" w:sz="6" w:space="0" w:color="000000"/>
              <w:bottom w:val="single" w:sz="6" w:space="0" w:color="000000"/>
              <w:right w:val="single" w:sz="6" w:space="0" w:color="000000"/>
            </w:tcBorders>
            <w:shd w:val="clear" w:color="auto" w:fill="B6D7A8"/>
            <w:tcMar>
              <w:top w:w="14" w:type="dxa"/>
              <w:left w:w="14" w:type="dxa"/>
              <w:bottom w:w="14" w:type="dxa"/>
              <w:right w:w="14" w:type="dxa"/>
            </w:tcMar>
            <w:vAlign w:val="bottom"/>
            <w:hideMark/>
          </w:tcPr>
          <w:p w14:paraId="7EE50C0C" w14:textId="77777777" w:rsidR="00537A9E" w:rsidRDefault="00537A9E">
            <w:pPr>
              <w:pStyle w:val="NormalWeb"/>
              <w:spacing w:before="0" w:beforeAutospacing="0" w:after="0" w:afterAutospacing="0"/>
              <w:jc w:val="center"/>
            </w:pPr>
            <w:r>
              <w:rPr>
                <w:color w:val="000000"/>
                <w:sz w:val="18"/>
                <w:szCs w:val="18"/>
              </w:rPr>
              <w:t>4</w:t>
            </w:r>
          </w:p>
        </w:tc>
      </w:tr>
      <w:tr w:rsidR="00537A9E" w14:paraId="60460A16" w14:textId="77777777" w:rsidTr="00537A9E">
        <w:trPr>
          <w:trHeight w:val="23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F60865F" w14:textId="77777777" w:rsidR="00537A9E" w:rsidRDefault="00537A9E">
            <w:pPr>
              <w:pStyle w:val="NormalWeb"/>
              <w:spacing w:before="0" w:beforeAutospacing="0" w:after="0" w:afterAutospacing="0"/>
              <w:jc w:val="center"/>
            </w:pPr>
            <w:r>
              <w:rPr>
                <w:color w:val="000000"/>
                <w:sz w:val="18"/>
                <w:szCs w:val="18"/>
              </w:rPr>
              <w:t>Tolerancia - Cambios de Iluminación (1)</w:t>
            </w:r>
          </w:p>
        </w:tc>
        <w:tc>
          <w:tcPr>
            <w:tcW w:w="632"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50FD25D" w14:textId="77777777" w:rsidR="00537A9E" w:rsidRDefault="00537A9E">
            <w:pPr>
              <w:pStyle w:val="NormalWeb"/>
              <w:spacing w:before="0" w:beforeAutospacing="0" w:after="0" w:afterAutospacing="0"/>
              <w:jc w:val="center"/>
            </w:pPr>
            <w:r>
              <w:rPr>
                <w:color w:val="000000"/>
                <w:sz w:val="18"/>
                <w:szCs w:val="18"/>
              </w:rPr>
              <w:t>4</w:t>
            </w:r>
          </w:p>
        </w:tc>
        <w:tc>
          <w:tcPr>
            <w:tcW w:w="761"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B060A30" w14:textId="77777777" w:rsidR="00537A9E" w:rsidRDefault="00537A9E">
            <w:pPr>
              <w:pStyle w:val="NormalWeb"/>
              <w:spacing w:before="0" w:beforeAutospacing="0" w:after="0" w:afterAutospacing="0"/>
              <w:jc w:val="center"/>
            </w:pPr>
            <w:r>
              <w:rPr>
                <w:color w:val="000000"/>
                <w:sz w:val="18"/>
                <w:szCs w:val="18"/>
              </w:rPr>
              <w:t>2</w:t>
            </w:r>
          </w:p>
        </w:tc>
        <w:tc>
          <w:tcPr>
            <w:tcW w:w="633"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1C18319" w14:textId="77777777" w:rsidR="00537A9E" w:rsidRDefault="00537A9E">
            <w:pPr>
              <w:pStyle w:val="NormalWeb"/>
              <w:spacing w:before="0" w:beforeAutospacing="0" w:after="0" w:afterAutospacing="0"/>
              <w:jc w:val="center"/>
            </w:pPr>
            <w:r>
              <w:rPr>
                <w:color w:val="000000"/>
                <w:sz w:val="18"/>
                <w:szCs w:val="18"/>
              </w:rPr>
              <w:t>2</w:t>
            </w:r>
          </w:p>
        </w:tc>
        <w:tc>
          <w:tcPr>
            <w:tcW w:w="64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7CEF746" w14:textId="77777777" w:rsidR="00537A9E" w:rsidRDefault="00537A9E">
            <w:pPr>
              <w:pStyle w:val="NormalWeb"/>
              <w:spacing w:before="0" w:beforeAutospacing="0" w:after="0" w:afterAutospacing="0"/>
              <w:jc w:val="center"/>
            </w:pPr>
            <w:r>
              <w:rPr>
                <w:color w:val="000000"/>
                <w:sz w:val="18"/>
                <w:szCs w:val="18"/>
              </w:rPr>
              <w:t>1</w:t>
            </w:r>
          </w:p>
        </w:tc>
        <w:tc>
          <w:tcPr>
            <w:tcW w:w="488"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9F1242D" w14:textId="77777777" w:rsidR="00537A9E" w:rsidRDefault="00537A9E">
            <w:pPr>
              <w:pStyle w:val="NormalWeb"/>
              <w:spacing w:before="0" w:beforeAutospacing="0" w:after="0" w:afterAutospacing="0"/>
              <w:jc w:val="center"/>
            </w:pPr>
            <w:r>
              <w:rPr>
                <w:color w:val="000000"/>
                <w:sz w:val="18"/>
                <w:szCs w:val="18"/>
              </w:rPr>
              <w:t>2</w:t>
            </w:r>
          </w:p>
        </w:tc>
        <w:tc>
          <w:tcPr>
            <w:tcW w:w="586" w:type="dxa"/>
            <w:tcBorders>
              <w:top w:val="single" w:sz="6" w:space="0" w:color="000000"/>
              <w:left w:val="single" w:sz="6" w:space="0" w:color="000000"/>
              <w:bottom w:val="single" w:sz="6" w:space="0" w:color="000000"/>
              <w:right w:val="single" w:sz="6" w:space="0" w:color="000000"/>
            </w:tcBorders>
            <w:shd w:val="clear" w:color="auto" w:fill="B6D7A8"/>
            <w:tcMar>
              <w:top w:w="14" w:type="dxa"/>
              <w:left w:w="14" w:type="dxa"/>
              <w:bottom w:w="14" w:type="dxa"/>
              <w:right w:w="14" w:type="dxa"/>
            </w:tcMar>
            <w:vAlign w:val="bottom"/>
            <w:hideMark/>
          </w:tcPr>
          <w:p w14:paraId="1305CAE9" w14:textId="77777777" w:rsidR="00537A9E" w:rsidRDefault="00537A9E">
            <w:pPr>
              <w:pStyle w:val="NormalWeb"/>
              <w:spacing w:before="0" w:beforeAutospacing="0" w:after="0" w:afterAutospacing="0"/>
              <w:jc w:val="center"/>
            </w:pPr>
            <w:r>
              <w:rPr>
                <w:color w:val="000000"/>
                <w:sz w:val="18"/>
                <w:szCs w:val="18"/>
              </w:rPr>
              <w:t>5</w:t>
            </w:r>
          </w:p>
        </w:tc>
      </w:tr>
      <w:tr w:rsidR="00537A9E" w14:paraId="0F01E8D9" w14:textId="77777777" w:rsidTr="00537A9E">
        <w:trPr>
          <w:trHeight w:val="233"/>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9FDC5BB" w14:textId="77777777" w:rsidR="00537A9E" w:rsidRDefault="00537A9E">
            <w:pPr>
              <w:pStyle w:val="NormalWeb"/>
              <w:spacing w:before="0" w:beforeAutospacing="0" w:after="0" w:afterAutospacing="0"/>
              <w:jc w:val="center"/>
            </w:pPr>
            <w:r>
              <w:rPr>
                <w:color w:val="000000"/>
                <w:sz w:val="18"/>
                <w:szCs w:val="18"/>
              </w:rPr>
              <w:t>Manejo de Sombras (2)</w:t>
            </w:r>
          </w:p>
        </w:tc>
        <w:tc>
          <w:tcPr>
            <w:tcW w:w="632"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7978BAD" w14:textId="77777777" w:rsidR="00537A9E" w:rsidRDefault="00537A9E">
            <w:pPr>
              <w:pStyle w:val="NormalWeb"/>
              <w:spacing w:before="0" w:beforeAutospacing="0" w:after="0" w:afterAutospacing="0"/>
              <w:jc w:val="center"/>
            </w:pPr>
            <w:r>
              <w:rPr>
                <w:color w:val="000000"/>
                <w:sz w:val="18"/>
                <w:szCs w:val="18"/>
              </w:rPr>
              <w:t>3</w:t>
            </w:r>
          </w:p>
        </w:tc>
        <w:tc>
          <w:tcPr>
            <w:tcW w:w="761"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2BD61F53" w14:textId="77777777" w:rsidR="00537A9E" w:rsidRDefault="00537A9E">
            <w:pPr>
              <w:pStyle w:val="NormalWeb"/>
              <w:spacing w:before="0" w:beforeAutospacing="0" w:after="0" w:afterAutospacing="0"/>
              <w:jc w:val="center"/>
            </w:pPr>
            <w:r>
              <w:rPr>
                <w:color w:val="000000"/>
                <w:sz w:val="18"/>
                <w:szCs w:val="18"/>
              </w:rPr>
              <w:t>2</w:t>
            </w:r>
          </w:p>
        </w:tc>
        <w:tc>
          <w:tcPr>
            <w:tcW w:w="633"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07C84D3" w14:textId="77777777" w:rsidR="00537A9E" w:rsidRDefault="00537A9E">
            <w:pPr>
              <w:pStyle w:val="NormalWeb"/>
              <w:spacing w:before="0" w:beforeAutospacing="0" w:after="0" w:afterAutospacing="0"/>
              <w:jc w:val="center"/>
            </w:pPr>
            <w:r>
              <w:rPr>
                <w:color w:val="000000"/>
                <w:sz w:val="18"/>
                <w:szCs w:val="18"/>
              </w:rPr>
              <w:t>2</w:t>
            </w:r>
          </w:p>
        </w:tc>
        <w:tc>
          <w:tcPr>
            <w:tcW w:w="64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4006C0A" w14:textId="77777777" w:rsidR="00537A9E" w:rsidRDefault="00537A9E">
            <w:pPr>
              <w:pStyle w:val="NormalWeb"/>
              <w:spacing w:before="0" w:beforeAutospacing="0" w:after="0" w:afterAutospacing="0"/>
              <w:jc w:val="center"/>
            </w:pPr>
            <w:r>
              <w:rPr>
                <w:color w:val="000000"/>
                <w:sz w:val="18"/>
                <w:szCs w:val="18"/>
              </w:rPr>
              <w:t>2</w:t>
            </w:r>
          </w:p>
        </w:tc>
        <w:tc>
          <w:tcPr>
            <w:tcW w:w="488"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2F3DB039" w14:textId="77777777" w:rsidR="00537A9E" w:rsidRDefault="00537A9E">
            <w:pPr>
              <w:pStyle w:val="NormalWeb"/>
              <w:spacing w:before="0" w:beforeAutospacing="0" w:after="0" w:afterAutospacing="0"/>
              <w:jc w:val="center"/>
            </w:pPr>
            <w:r>
              <w:rPr>
                <w:color w:val="000000"/>
                <w:sz w:val="18"/>
                <w:szCs w:val="18"/>
              </w:rPr>
              <w:t>1</w:t>
            </w:r>
          </w:p>
        </w:tc>
        <w:tc>
          <w:tcPr>
            <w:tcW w:w="586" w:type="dxa"/>
            <w:tcBorders>
              <w:top w:val="single" w:sz="6" w:space="0" w:color="000000"/>
              <w:left w:val="single" w:sz="6" w:space="0" w:color="000000"/>
              <w:bottom w:val="single" w:sz="6" w:space="0" w:color="000000"/>
              <w:right w:val="single" w:sz="6" w:space="0" w:color="000000"/>
            </w:tcBorders>
            <w:shd w:val="clear" w:color="auto" w:fill="B6D7A8"/>
            <w:tcMar>
              <w:top w:w="14" w:type="dxa"/>
              <w:left w:w="14" w:type="dxa"/>
              <w:bottom w:w="14" w:type="dxa"/>
              <w:right w:w="14" w:type="dxa"/>
            </w:tcMar>
            <w:vAlign w:val="bottom"/>
            <w:hideMark/>
          </w:tcPr>
          <w:p w14:paraId="6C9E4675" w14:textId="77777777" w:rsidR="00537A9E" w:rsidRDefault="00537A9E">
            <w:pPr>
              <w:pStyle w:val="NormalWeb"/>
              <w:spacing w:before="0" w:beforeAutospacing="0" w:after="0" w:afterAutospacing="0"/>
              <w:jc w:val="center"/>
            </w:pPr>
            <w:r>
              <w:rPr>
                <w:color w:val="000000"/>
                <w:sz w:val="18"/>
                <w:szCs w:val="18"/>
              </w:rPr>
              <w:t>5</w:t>
            </w:r>
          </w:p>
        </w:tc>
      </w:tr>
      <w:tr w:rsidR="00537A9E" w14:paraId="3B471514" w14:textId="77777777" w:rsidTr="00537A9E">
        <w:trPr>
          <w:trHeight w:val="41"/>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74E8780" w14:textId="77777777" w:rsidR="00537A9E" w:rsidRDefault="00537A9E">
            <w:pPr>
              <w:pStyle w:val="NormalWeb"/>
              <w:spacing w:before="0" w:beforeAutospacing="0" w:after="0" w:afterAutospacing="0"/>
              <w:jc w:val="center"/>
            </w:pPr>
            <w:r>
              <w:rPr>
                <w:b/>
                <w:bCs/>
                <w:color w:val="000000"/>
                <w:sz w:val="18"/>
                <w:szCs w:val="18"/>
              </w:rPr>
              <w:t>TOTAL (PONDERADO)</w:t>
            </w:r>
          </w:p>
        </w:tc>
        <w:tc>
          <w:tcPr>
            <w:tcW w:w="632"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AB11BF4" w14:textId="77777777" w:rsidR="00537A9E" w:rsidRDefault="00537A9E">
            <w:pPr>
              <w:pStyle w:val="NormalWeb"/>
              <w:spacing w:before="0" w:beforeAutospacing="0" w:after="0" w:afterAutospacing="0"/>
              <w:jc w:val="center"/>
            </w:pPr>
            <w:r>
              <w:rPr>
                <w:b/>
                <w:bCs/>
                <w:color w:val="000000"/>
                <w:sz w:val="18"/>
                <w:szCs w:val="18"/>
              </w:rPr>
              <w:t>24</w:t>
            </w:r>
          </w:p>
        </w:tc>
        <w:tc>
          <w:tcPr>
            <w:tcW w:w="761"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78A5367" w14:textId="77777777" w:rsidR="00537A9E" w:rsidRDefault="00537A9E">
            <w:pPr>
              <w:pStyle w:val="NormalWeb"/>
              <w:spacing w:before="0" w:beforeAutospacing="0" w:after="0" w:afterAutospacing="0"/>
              <w:jc w:val="center"/>
            </w:pPr>
            <w:r>
              <w:rPr>
                <w:b/>
                <w:bCs/>
                <w:color w:val="000000"/>
                <w:sz w:val="18"/>
                <w:szCs w:val="18"/>
              </w:rPr>
              <w:t>19</w:t>
            </w:r>
          </w:p>
        </w:tc>
        <w:tc>
          <w:tcPr>
            <w:tcW w:w="633"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0AE88B0" w14:textId="77777777" w:rsidR="00537A9E" w:rsidRDefault="00537A9E">
            <w:pPr>
              <w:pStyle w:val="NormalWeb"/>
              <w:spacing w:before="0" w:beforeAutospacing="0" w:after="0" w:afterAutospacing="0"/>
              <w:jc w:val="center"/>
            </w:pPr>
            <w:r>
              <w:rPr>
                <w:b/>
                <w:bCs/>
                <w:color w:val="000000"/>
                <w:sz w:val="18"/>
                <w:szCs w:val="18"/>
              </w:rPr>
              <w:t>19</w:t>
            </w:r>
          </w:p>
        </w:tc>
        <w:tc>
          <w:tcPr>
            <w:tcW w:w="640"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2BE7B91" w14:textId="77777777" w:rsidR="00537A9E" w:rsidRDefault="00537A9E">
            <w:pPr>
              <w:pStyle w:val="NormalWeb"/>
              <w:spacing w:before="0" w:beforeAutospacing="0" w:after="0" w:afterAutospacing="0"/>
              <w:jc w:val="center"/>
            </w:pPr>
            <w:r>
              <w:rPr>
                <w:b/>
                <w:bCs/>
                <w:color w:val="000000"/>
                <w:sz w:val="18"/>
                <w:szCs w:val="18"/>
              </w:rPr>
              <w:t>16</w:t>
            </w:r>
          </w:p>
        </w:tc>
        <w:tc>
          <w:tcPr>
            <w:tcW w:w="488" w:type="dxa"/>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309722EC" w14:textId="77777777" w:rsidR="00537A9E" w:rsidRDefault="00537A9E">
            <w:pPr>
              <w:pStyle w:val="NormalWeb"/>
              <w:spacing w:before="0" w:beforeAutospacing="0" w:after="0" w:afterAutospacing="0"/>
              <w:jc w:val="center"/>
            </w:pPr>
            <w:r>
              <w:rPr>
                <w:b/>
                <w:bCs/>
                <w:color w:val="000000"/>
                <w:sz w:val="18"/>
                <w:szCs w:val="18"/>
              </w:rPr>
              <w:t>17</w:t>
            </w:r>
          </w:p>
        </w:tc>
        <w:tc>
          <w:tcPr>
            <w:tcW w:w="586" w:type="dxa"/>
            <w:tcBorders>
              <w:top w:val="single" w:sz="6" w:space="0" w:color="000000"/>
              <w:left w:val="single" w:sz="6" w:space="0" w:color="000000"/>
              <w:bottom w:val="single" w:sz="6" w:space="0" w:color="000000"/>
              <w:right w:val="single" w:sz="6" w:space="0" w:color="000000"/>
            </w:tcBorders>
            <w:shd w:val="clear" w:color="auto" w:fill="B6D7A8"/>
            <w:tcMar>
              <w:top w:w="14" w:type="dxa"/>
              <w:left w:w="14" w:type="dxa"/>
              <w:bottom w:w="14" w:type="dxa"/>
              <w:right w:w="14" w:type="dxa"/>
            </w:tcMar>
            <w:vAlign w:val="bottom"/>
            <w:hideMark/>
          </w:tcPr>
          <w:p w14:paraId="312388E2" w14:textId="77777777" w:rsidR="00537A9E" w:rsidRDefault="00537A9E">
            <w:pPr>
              <w:pStyle w:val="NormalWeb"/>
              <w:spacing w:before="0" w:beforeAutospacing="0" w:after="0" w:afterAutospacing="0"/>
              <w:jc w:val="center"/>
            </w:pPr>
            <w:r>
              <w:rPr>
                <w:b/>
                <w:bCs/>
                <w:color w:val="000000"/>
                <w:sz w:val="18"/>
                <w:szCs w:val="18"/>
              </w:rPr>
              <w:t>38</w:t>
            </w:r>
          </w:p>
        </w:tc>
      </w:tr>
    </w:tbl>
    <w:p w14:paraId="310064FA" w14:textId="77777777" w:rsidR="00537A9E" w:rsidRDefault="00537A9E" w:rsidP="005F4B47">
      <w:pPr>
        <w:pStyle w:val="Ttulo2"/>
        <w:numPr>
          <w:ilvl w:val="1"/>
          <w:numId w:val="22"/>
        </w:numPr>
      </w:pPr>
      <w:bookmarkStart w:id="146" w:name="_Toc531325727"/>
      <w:r>
        <w:t>Agente Descriptores</w:t>
      </w:r>
      <w:bookmarkEnd w:id="146"/>
    </w:p>
    <w:p w14:paraId="772E93F3" w14:textId="3DB636F7" w:rsidR="00537A9E" w:rsidRDefault="00537A9E" w:rsidP="00537A9E">
      <w:pPr>
        <w:pStyle w:val="NormalWeb"/>
        <w:spacing w:before="240" w:beforeAutospacing="0" w:after="120" w:afterAutospacing="0"/>
        <w:jc w:val="both"/>
      </w:pPr>
      <w:r>
        <w:rPr>
          <w:color w:val="000000"/>
          <w:sz w:val="22"/>
          <w:szCs w:val="22"/>
        </w:rPr>
        <w:t xml:space="preserve">Los esqueletos generados por la librería OpenPose cuentan con un total de 25 puntos, en donde cada punto describe una coordenada cartesiana de dos dimensiones sobre la imagen. Los primeros 15 puntos corresponden a posiciones de las articulaciones (codos, rodillas, cadera, entre otros). Los 10 puntos </w:t>
      </w:r>
      <w:r w:rsidRPr="00BB6767">
        <w:rPr>
          <w:color w:val="000000"/>
          <w:sz w:val="22"/>
          <w:szCs w:val="22"/>
        </w:rPr>
        <w:t xml:space="preserve">restantes brindan información acerca de la posición del rostro, las orejas, los dedos de las manos, entre otros. La </w:t>
      </w:r>
      <w:r w:rsidR="003A30B4" w:rsidRPr="00BB6767">
        <w:rPr>
          <w:color w:val="000000"/>
          <w:sz w:val="22"/>
          <w:szCs w:val="22"/>
        </w:rPr>
        <w:fldChar w:fldCharType="begin"/>
      </w:r>
      <w:r w:rsidR="003A30B4" w:rsidRPr="00BB6767">
        <w:rPr>
          <w:color w:val="000000"/>
          <w:sz w:val="22"/>
          <w:szCs w:val="22"/>
        </w:rPr>
        <w:instrText xml:space="preserve"> REF _Ref529749783 \h  \* MERGEFORMAT </w:instrText>
      </w:r>
      <w:r w:rsidR="003A30B4" w:rsidRPr="00BB6767">
        <w:rPr>
          <w:color w:val="000000"/>
          <w:sz w:val="22"/>
          <w:szCs w:val="22"/>
        </w:rPr>
      </w:r>
      <w:r w:rsidR="003A30B4" w:rsidRPr="00BB6767">
        <w:rPr>
          <w:color w:val="000000"/>
          <w:sz w:val="22"/>
          <w:szCs w:val="22"/>
        </w:rPr>
        <w:fldChar w:fldCharType="separate"/>
      </w:r>
      <w:ins w:id="147" w:author="Eder Mauricio Abello Rodríguez" w:date="2018-11-30T07:35:00Z">
        <w:r w:rsidR="00A71D04" w:rsidRPr="00A71D04">
          <w:rPr>
            <w:sz w:val="22"/>
            <w:szCs w:val="22"/>
            <w:rPrChange w:id="148" w:author="Eder Mauricio Abello Rodríguez" w:date="2018-11-30T07:35:00Z">
              <w:rPr/>
            </w:rPrChange>
          </w:rPr>
          <w:t xml:space="preserve">Figura </w:t>
        </w:r>
        <w:r w:rsidR="00A71D04" w:rsidRPr="00A71D04">
          <w:rPr>
            <w:noProof/>
            <w:sz w:val="22"/>
            <w:szCs w:val="22"/>
            <w:rPrChange w:id="149" w:author="Eder Mauricio Abello Rodríguez" w:date="2018-11-30T07:35:00Z">
              <w:rPr>
                <w:noProof/>
              </w:rPr>
            </w:rPrChange>
          </w:rPr>
          <w:t>9</w:t>
        </w:r>
      </w:ins>
      <w:del w:id="150"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9</w:delText>
        </w:r>
      </w:del>
      <w:r w:rsidR="003A30B4" w:rsidRPr="00BB6767">
        <w:rPr>
          <w:color w:val="000000"/>
          <w:sz w:val="22"/>
          <w:szCs w:val="22"/>
        </w:rPr>
        <w:fldChar w:fldCharType="end"/>
      </w:r>
      <w:r w:rsidR="003A30B4" w:rsidRPr="00BB6767">
        <w:rPr>
          <w:color w:val="000000"/>
          <w:sz w:val="22"/>
          <w:szCs w:val="22"/>
        </w:rPr>
        <w:t>B</w:t>
      </w:r>
      <w:r w:rsidRPr="00BB6767">
        <w:rPr>
          <w:color w:val="000000"/>
          <w:sz w:val="22"/>
          <w:szCs w:val="22"/>
        </w:rPr>
        <w:t xml:space="preserve"> muestra que las cámaras instaladas en el CCTV favorecen la captura en cuerpo completo de la persona y no obtienen mayor detalle del rostro o las manos, se omitieron los últimos 10 puntos del esqueleto ya que son pro</w:t>
      </w:r>
      <w:r w:rsidRPr="00BB6767">
        <w:rPr>
          <w:color w:val="000000"/>
          <w:sz w:val="22"/>
          <w:szCs w:val="22"/>
        </w:rPr>
        <w:lastRenderedPageBreak/>
        <w:t xml:space="preserve">pensos a generar ruido en el sistema. La </w:t>
      </w:r>
      <w:r w:rsidR="00BB6767" w:rsidRPr="00BB6767">
        <w:rPr>
          <w:color w:val="000000"/>
          <w:sz w:val="22"/>
          <w:szCs w:val="22"/>
        </w:rPr>
        <w:fldChar w:fldCharType="begin"/>
      </w:r>
      <w:r w:rsidR="00BB6767" w:rsidRPr="00BB6767">
        <w:rPr>
          <w:color w:val="000000"/>
          <w:sz w:val="22"/>
          <w:szCs w:val="22"/>
        </w:rPr>
        <w:instrText xml:space="preserve"> REF _Ref529750297 \h </w:instrText>
      </w:r>
      <w:r w:rsidR="00BB6767">
        <w:rPr>
          <w:color w:val="000000"/>
          <w:sz w:val="22"/>
          <w:szCs w:val="22"/>
        </w:rPr>
        <w:instrText xml:space="preserve"> \* MERGEFORMAT </w:instrText>
      </w:r>
      <w:r w:rsidR="00BB6767" w:rsidRPr="00BB6767">
        <w:rPr>
          <w:color w:val="000000"/>
          <w:sz w:val="22"/>
          <w:szCs w:val="22"/>
        </w:rPr>
      </w:r>
      <w:r w:rsidR="00BB6767" w:rsidRPr="00BB6767">
        <w:rPr>
          <w:color w:val="000000"/>
          <w:sz w:val="22"/>
          <w:szCs w:val="22"/>
        </w:rPr>
        <w:fldChar w:fldCharType="separate"/>
      </w:r>
      <w:ins w:id="151" w:author="Eder Mauricio Abello Rodríguez" w:date="2018-11-30T07:35:00Z">
        <w:r w:rsidR="00A71D04" w:rsidRPr="00A71D04">
          <w:rPr>
            <w:sz w:val="22"/>
            <w:szCs w:val="22"/>
            <w:rPrChange w:id="152" w:author="Eder Mauricio Abello Rodríguez" w:date="2018-11-30T07:35:00Z">
              <w:rPr/>
            </w:rPrChange>
          </w:rPr>
          <w:t xml:space="preserve">Figura </w:t>
        </w:r>
        <w:r w:rsidR="00A71D04" w:rsidRPr="00A71D04">
          <w:rPr>
            <w:noProof/>
            <w:sz w:val="22"/>
            <w:szCs w:val="22"/>
            <w:rPrChange w:id="153" w:author="Eder Mauricio Abello Rodríguez" w:date="2018-11-30T07:35:00Z">
              <w:rPr>
                <w:noProof/>
              </w:rPr>
            </w:rPrChange>
          </w:rPr>
          <w:t>11</w:t>
        </w:r>
      </w:ins>
      <w:del w:id="154"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11</w:delText>
        </w:r>
      </w:del>
      <w:r w:rsidR="00BB6767" w:rsidRPr="00BB6767">
        <w:rPr>
          <w:color w:val="000000"/>
          <w:sz w:val="22"/>
          <w:szCs w:val="22"/>
        </w:rPr>
        <w:fldChar w:fldCharType="end"/>
      </w:r>
      <w:r w:rsidRPr="00BB6767">
        <w:rPr>
          <w:color w:val="000000"/>
          <w:sz w:val="22"/>
          <w:szCs w:val="22"/>
        </w:rPr>
        <w:t>A muestra</w:t>
      </w:r>
      <w:r>
        <w:rPr>
          <w:color w:val="000000"/>
          <w:sz w:val="22"/>
          <w:szCs w:val="22"/>
        </w:rPr>
        <w:t xml:space="preserve"> la posición de cada uno de los 15 puntos identificados por la librería OpenPose.</w:t>
      </w:r>
    </w:p>
    <w:p w14:paraId="50EEB5E8" w14:textId="108AC303" w:rsidR="00730D1C" w:rsidRPr="00730D1C" w:rsidRDefault="00537A9E" w:rsidP="00537A9E">
      <w:pPr>
        <w:pStyle w:val="NormalWeb"/>
        <w:spacing w:before="240" w:beforeAutospacing="0" w:after="120" w:afterAutospacing="0"/>
        <w:jc w:val="both"/>
        <w:rPr>
          <w:color w:val="000000"/>
          <w:sz w:val="22"/>
          <w:szCs w:val="22"/>
        </w:rPr>
      </w:pPr>
      <w:r>
        <w:rPr>
          <w:color w:val="000000"/>
          <w:sz w:val="22"/>
          <w:szCs w:val="22"/>
        </w:rPr>
        <w:t xml:space="preserve">En el capítulo de caracterización del caso de estudio se mencionó que una de las propiedades más relevantes del CCTV es la poca área de cobertura de las cámaras. La baja área de cobertura favorece que la </w:t>
      </w:r>
      <w:r w:rsidR="00730D1C">
        <w:rPr>
          <w:color w:val="000000"/>
          <w:sz w:val="22"/>
          <w:szCs w:val="22"/>
        </w:rPr>
        <w:t>silueta de la persona no aparezca completamente en la imagen, generando la aparición de esqueletos parciales</w:t>
      </w:r>
      <w:r>
        <w:rPr>
          <w:color w:val="000000"/>
          <w:sz w:val="22"/>
          <w:szCs w:val="22"/>
        </w:rPr>
        <w:t xml:space="preserve">. Dado que los esqueletos parciales no aportan mucha información en la identificación de una actividad, el agente descriptor cuenta con un filtro que rechaza las poses parciales que no cumplen algunas características. Para que una pose no sea rechazada por el filtro, </w:t>
      </w:r>
      <w:r w:rsidR="00730D1C">
        <w:rPr>
          <w:color w:val="000000"/>
          <w:sz w:val="22"/>
          <w:szCs w:val="22"/>
        </w:rPr>
        <w:t xml:space="preserve">debe </w:t>
      </w:r>
      <w:r>
        <w:rPr>
          <w:color w:val="000000"/>
          <w:sz w:val="22"/>
          <w:szCs w:val="22"/>
        </w:rPr>
        <w:t>contener al menos el torso y alguna de las dos piernas, o la parte correspondiente al fémur de ambas piernas. Además de eliminar las poses que no transmiten información, el filtro rechaza las poses parciales que generan ruido en el sistema.</w:t>
      </w:r>
      <w:r w:rsidR="00730D1C">
        <w:rPr>
          <w:color w:val="000000"/>
          <w:sz w:val="22"/>
          <w:szCs w:val="22"/>
        </w:rPr>
        <w:t xml:space="preserve"> </w:t>
      </w:r>
      <w:r w:rsidR="00730D1C" w:rsidRPr="00730D1C">
        <w:rPr>
          <w:color w:val="000000"/>
          <w:sz w:val="22"/>
          <w:szCs w:val="22"/>
        </w:rPr>
        <w:t xml:space="preserve">La </w:t>
      </w:r>
      <w:r w:rsidR="00730D1C" w:rsidRPr="00730D1C">
        <w:rPr>
          <w:color w:val="000000"/>
          <w:sz w:val="22"/>
          <w:szCs w:val="22"/>
        </w:rPr>
        <w:fldChar w:fldCharType="begin"/>
      </w:r>
      <w:r w:rsidR="00730D1C" w:rsidRPr="00730D1C">
        <w:rPr>
          <w:color w:val="000000"/>
          <w:sz w:val="22"/>
          <w:szCs w:val="22"/>
        </w:rPr>
        <w:instrText xml:space="preserve"> REF _Ref529847375 \h  \* MERGEFORMAT </w:instrText>
      </w:r>
      <w:r w:rsidR="00730D1C" w:rsidRPr="00730D1C">
        <w:rPr>
          <w:color w:val="000000"/>
          <w:sz w:val="22"/>
          <w:szCs w:val="22"/>
        </w:rPr>
      </w:r>
      <w:r w:rsidR="00730D1C" w:rsidRPr="00730D1C">
        <w:rPr>
          <w:color w:val="000000"/>
          <w:sz w:val="22"/>
          <w:szCs w:val="22"/>
        </w:rPr>
        <w:fldChar w:fldCharType="separate"/>
      </w:r>
      <w:ins w:id="155" w:author="Eder Mauricio Abello Rodríguez" w:date="2018-11-30T07:35:00Z">
        <w:r w:rsidR="00A71D04" w:rsidRPr="00A71D04">
          <w:rPr>
            <w:sz w:val="22"/>
            <w:szCs w:val="22"/>
            <w:rPrChange w:id="156" w:author="Eder Mauricio Abello Rodríguez" w:date="2018-11-30T07:35:00Z">
              <w:rPr/>
            </w:rPrChange>
          </w:rPr>
          <w:t xml:space="preserve">Figura </w:t>
        </w:r>
        <w:r w:rsidR="00A71D04" w:rsidRPr="00A71D04">
          <w:rPr>
            <w:noProof/>
            <w:sz w:val="22"/>
            <w:szCs w:val="22"/>
            <w:rPrChange w:id="157" w:author="Eder Mauricio Abello Rodríguez" w:date="2018-11-30T07:35:00Z">
              <w:rPr>
                <w:noProof/>
              </w:rPr>
            </w:rPrChange>
          </w:rPr>
          <w:t>10</w:t>
        </w:r>
      </w:ins>
      <w:del w:id="158"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10</w:delText>
        </w:r>
      </w:del>
      <w:r w:rsidR="00730D1C" w:rsidRPr="00730D1C">
        <w:rPr>
          <w:color w:val="000000"/>
          <w:sz w:val="22"/>
          <w:szCs w:val="22"/>
        </w:rPr>
        <w:fldChar w:fldCharType="end"/>
      </w:r>
      <w:r w:rsidR="00730D1C">
        <w:rPr>
          <w:color w:val="000000"/>
          <w:sz w:val="22"/>
          <w:szCs w:val="22"/>
        </w:rPr>
        <w:t xml:space="preserve"> muestra un ejemplo del filtro de poses parciales implementado en el modelo.</w:t>
      </w:r>
    </w:p>
    <w:p w14:paraId="70C55D05" w14:textId="77777777" w:rsidR="00730D1C" w:rsidRDefault="00730D1C" w:rsidP="00730D1C">
      <w:pPr>
        <w:pStyle w:val="NormalWeb"/>
        <w:spacing w:before="240" w:beforeAutospacing="0" w:after="120" w:afterAutospacing="0"/>
        <w:jc w:val="center"/>
      </w:pPr>
      <w:r>
        <w:rPr>
          <w:noProof/>
        </w:rPr>
        <w:drawing>
          <wp:inline distT="0" distB="0" distL="0" distR="0" wp14:anchorId="70BF3E5A" wp14:editId="73C7E453">
            <wp:extent cx="4865298" cy="226886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1894" cy="2276603"/>
                    </a:xfrm>
                    <a:prstGeom prst="rect">
                      <a:avLst/>
                    </a:prstGeom>
                    <a:noFill/>
                    <a:ln>
                      <a:noFill/>
                    </a:ln>
                  </pic:spPr>
                </pic:pic>
              </a:graphicData>
            </a:graphic>
          </wp:inline>
        </w:drawing>
      </w:r>
    </w:p>
    <w:p w14:paraId="5E8E7D8E" w14:textId="154A6398" w:rsidR="00730D1C" w:rsidRDefault="00730D1C" w:rsidP="00730D1C">
      <w:pPr>
        <w:pStyle w:val="Descripcin"/>
      </w:pPr>
      <w:bookmarkStart w:id="159" w:name="_Ref529847375"/>
      <w:r>
        <w:t xml:space="preserve">Figura </w:t>
      </w:r>
      <w:r>
        <w:fldChar w:fldCharType="begin"/>
      </w:r>
      <w:r>
        <w:instrText xml:space="preserve"> SEQ Figura \* ARABIC </w:instrText>
      </w:r>
      <w:r>
        <w:fldChar w:fldCharType="separate"/>
      </w:r>
      <w:r w:rsidR="00A71D04">
        <w:rPr>
          <w:noProof/>
        </w:rPr>
        <w:t>10</w:t>
      </w:r>
      <w:r>
        <w:fldChar w:fldCharType="end"/>
      </w:r>
      <w:bookmarkEnd w:id="159"/>
      <w:r>
        <w:t>: Ejemplo del filtro de poses parciales en el sistema. Las 2 primeras poses se marcan como inválidas, dado que no contiene los 2 fémur o alguna de las piernas completas. La tercera pose se marca como válida, ya que contiene de forma completa una de las 2 piernas.</w:t>
      </w:r>
    </w:p>
    <w:p w14:paraId="1B738A6D" w14:textId="629C5B8E" w:rsidR="00537A9E" w:rsidRDefault="00537A9E" w:rsidP="00537A9E">
      <w:pPr>
        <w:pStyle w:val="NormalWeb"/>
        <w:spacing w:before="240" w:beforeAutospacing="0" w:after="120" w:afterAutospacing="0"/>
        <w:jc w:val="both"/>
      </w:pPr>
      <w:r>
        <w:rPr>
          <w:color w:val="000000"/>
          <w:sz w:val="22"/>
          <w:szCs w:val="22"/>
        </w:rPr>
        <w:t>Una vez las poses parciales válidas son identificadas, el agente descriptor calcula la posición local de cada una de las poses sobre la imagen. Dado que la posición local determina una coordenada de ubicación de la persona sobre el piso de la escena, la primera aproximación es utilizar la información de los pies para determinar la posición local. Aunque esta aproximación es utilizada en trabajos como el de Eshel et al</w:t>
      </w:r>
      <w:r w:rsidR="003A30B4">
        <w:rPr>
          <w:color w:val="000000"/>
          <w:sz w:val="22"/>
          <w:szCs w:val="22"/>
        </w:rPr>
        <w:t xml:space="preserve"> </w:t>
      </w:r>
      <w:sdt>
        <w:sdtPr>
          <w:rPr>
            <w:color w:val="000000"/>
            <w:sz w:val="22"/>
            <w:szCs w:val="22"/>
          </w:rPr>
          <w:id w:val="-1992628512"/>
          <w:citation/>
        </w:sdtPr>
        <w:sdtEndPr/>
        <w:sdtContent>
          <w:r w:rsidR="003A30B4">
            <w:rPr>
              <w:color w:val="000000"/>
              <w:sz w:val="22"/>
              <w:szCs w:val="22"/>
            </w:rPr>
            <w:fldChar w:fldCharType="begin"/>
          </w:r>
          <w:r w:rsidR="003A30B4">
            <w:rPr>
              <w:color w:val="000000"/>
              <w:sz w:val="22"/>
              <w:szCs w:val="22"/>
            </w:rPr>
            <w:instrText xml:space="preserve"> CITATION Esh08 \l 9226 </w:instrText>
          </w:r>
          <w:r w:rsidR="003A30B4">
            <w:rPr>
              <w:color w:val="000000"/>
              <w:sz w:val="22"/>
              <w:szCs w:val="22"/>
            </w:rPr>
            <w:fldChar w:fldCharType="separate"/>
          </w:r>
          <w:r w:rsidR="00055293" w:rsidRPr="00055293">
            <w:rPr>
              <w:noProof/>
              <w:color w:val="000000"/>
              <w:sz w:val="22"/>
              <w:szCs w:val="22"/>
            </w:rPr>
            <w:t>[54]</w:t>
          </w:r>
          <w:r w:rsidR="003A30B4">
            <w:rPr>
              <w:color w:val="000000"/>
              <w:sz w:val="22"/>
              <w:szCs w:val="22"/>
            </w:rPr>
            <w:fldChar w:fldCharType="end"/>
          </w:r>
        </w:sdtContent>
      </w:sdt>
      <w:r>
        <w:rPr>
          <w:color w:val="000000"/>
          <w:sz w:val="22"/>
          <w:szCs w:val="22"/>
        </w:rPr>
        <w:t xml:space="preserve"> y Khan et al</w:t>
      </w:r>
      <w:r w:rsidR="003A30B4">
        <w:rPr>
          <w:color w:val="000000"/>
          <w:sz w:val="22"/>
          <w:szCs w:val="22"/>
        </w:rPr>
        <w:t xml:space="preserve"> </w:t>
      </w:r>
      <w:sdt>
        <w:sdtPr>
          <w:rPr>
            <w:color w:val="000000"/>
            <w:sz w:val="22"/>
            <w:szCs w:val="22"/>
          </w:rPr>
          <w:id w:val="-843712611"/>
          <w:citation/>
        </w:sdtPr>
        <w:sdtEndPr/>
        <w:sdtContent>
          <w:r w:rsidR="003A30B4">
            <w:rPr>
              <w:color w:val="000000"/>
              <w:sz w:val="22"/>
              <w:szCs w:val="22"/>
            </w:rPr>
            <w:fldChar w:fldCharType="begin"/>
          </w:r>
          <w:r w:rsidR="003A30B4">
            <w:rPr>
              <w:color w:val="000000"/>
              <w:sz w:val="22"/>
              <w:szCs w:val="22"/>
            </w:rPr>
            <w:instrText xml:space="preserve"> CITATION Kha06 \l 9226 </w:instrText>
          </w:r>
          <w:r w:rsidR="003A30B4">
            <w:rPr>
              <w:color w:val="000000"/>
              <w:sz w:val="22"/>
              <w:szCs w:val="22"/>
            </w:rPr>
            <w:fldChar w:fldCharType="separate"/>
          </w:r>
          <w:r w:rsidR="00055293" w:rsidRPr="00055293">
            <w:rPr>
              <w:noProof/>
              <w:color w:val="000000"/>
              <w:sz w:val="22"/>
              <w:szCs w:val="22"/>
            </w:rPr>
            <w:t>[55]</w:t>
          </w:r>
          <w:r w:rsidR="003A30B4">
            <w:rPr>
              <w:color w:val="000000"/>
              <w:sz w:val="22"/>
              <w:szCs w:val="22"/>
            </w:rPr>
            <w:fldChar w:fldCharType="end"/>
          </w:r>
        </w:sdtContent>
      </w:sdt>
      <w:r>
        <w:rPr>
          <w:color w:val="000000"/>
          <w:sz w:val="22"/>
          <w:szCs w:val="22"/>
        </w:rPr>
        <w:t>, la poca área de cobertura de las cámaras y la oclusión generada por los vehículos genera que la posición de los pies no sea una medida confiable para el cálculo d</w:t>
      </w:r>
      <w:r w:rsidRPr="00BB6767">
        <w:rPr>
          <w:color w:val="000000"/>
          <w:sz w:val="22"/>
          <w:szCs w:val="22"/>
        </w:rPr>
        <w:t xml:space="preserve">e la posición. El modelo propuesto en este proyecto de investigación propone trazar una línea vertical desde la cadera de la persona al piso, similar al efecto que produce la gravedad sobre una plomada de construcción. La longitud de la línea de la plomada se define en función de alguna medida del esqueleto, que para este caso corresponde a 2 veces el fémur de la persona. La </w:t>
      </w:r>
      <w:r w:rsidR="00BB6767" w:rsidRPr="00BB6767">
        <w:rPr>
          <w:color w:val="000000"/>
          <w:sz w:val="22"/>
          <w:szCs w:val="22"/>
        </w:rPr>
        <w:fldChar w:fldCharType="begin"/>
      </w:r>
      <w:r w:rsidR="00BB6767" w:rsidRPr="00BB6767">
        <w:rPr>
          <w:color w:val="000000"/>
          <w:sz w:val="22"/>
          <w:szCs w:val="22"/>
        </w:rPr>
        <w:instrText xml:space="preserve"> REF _Ref529750297 \h </w:instrText>
      </w:r>
      <w:r w:rsidR="00BB6767">
        <w:rPr>
          <w:color w:val="000000"/>
          <w:sz w:val="22"/>
          <w:szCs w:val="22"/>
        </w:rPr>
        <w:instrText xml:space="preserve"> \* MERGEFORMAT </w:instrText>
      </w:r>
      <w:r w:rsidR="00BB6767" w:rsidRPr="00BB6767">
        <w:rPr>
          <w:color w:val="000000"/>
          <w:sz w:val="22"/>
          <w:szCs w:val="22"/>
        </w:rPr>
      </w:r>
      <w:r w:rsidR="00BB6767" w:rsidRPr="00BB6767">
        <w:rPr>
          <w:color w:val="000000"/>
          <w:sz w:val="22"/>
          <w:szCs w:val="22"/>
        </w:rPr>
        <w:fldChar w:fldCharType="separate"/>
      </w:r>
      <w:ins w:id="160" w:author="Eder Mauricio Abello Rodríguez" w:date="2018-11-30T07:35:00Z">
        <w:r w:rsidR="00A71D04" w:rsidRPr="00A71D04">
          <w:rPr>
            <w:sz w:val="22"/>
            <w:szCs w:val="22"/>
            <w:rPrChange w:id="161" w:author="Eder Mauricio Abello Rodríguez" w:date="2018-11-30T07:35:00Z">
              <w:rPr/>
            </w:rPrChange>
          </w:rPr>
          <w:t xml:space="preserve">Figura </w:t>
        </w:r>
        <w:r w:rsidR="00A71D04" w:rsidRPr="00A71D04">
          <w:rPr>
            <w:noProof/>
            <w:sz w:val="22"/>
            <w:szCs w:val="22"/>
            <w:rPrChange w:id="162" w:author="Eder Mauricio Abello Rodríguez" w:date="2018-11-30T07:35:00Z">
              <w:rPr>
                <w:noProof/>
              </w:rPr>
            </w:rPrChange>
          </w:rPr>
          <w:t>11</w:t>
        </w:r>
      </w:ins>
      <w:del w:id="163"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11</w:delText>
        </w:r>
      </w:del>
      <w:r w:rsidR="00BB6767" w:rsidRPr="00BB6767">
        <w:rPr>
          <w:color w:val="000000"/>
          <w:sz w:val="22"/>
          <w:szCs w:val="22"/>
        </w:rPr>
        <w:fldChar w:fldCharType="end"/>
      </w:r>
      <w:r w:rsidR="00BB6767" w:rsidRPr="00BB6767">
        <w:rPr>
          <w:color w:val="000000"/>
          <w:sz w:val="22"/>
          <w:szCs w:val="22"/>
        </w:rPr>
        <w:t>B</w:t>
      </w:r>
      <w:r w:rsidRPr="00BB6767">
        <w:rPr>
          <w:color w:val="000000"/>
          <w:sz w:val="22"/>
          <w:szCs w:val="22"/>
        </w:rPr>
        <w:t xml:space="preserve"> muestra</w:t>
      </w:r>
      <w:r>
        <w:rPr>
          <w:color w:val="000000"/>
          <w:sz w:val="22"/>
          <w:szCs w:val="22"/>
        </w:rPr>
        <w:t xml:space="preserve"> el funcionamiento del efecto plomada aplicado al cálculo de la posición local del esqueleto sobre una imagen.</w:t>
      </w:r>
    </w:p>
    <w:p w14:paraId="3A924945" w14:textId="77777777" w:rsidR="00537A9E" w:rsidRDefault="00537A9E" w:rsidP="00537A9E">
      <w:pPr>
        <w:pStyle w:val="NormalWeb"/>
        <w:spacing w:before="240" w:beforeAutospacing="0" w:after="120" w:afterAutospacing="0"/>
        <w:jc w:val="both"/>
      </w:pPr>
      <w:r>
        <w:rPr>
          <w:color w:val="000000"/>
          <w:sz w:val="22"/>
          <w:szCs w:val="22"/>
        </w:rPr>
        <w:lastRenderedPageBreak/>
        <w:t xml:space="preserve">Luego de calcular la posición local de cada </w:t>
      </w:r>
      <w:r w:rsidR="003A30B4">
        <w:rPr>
          <w:color w:val="000000"/>
          <w:sz w:val="22"/>
          <w:szCs w:val="22"/>
        </w:rPr>
        <w:t>uno</w:t>
      </w:r>
      <w:r>
        <w:rPr>
          <w:color w:val="000000"/>
          <w:sz w:val="22"/>
          <w:szCs w:val="22"/>
        </w:rPr>
        <w:t xml:space="preserve"> de los esqueletos sobre la imagen, el agente descriptor calcula la posición global a través de técnicas de transformación proyectiva. </w:t>
      </w:r>
      <w:r w:rsidR="003A30B4">
        <w:rPr>
          <w:color w:val="000000"/>
          <w:sz w:val="22"/>
          <w:szCs w:val="22"/>
        </w:rPr>
        <w:t>De acuerdo con el</w:t>
      </w:r>
      <w:r>
        <w:rPr>
          <w:color w:val="000000"/>
          <w:sz w:val="22"/>
          <w:szCs w:val="22"/>
        </w:rPr>
        <w:t xml:space="preserve"> análisis desarrollado en el estado del arte, la homografía requiere ejecutar una calibración de 4 puntos en cada una de las cámaras instaladas en el CCTV. Para realizar la calibración de las cámaras, cada uno de los 4 puntos de calibración ubicados en la imagen debe estar relacionado con su posición global. Por lo tanto, la calibración requiere realizar un plano de la escena, en donde se ubique un sistema de coordenadas y se determine, con la mayor precisión posible, la posición global de los puntos de calibración con respecto al origen.</w:t>
      </w:r>
    </w:p>
    <w:p w14:paraId="1911B575" w14:textId="5BB43959" w:rsidR="00537A9E" w:rsidRDefault="00537A9E" w:rsidP="00537A9E">
      <w:pPr>
        <w:pStyle w:val="NormalWeb"/>
        <w:spacing w:before="240" w:beforeAutospacing="0" w:after="120" w:afterAutospacing="0"/>
        <w:jc w:val="both"/>
      </w:pPr>
      <w:r>
        <w:rPr>
          <w:color w:val="000000"/>
          <w:sz w:val="22"/>
          <w:szCs w:val="22"/>
        </w:rPr>
        <w:t xml:space="preserve">Luego de calcular la posición global del esqueleto, el agente descriptor extrae características de color de la persona que permitan la ejecución de la etapa de </w:t>
      </w:r>
      <w:r w:rsidR="00F0133A">
        <w:rPr>
          <w:color w:val="000000"/>
          <w:sz w:val="22"/>
          <w:szCs w:val="22"/>
        </w:rPr>
        <w:t>reidentificación</w:t>
      </w:r>
      <w:r>
        <w:rPr>
          <w:color w:val="000000"/>
          <w:sz w:val="22"/>
          <w:szCs w:val="22"/>
        </w:rPr>
        <w:t xml:space="preserve">. El método propuesto en el modelo está inspirado en el trabajo de Jang et al, los cuales realizan una comparación de regiones de color, dividiendo la silueta de la persona en sus partes superior e inferior </w:t>
      </w:r>
      <w:sdt>
        <w:sdtPr>
          <w:rPr>
            <w:color w:val="000000"/>
            <w:sz w:val="22"/>
            <w:szCs w:val="22"/>
          </w:rPr>
          <w:id w:val="2072924200"/>
          <w:citation/>
        </w:sdtPr>
        <w:sdtEndPr/>
        <w:sdtContent>
          <w:r w:rsidR="003A30B4">
            <w:rPr>
              <w:color w:val="000000"/>
              <w:sz w:val="22"/>
              <w:szCs w:val="22"/>
            </w:rPr>
            <w:fldChar w:fldCharType="begin"/>
          </w:r>
          <w:r w:rsidR="003A30B4">
            <w:rPr>
              <w:color w:val="000000"/>
              <w:sz w:val="22"/>
              <w:szCs w:val="22"/>
            </w:rPr>
            <w:instrText xml:space="preserve"> CITATION Jan14 \l 9226 </w:instrText>
          </w:r>
          <w:r w:rsidR="003A30B4">
            <w:rPr>
              <w:color w:val="000000"/>
              <w:sz w:val="22"/>
              <w:szCs w:val="22"/>
            </w:rPr>
            <w:fldChar w:fldCharType="separate"/>
          </w:r>
          <w:r w:rsidR="00055293" w:rsidRPr="00055293">
            <w:rPr>
              <w:noProof/>
              <w:color w:val="000000"/>
              <w:sz w:val="22"/>
              <w:szCs w:val="22"/>
            </w:rPr>
            <w:t>[50]</w:t>
          </w:r>
          <w:r w:rsidR="003A30B4">
            <w:rPr>
              <w:color w:val="000000"/>
              <w:sz w:val="22"/>
              <w:szCs w:val="22"/>
            </w:rPr>
            <w:fldChar w:fldCharType="end"/>
          </w:r>
        </w:sdtContent>
      </w:sdt>
      <w:r>
        <w:rPr>
          <w:color w:val="000000"/>
          <w:sz w:val="22"/>
          <w:szCs w:val="22"/>
        </w:rPr>
        <w:t>. Sin embargo, una de las variaciones del modelo propuesto con respecto al trabajo de Jang et al es eliminar el uso del espacio de color HSV, dado que la componente H cuenta con fluctuaciones al realizar el análisis de colores en escala de grises</w:t>
      </w:r>
      <w:r w:rsidR="003A30B4">
        <w:rPr>
          <w:color w:val="000000"/>
          <w:sz w:val="22"/>
          <w:szCs w:val="22"/>
        </w:rPr>
        <w:t xml:space="preserve"> </w:t>
      </w:r>
      <w:sdt>
        <w:sdtPr>
          <w:rPr>
            <w:color w:val="000000"/>
            <w:sz w:val="22"/>
            <w:szCs w:val="22"/>
          </w:rPr>
          <w:id w:val="1452513051"/>
          <w:citation/>
        </w:sdtPr>
        <w:sdtEndPr/>
        <w:sdtContent>
          <w:r w:rsidR="003A30B4">
            <w:rPr>
              <w:color w:val="000000"/>
              <w:sz w:val="22"/>
              <w:szCs w:val="22"/>
            </w:rPr>
            <w:fldChar w:fldCharType="begin"/>
          </w:r>
          <w:r w:rsidR="003A30B4">
            <w:rPr>
              <w:color w:val="000000"/>
              <w:sz w:val="22"/>
              <w:szCs w:val="22"/>
            </w:rPr>
            <w:instrText xml:space="preserve"> CITATION New18 \l 9226 </w:instrText>
          </w:r>
          <w:r w:rsidR="003A30B4">
            <w:rPr>
              <w:color w:val="000000"/>
              <w:sz w:val="22"/>
              <w:szCs w:val="22"/>
            </w:rPr>
            <w:fldChar w:fldCharType="separate"/>
          </w:r>
          <w:r w:rsidR="00055293" w:rsidRPr="00055293">
            <w:rPr>
              <w:noProof/>
              <w:color w:val="000000"/>
              <w:sz w:val="22"/>
              <w:szCs w:val="22"/>
            </w:rPr>
            <w:t>[76]</w:t>
          </w:r>
          <w:r w:rsidR="003A30B4">
            <w:rPr>
              <w:color w:val="000000"/>
              <w:sz w:val="22"/>
              <w:szCs w:val="22"/>
            </w:rPr>
            <w:fldChar w:fldCharType="end"/>
          </w:r>
        </w:sdtContent>
      </w:sdt>
      <w:r>
        <w:rPr>
          <w:color w:val="000000"/>
          <w:sz w:val="22"/>
          <w:szCs w:val="22"/>
        </w:rPr>
        <w:t xml:space="preserve">. Adicionalmente, el modelo propuesto utiliza el concepto de colores </w:t>
      </w:r>
      <w:r w:rsidR="003A30B4">
        <w:rPr>
          <w:color w:val="000000"/>
          <w:sz w:val="22"/>
          <w:szCs w:val="22"/>
        </w:rPr>
        <w:t>dominantes, en</w:t>
      </w:r>
      <w:r>
        <w:rPr>
          <w:color w:val="000000"/>
          <w:sz w:val="22"/>
          <w:szCs w:val="22"/>
        </w:rPr>
        <w:t xml:space="preserve"> donde la extracción de colores se ejecuta utilizando el método implementado por Erconalelli</w:t>
      </w:r>
      <w:r w:rsidR="003A30B4">
        <w:rPr>
          <w:color w:val="000000"/>
          <w:sz w:val="22"/>
          <w:szCs w:val="22"/>
        </w:rPr>
        <w:t xml:space="preserve"> </w:t>
      </w:r>
      <w:sdt>
        <w:sdtPr>
          <w:rPr>
            <w:color w:val="000000"/>
            <w:sz w:val="22"/>
            <w:szCs w:val="22"/>
          </w:rPr>
          <w:id w:val="385611166"/>
          <w:citation/>
        </w:sdtPr>
        <w:sdtEndPr/>
        <w:sdtContent>
          <w:r w:rsidR="003A30B4">
            <w:rPr>
              <w:color w:val="000000"/>
              <w:sz w:val="22"/>
              <w:szCs w:val="22"/>
            </w:rPr>
            <w:fldChar w:fldCharType="begin"/>
          </w:r>
          <w:r w:rsidR="003A30B4">
            <w:rPr>
              <w:color w:val="000000"/>
              <w:sz w:val="22"/>
              <w:szCs w:val="22"/>
            </w:rPr>
            <w:instrText xml:space="preserve"> CITATION Erc18 \l 9226 </w:instrText>
          </w:r>
          <w:r w:rsidR="003A30B4">
            <w:rPr>
              <w:color w:val="000000"/>
              <w:sz w:val="22"/>
              <w:szCs w:val="22"/>
            </w:rPr>
            <w:fldChar w:fldCharType="separate"/>
          </w:r>
          <w:r w:rsidR="00055293" w:rsidRPr="00055293">
            <w:rPr>
              <w:noProof/>
              <w:color w:val="000000"/>
              <w:sz w:val="22"/>
              <w:szCs w:val="22"/>
            </w:rPr>
            <w:t>[77]</w:t>
          </w:r>
          <w:r w:rsidR="003A30B4">
            <w:rPr>
              <w:color w:val="000000"/>
              <w:sz w:val="22"/>
              <w:szCs w:val="22"/>
            </w:rPr>
            <w:fldChar w:fldCharType="end"/>
          </w:r>
        </w:sdtContent>
      </w:sdt>
      <w:r>
        <w:rPr>
          <w:color w:val="000000"/>
          <w:sz w:val="22"/>
          <w:szCs w:val="22"/>
        </w:rPr>
        <w:t xml:space="preserve">. El modelo de Erconalelli utiliza el algoritmo de aprendizaje no supervisado K-Means para realizar la extracción, en donde cada punto de la región de interés es procesado en el espacio de color RGB. </w:t>
      </w:r>
    </w:p>
    <w:p w14:paraId="576B17BA" w14:textId="23BE5685" w:rsidR="00537A9E" w:rsidRDefault="00537A9E" w:rsidP="00537A9E">
      <w:pPr>
        <w:pStyle w:val="NormalWeb"/>
        <w:spacing w:before="240" w:beforeAutospacing="0" w:after="120" w:afterAutospacing="0"/>
        <w:jc w:val="both"/>
      </w:pPr>
      <w:r>
        <w:rPr>
          <w:color w:val="000000"/>
          <w:sz w:val="22"/>
          <w:szCs w:val="22"/>
        </w:rPr>
        <w:t xml:space="preserve">La región utilizada para realizar la extracción de colores corresponde a puntos cercanos al torso y los brazos, dado que estos proporcionan con mayor fiabilidad información acerca del color de ropa de la persona. El modelo evita el uso de descriptores de color correspondientes al pantalón, dada la alta incertidumbre en la posición las piernas generada por la librería OpenPose. Para la implementación del método K-Means se seleccionó un valor de K = 3, </w:t>
      </w:r>
      <w:r w:rsidRPr="00BB6767">
        <w:rPr>
          <w:color w:val="000000"/>
          <w:sz w:val="22"/>
          <w:szCs w:val="22"/>
        </w:rPr>
        <w:t xml:space="preserve">permitiendo la detección de un máximo de 3 colores preponderantes por esqueleto. La </w:t>
      </w:r>
      <w:r w:rsidR="00BB6767" w:rsidRPr="00BB6767">
        <w:rPr>
          <w:color w:val="000000"/>
          <w:sz w:val="22"/>
          <w:szCs w:val="22"/>
        </w:rPr>
        <w:fldChar w:fldCharType="begin"/>
      </w:r>
      <w:r w:rsidR="00BB6767" w:rsidRPr="00BB6767">
        <w:rPr>
          <w:color w:val="000000"/>
          <w:sz w:val="22"/>
          <w:szCs w:val="22"/>
        </w:rPr>
        <w:instrText xml:space="preserve"> REF _Ref529750297 \h </w:instrText>
      </w:r>
      <w:r w:rsidR="00BB6767">
        <w:rPr>
          <w:color w:val="000000"/>
          <w:sz w:val="22"/>
          <w:szCs w:val="22"/>
        </w:rPr>
        <w:instrText xml:space="preserve"> \* MERGEFORMAT </w:instrText>
      </w:r>
      <w:r w:rsidR="00BB6767" w:rsidRPr="00BB6767">
        <w:rPr>
          <w:color w:val="000000"/>
          <w:sz w:val="22"/>
          <w:szCs w:val="22"/>
        </w:rPr>
      </w:r>
      <w:r w:rsidR="00BB6767" w:rsidRPr="00BB6767">
        <w:rPr>
          <w:color w:val="000000"/>
          <w:sz w:val="22"/>
          <w:szCs w:val="22"/>
        </w:rPr>
        <w:fldChar w:fldCharType="separate"/>
      </w:r>
      <w:ins w:id="164" w:author="Eder Mauricio Abello Rodríguez" w:date="2018-11-30T07:35:00Z">
        <w:r w:rsidR="00A71D04" w:rsidRPr="00A71D04">
          <w:rPr>
            <w:sz w:val="22"/>
            <w:szCs w:val="22"/>
            <w:rPrChange w:id="165" w:author="Eder Mauricio Abello Rodríguez" w:date="2018-11-30T07:35:00Z">
              <w:rPr/>
            </w:rPrChange>
          </w:rPr>
          <w:t xml:space="preserve">Figura </w:t>
        </w:r>
        <w:r w:rsidR="00A71D04" w:rsidRPr="00A71D04">
          <w:rPr>
            <w:noProof/>
            <w:sz w:val="22"/>
            <w:szCs w:val="22"/>
            <w:rPrChange w:id="166" w:author="Eder Mauricio Abello Rodríguez" w:date="2018-11-30T07:35:00Z">
              <w:rPr>
                <w:noProof/>
              </w:rPr>
            </w:rPrChange>
          </w:rPr>
          <w:t>11</w:t>
        </w:r>
      </w:ins>
      <w:del w:id="167"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11</w:delText>
        </w:r>
      </w:del>
      <w:r w:rsidR="00BB6767" w:rsidRPr="00BB6767">
        <w:rPr>
          <w:color w:val="000000"/>
          <w:sz w:val="22"/>
          <w:szCs w:val="22"/>
        </w:rPr>
        <w:fldChar w:fldCharType="end"/>
      </w:r>
      <w:r w:rsidR="00BB6767" w:rsidRPr="00BB6767">
        <w:rPr>
          <w:color w:val="000000"/>
          <w:sz w:val="22"/>
          <w:szCs w:val="22"/>
        </w:rPr>
        <w:t>C</w:t>
      </w:r>
      <w:r w:rsidR="00BB6767">
        <w:rPr>
          <w:color w:val="000000"/>
          <w:sz w:val="22"/>
          <w:szCs w:val="22"/>
        </w:rPr>
        <w:t xml:space="preserve"> </w:t>
      </w:r>
      <w:r>
        <w:rPr>
          <w:color w:val="000000"/>
          <w:sz w:val="22"/>
          <w:szCs w:val="22"/>
        </w:rPr>
        <w:t>muestra en color rojo un ejemplo de la región de interés seleccionada en la extracción de colores dominantes de la persona.</w:t>
      </w:r>
    </w:p>
    <w:p w14:paraId="427A2CB0" w14:textId="77777777" w:rsidR="00537A9E" w:rsidRDefault="00537A9E" w:rsidP="00537A9E">
      <w:pPr>
        <w:pStyle w:val="NormalWeb"/>
        <w:spacing w:before="240" w:beforeAutospacing="0" w:after="120" w:afterAutospacing="0"/>
        <w:jc w:val="center"/>
      </w:pPr>
      <w:r>
        <w:rPr>
          <w:noProof/>
          <w:color w:val="000000"/>
          <w:sz w:val="22"/>
          <w:szCs w:val="22"/>
        </w:rPr>
        <w:drawing>
          <wp:inline distT="0" distB="0" distL="0" distR="0" wp14:anchorId="568F3811" wp14:editId="4F66BE04">
            <wp:extent cx="1002030" cy="1654175"/>
            <wp:effectExtent l="0" t="0" r="7620" b="3175"/>
            <wp:docPr id="15" name="Imagen 15" descr="https://lh5.googleusercontent.com/XU32I3WThlB474I8boLl_7BJkXdroYrIfbA7gSmhVdXUGs4Nnmu21Q3Wo5LqWlUykYUR5Lgfgzoqe3AZtnVe3B22vBKxgAPMGE9yC_-R-nYfdFsXwv4LB51tYM_qRZQeiYhA6O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XU32I3WThlB474I8boLl_7BJkXdroYrIfbA7gSmhVdXUGs4Nnmu21Q3Wo5LqWlUykYUR5Lgfgzoqe3AZtnVe3B22vBKxgAPMGE9yC_-R-nYfdFsXwv4LB51tYM_qRZQeiYhA6Oi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2030" cy="1654175"/>
                    </a:xfrm>
                    <a:prstGeom prst="rect">
                      <a:avLst/>
                    </a:prstGeom>
                    <a:noFill/>
                    <a:ln>
                      <a:noFill/>
                    </a:ln>
                  </pic:spPr>
                </pic:pic>
              </a:graphicData>
            </a:graphic>
          </wp:inline>
        </w:drawing>
      </w:r>
      <w:r>
        <w:rPr>
          <w:color w:val="000000"/>
          <w:sz w:val="22"/>
          <w:szCs w:val="22"/>
        </w:rPr>
        <w:t xml:space="preserve">    </w:t>
      </w:r>
      <w:r>
        <w:rPr>
          <w:noProof/>
          <w:color w:val="000000"/>
          <w:sz w:val="22"/>
          <w:szCs w:val="22"/>
        </w:rPr>
        <w:drawing>
          <wp:inline distT="0" distB="0" distL="0" distR="0" wp14:anchorId="33947120" wp14:editId="60C4B203">
            <wp:extent cx="2099310" cy="1574165"/>
            <wp:effectExtent l="0" t="0" r="0" b="6985"/>
            <wp:docPr id="14" name="Imagen 14" descr="https://lh3.googleusercontent.com/BoWDoG4Zpom_xfKHj794nHuIkV4gtT5RFI5_rw7T5D1A7Rw6vompRcwfWrFrd8DQrEKYnklvAmaqPh-Du7nGIoi1ZrQmKhqMXPOEiSHLzpoLZGfCZ41dRT5nri_nDcbLkVQXWo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3.googleusercontent.com/BoWDoG4Zpom_xfKHj794nHuIkV4gtT5RFI5_rw7T5D1A7Rw6vompRcwfWrFrd8DQrEKYnklvAmaqPh-Du7nGIoi1ZrQmKhqMXPOEiSHLzpoLZGfCZ41dRT5nri_nDcbLkVQXWocb"/>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99310" cy="1574165"/>
                    </a:xfrm>
                    <a:prstGeom prst="rect">
                      <a:avLst/>
                    </a:prstGeom>
                    <a:noFill/>
                    <a:ln>
                      <a:noFill/>
                    </a:ln>
                  </pic:spPr>
                </pic:pic>
              </a:graphicData>
            </a:graphic>
          </wp:inline>
        </w:drawing>
      </w:r>
      <w:r>
        <w:rPr>
          <w:color w:val="000000"/>
          <w:sz w:val="22"/>
          <w:szCs w:val="22"/>
        </w:rPr>
        <w:t xml:space="preserve">    </w:t>
      </w:r>
      <w:r>
        <w:rPr>
          <w:noProof/>
          <w:color w:val="000000"/>
          <w:sz w:val="22"/>
          <w:szCs w:val="22"/>
        </w:rPr>
        <w:drawing>
          <wp:inline distT="0" distB="0" distL="0" distR="0" wp14:anchorId="74EE11AD" wp14:editId="6C290BF6">
            <wp:extent cx="1009650" cy="1621790"/>
            <wp:effectExtent l="0" t="0" r="0" b="0"/>
            <wp:docPr id="13" name="Imagen 13" descr="https://lh4.googleusercontent.com/9MEeO4OnD7KCgRpbKxJ3Omw3kThR9aRaLQKerwqCOKPJtFEnXDolEsdOK-lVjfKRBXagi8IK3Pw6P7druMfidiVd89hEA-tUUl64N6O9a4B3AsITz7CEhA15SNw-Ke1Ih-zhUGs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9MEeO4OnD7KCgRpbKxJ3Omw3kThR9aRaLQKerwqCOKPJtFEnXDolEsdOK-lVjfKRBXagi8IK3Pw6P7druMfidiVd89hEA-tUUl64N6O9a4B3AsITz7CEhA15SNw-Ke1Ih-zhUGs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09650" cy="1621790"/>
                    </a:xfrm>
                    <a:prstGeom prst="rect">
                      <a:avLst/>
                    </a:prstGeom>
                    <a:noFill/>
                    <a:ln>
                      <a:noFill/>
                    </a:ln>
                  </pic:spPr>
                </pic:pic>
              </a:graphicData>
            </a:graphic>
          </wp:inline>
        </w:drawing>
      </w:r>
    </w:p>
    <w:p w14:paraId="641127EA" w14:textId="19C6912D" w:rsidR="00537A9E" w:rsidRPr="003A30B4" w:rsidRDefault="003A30B4" w:rsidP="003A30B4">
      <w:pPr>
        <w:pStyle w:val="Descripcin"/>
        <w:rPr>
          <w:rFonts w:ascii="Calibri" w:hAnsi="Calibri" w:cs="Calibri"/>
        </w:rPr>
      </w:pPr>
      <w:bookmarkStart w:id="168" w:name="_Ref529750297"/>
      <w:r>
        <w:t xml:space="preserve">Figura </w:t>
      </w:r>
      <w:r>
        <w:fldChar w:fldCharType="begin"/>
      </w:r>
      <w:r>
        <w:instrText xml:space="preserve"> SEQ Figura \* ARABIC </w:instrText>
      </w:r>
      <w:r>
        <w:fldChar w:fldCharType="separate"/>
      </w:r>
      <w:r w:rsidR="00A71D04">
        <w:rPr>
          <w:noProof/>
        </w:rPr>
        <w:t>11</w:t>
      </w:r>
      <w:r>
        <w:fldChar w:fldCharType="end"/>
      </w:r>
      <w:bookmarkEnd w:id="168"/>
      <w:r>
        <w:t xml:space="preserve">: </w:t>
      </w:r>
      <w:r w:rsidR="00537A9E">
        <w:rPr>
          <w:rFonts w:ascii="Calibri" w:hAnsi="Calibri" w:cs="Calibri"/>
        </w:rPr>
        <w:t xml:space="preserve">A: Ubicación de la posición de las articulaciones identificadas por la librería OpenPose. </w:t>
      </w:r>
      <w:r>
        <w:rPr>
          <w:rFonts w:ascii="Calibri" w:hAnsi="Calibri" w:cs="Calibri"/>
        </w:rPr>
        <w:t>B</w:t>
      </w:r>
      <w:r w:rsidR="00537A9E">
        <w:rPr>
          <w:rFonts w:ascii="Calibri" w:hAnsi="Calibri" w:cs="Calibri"/>
        </w:rPr>
        <w:t xml:space="preserve">: Ejemplo del cálculo del efecto plomada utilizado para el cálculo de la posición del esqueleto. </w:t>
      </w:r>
      <w:r>
        <w:rPr>
          <w:rFonts w:ascii="Calibri" w:hAnsi="Calibri" w:cs="Calibri"/>
        </w:rPr>
        <w:t>C</w:t>
      </w:r>
      <w:r w:rsidR="00537A9E">
        <w:rPr>
          <w:rFonts w:ascii="Calibri" w:hAnsi="Calibri" w:cs="Calibri"/>
        </w:rPr>
        <w:t xml:space="preserve">: </w:t>
      </w:r>
      <w:r w:rsidR="00537A9E">
        <w:rPr>
          <w:rFonts w:ascii="Calibri" w:hAnsi="Calibri" w:cs="Calibri"/>
        </w:rPr>
        <w:lastRenderedPageBreak/>
        <w:t>Ejemplo de la región utilizada por el modelo para la extracción de descriptores de color de la persona.</w:t>
      </w:r>
    </w:p>
    <w:p w14:paraId="01351CE5" w14:textId="3D3E8014" w:rsidR="00537A9E" w:rsidRDefault="00537A9E" w:rsidP="00537A9E">
      <w:pPr>
        <w:pStyle w:val="NormalWeb"/>
        <w:spacing w:before="240" w:beforeAutospacing="0" w:after="120" w:afterAutospacing="0"/>
        <w:jc w:val="both"/>
      </w:pPr>
      <w:r>
        <w:rPr>
          <w:color w:val="000000"/>
          <w:sz w:val="22"/>
          <w:szCs w:val="22"/>
        </w:rPr>
        <w:t xml:space="preserve">Posterior a realizar el cálculo de los colores dominantes, el agente procede a realizar el cálculo de los descriptores asociados al esqueleto de la persona. El primer grupo de descriptores usa la posición de cada uno de los puntos de las articulaciones, trasladando el origen del sistema de coordenadas a la posición que ubica el cuello del esqueleto (punto </w:t>
      </w:r>
      <w:r w:rsidRPr="003A30B4">
        <w:rPr>
          <w:color w:val="000000"/>
          <w:sz w:val="22"/>
          <w:szCs w:val="22"/>
        </w:rPr>
        <w:t>1,</w:t>
      </w:r>
      <w:r w:rsidR="003A30B4" w:rsidRPr="003A30B4">
        <w:rPr>
          <w:color w:val="000000"/>
          <w:sz w:val="22"/>
          <w:szCs w:val="22"/>
        </w:rPr>
        <w:t xml:space="preserve"> </w:t>
      </w:r>
      <w:r w:rsidR="003A30B4" w:rsidRPr="003A30B4">
        <w:rPr>
          <w:color w:val="000000"/>
          <w:sz w:val="22"/>
          <w:szCs w:val="22"/>
        </w:rPr>
        <w:fldChar w:fldCharType="begin"/>
      </w:r>
      <w:r w:rsidR="003A30B4" w:rsidRPr="003A30B4">
        <w:rPr>
          <w:color w:val="000000"/>
          <w:sz w:val="22"/>
          <w:szCs w:val="22"/>
        </w:rPr>
        <w:instrText xml:space="preserve"> REF _Ref529750297 \h </w:instrText>
      </w:r>
      <w:r w:rsidR="003A30B4">
        <w:rPr>
          <w:color w:val="000000"/>
          <w:sz w:val="22"/>
          <w:szCs w:val="22"/>
        </w:rPr>
        <w:instrText xml:space="preserve"> \* MERGEFORMAT </w:instrText>
      </w:r>
      <w:r w:rsidR="003A30B4" w:rsidRPr="003A30B4">
        <w:rPr>
          <w:color w:val="000000"/>
          <w:sz w:val="22"/>
          <w:szCs w:val="22"/>
        </w:rPr>
      </w:r>
      <w:r w:rsidR="003A30B4" w:rsidRPr="003A30B4">
        <w:rPr>
          <w:color w:val="000000"/>
          <w:sz w:val="22"/>
          <w:szCs w:val="22"/>
        </w:rPr>
        <w:fldChar w:fldCharType="separate"/>
      </w:r>
      <w:ins w:id="169" w:author="Eder Mauricio Abello Rodríguez" w:date="2018-11-30T07:35:00Z">
        <w:r w:rsidR="00A71D04" w:rsidRPr="00A71D04">
          <w:rPr>
            <w:sz w:val="22"/>
            <w:szCs w:val="22"/>
            <w:rPrChange w:id="170" w:author="Eder Mauricio Abello Rodríguez" w:date="2018-11-30T07:35:00Z">
              <w:rPr/>
            </w:rPrChange>
          </w:rPr>
          <w:t xml:space="preserve">Figura </w:t>
        </w:r>
        <w:r w:rsidR="00A71D04" w:rsidRPr="00A71D04">
          <w:rPr>
            <w:noProof/>
            <w:sz w:val="22"/>
            <w:szCs w:val="22"/>
            <w:rPrChange w:id="171" w:author="Eder Mauricio Abello Rodríguez" w:date="2018-11-30T07:35:00Z">
              <w:rPr>
                <w:noProof/>
              </w:rPr>
            </w:rPrChange>
          </w:rPr>
          <w:t>11</w:t>
        </w:r>
      </w:ins>
      <w:del w:id="172"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11</w:delText>
        </w:r>
      </w:del>
      <w:r w:rsidR="003A30B4" w:rsidRPr="003A30B4">
        <w:rPr>
          <w:color w:val="000000"/>
          <w:sz w:val="22"/>
          <w:szCs w:val="22"/>
        </w:rPr>
        <w:fldChar w:fldCharType="end"/>
      </w:r>
      <w:r w:rsidR="003A30B4" w:rsidRPr="003A30B4">
        <w:rPr>
          <w:color w:val="000000"/>
          <w:sz w:val="22"/>
          <w:szCs w:val="22"/>
        </w:rPr>
        <w:t>A</w:t>
      </w:r>
      <w:r w:rsidRPr="003A30B4">
        <w:rPr>
          <w:color w:val="000000"/>
          <w:sz w:val="22"/>
          <w:szCs w:val="22"/>
        </w:rPr>
        <w:t>).</w:t>
      </w:r>
      <w:r>
        <w:rPr>
          <w:color w:val="000000"/>
          <w:sz w:val="22"/>
          <w:szCs w:val="22"/>
        </w:rPr>
        <w:t xml:space="preserve"> A continuación, el conjunto de puntos se normaliza con base en alguna medida de proporcionalidad del esqueleto que, al igual que el efecto plomada aplicado en el cálculo de la posición, corresponde a la medida del fémur. Si ignoramos el descriptor de la cabeza y omitimos la posición del cuello dado que se encuentra en el origen, la normalización genera un total de 13 puntos que dan lugar a 26 descriptores.</w:t>
      </w:r>
    </w:p>
    <w:p w14:paraId="6DA22B58" w14:textId="79AC9D8A" w:rsidR="00537A9E" w:rsidRDefault="00537A9E" w:rsidP="00537A9E">
      <w:pPr>
        <w:pStyle w:val="NormalWeb"/>
        <w:spacing w:before="240" w:beforeAutospacing="0" w:after="120" w:afterAutospacing="0"/>
        <w:jc w:val="both"/>
      </w:pPr>
      <w:r>
        <w:rPr>
          <w:color w:val="000000"/>
          <w:sz w:val="22"/>
          <w:szCs w:val="22"/>
        </w:rPr>
        <w:t xml:space="preserve">Inspirado en el trabajo desarrollado por Gedat et al, el segundo grupo de descriptores asociados al esqueleto está relacionado con el ángulo que forman las articulaciones al efectuar la pose. Con base </w:t>
      </w:r>
      <w:r w:rsidRPr="003A30B4">
        <w:rPr>
          <w:color w:val="000000"/>
          <w:sz w:val="22"/>
          <w:szCs w:val="22"/>
        </w:rPr>
        <w:t>en la</w:t>
      </w:r>
      <w:r w:rsidR="003A30B4" w:rsidRPr="003A30B4">
        <w:rPr>
          <w:color w:val="000000"/>
          <w:sz w:val="22"/>
          <w:szCs w:val="22"/>
        </w:rPr>
        <w:t xml:space="preserve"> </w:t>
      </w:r>
      <w:r w:rsidR="003A30B4" w:rsidRPr="003A30B4">
        <w:rPr>
          <w:color w:val="000000"/>
          <w:sz w:val="22"/>
          <w:szCs w:val="22"/>
        </w:rPr>
        <w:fldChar w:fldCharType="begin"/>
      </w:r>
      <w:r w:rsidR="003A30B4" w:rsidRPr="003A30B4">
        <w:rPr>
          <w:color w:val="000000"/>
          <w:sz w:val="22"/>
          <w:szCs w:val="22"/>
        </w:rPr>
        <w:instrText xml:space="preserve"> REF _Ref529750297 \h </w:instrText>
      </w:r>
      <w:r w:rsidR="003A30B4">
        <w:rPr>
          <w:color w:val="000000"/>
          <w:sz w:val="22"/>
          <w:szCs w:val="22"/>
        </w:rPr>
        <w:instrText xml:space="preserve"> \* MERGEFORMAT </w:instrText>
      </w:r>
      <w:r w:rsidR="003A30B4" w:rsidRPr="003A30B4">
        <w:rPr>
          <w:color w:val="000000"/>
          <w:sz w:val="22"/>
          <w:szCs w:val="22"/>
        </w:rPr>
      </w:r>
      <w:r w:rsidR="003A30B4" w:rsidRPr="003A30B4">
        <w:rPr>
          <w:color w:val="000000"/>
          <w:sz w:val="22"/>
          <w:szCs w:val="22"/>
        </w:rPr>
        <w:fldChar w:fldCharType="separate"/>
      </w:r>
      <w:ins w:id="173" w:author="Eder Mauricio Abello Rodríguez" w:date="2018-11-30T07:35:00Z">
        <w:r w:rsidR="00A71D04" w:rsidRPr="00A71D04">
          <w:rPr>
            <w:sz w:val="22"/>
            <w:szCs w:val="22"/>
            <w:rPrChange w:id="174" w:author="Eder Mauricio Abello Rodríguez" w:date="2018-11-30T07:35:00Z">
              <w:rPr/>
            </w:rPrChange>
          </w:rPr>
          <w:t xml:space="preserve">Figura </w:t>
        </w:r>
        <w:r w:rsidR="00A71D04" w:rsidRPr="00A71D04">
          <w:rPr>
            <w:noProof/>
            <w:sz w:val="22"/>
            <w:szCs w:val="22"/>
            <w:rPrChange w:id="175" w:author="Eder Mauricio Abello Rodríguez" w:date="2018-11-30T07:35:00Z">
              <w:rPr>
                <w:noProof/>
              </w:rPr>
            </w:rPrChange>
          </w:rPr>
          <w:t>11</w:t>
        </w:r>
      </w:ins>
      <w:del w:id="176"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11</w:delText>
        </w:r>
      </w:del>
      <w:r w:rsidR="003A30B4" w:rsidRPr="003A30B4">
        <w:rPr>
          <w:color w:val="000000"/>
          <w:sz w:val="22"/>
          <w:szCs w:val="22"/>
        </w:rPr>
        <w:fldChar w:fldCharType="end"/>
      </w:r>
      <w:r w:rsidR="003A30B4" w:rsidRPr="003A30B4">
        <w:rPr>
          <w:color w:val="000000"/>
          <w:sz w:val="22"/>
          <w:szCs w:val="22"/>
        </w:rPr>
        <w:t>B</w:t>
      </w:r>
      <w:r w:rsidRPr="003A30B4">
        <w:rPr>
          <w:color w:val="000000"/>
          <w:sz w:val="22"/>
          <w:szCs w:val="22"/>
        </w:rPr>
        <w:t>, se realiza la medición de los ángulos formados por las siguientes articulaciones: brazo derecho</w:t>
      </w:r>
      <w:r>
        <w:rPr>
          <w:color w:val="000000"/>
          <w:sz w:val="22"/>
          <w:szCs w:val="22"/>
        </w:rPr>
        <w:t xml:space="preserve"> (4-3-2), hombro derecho (3-2-1), codo izquierdo (7-6-5), codo derecho (5-4-1), rodilla derecha (11-10-9), cadera derecha (10-9-8), rodilla izquierda (14-13-12) y cadera izquierda (13-12-8). De forma adicional, las líneas que conforman los húmeros y fémures se extienden hasta intersectarse con el torso (1-8), realizando el cálculo que forma la intersección. En total, el vector de descriptores contiene un total de 12 ángulos.</w:t>
      </w:r>
    </w:p>
    <w:p w14:paraId="0165CAFB" w14:textId="46FB97FB" w:rsidR="00537A9E" w:rsidRDefault="00537A9E" w:rsidP="00537A9E">
      <w:pPr>
        <w:pStyle w:val="NormalWeb"/>
        <w:spacing w:before="240" w:beforeAutospacing="0" w:after="120" w:afterAutospacing="0"/>
        <w:jc w:val="both"/>
      </w:pPr>
      <w:r>
        <w:rPr>
          <w:color w:val="000000"/>
          <w:sz w:val="22"/>
          <w:szCs w:val="22"/>
        </w:rPr>
        <w:t>Para eliminar la variabilidad en el número de descriptores ocasionado por las poses parciales, el agente descriptor intenta completar las coordenadas de los puntos faltantes, con base en la información proporcionada por las partes del esqueleto que fueron detectadas. Por ejemplo, si el agente detecta que los puntos correspondientes a los pies no se encuentran en el esqueleto, utiliza la distancia del fémur para proyectar su posición. De igual forma, el sistema utiliza la medida del húmero para proyectar la posición de las manos, en caso de que estas no estén presentes en el esqueleto. Si los puntos correspondientes a los brazos no son detectados (posición 3, 4, 6</w:t>
      </w:r>
      <w:r w:rsidRPr="003A30B4">
        <w:rPr>
          <w:color w:val="000000"/>
          <w:sz w:val="22"/>
          <w:szCs w:val="22"/>
        </w:rPr>
        <w:t>, 7,</w:t>
      </w:r>
      <w:r w:rsidR="003A30B4" w:rsidRPr="003A30B4">
        <w:rPr>
          <w:color w:val="000000"/>
          <w:sz w:val="22"/>
          <w:szCs w:val="22"/>
        </w:rPr>
        <w:t xml:space="preserve"> </w:t>
      </w:r>
      <w:r w:rsidR="003A30B4" w:rsidRPr="003A30B4">
        <w:rPr>
          <w:color w:val="000000"/>
          <w:sz w:val="22"/>
          <w:szCs w:val="22"/>
        </w:rPr>
        <w:fldChar w:fldCharType="begin"/>
      </w:r>
      <w:r w:rsidR="003A30B4" w:rsidRPr="003A30B4">
        <w:rPr>
          <w:color w:val="000000"/>
          <w:sz w:val="22"/>
          <w:szCs w:val="22"/>
        </w:rPr>
        <w:instrText xml:space="preserve"> REF _Ref529750297 \h </w:instrText>
      </w:r>
      <w:r w:rsidR="003A30B4">
        <w:rPr>
          <w:color w:val="000000"/>
          <w:sz w:val="22"/>
          <w:szCs w:val="22"/>
        </w:rPr>
        <w:instrText xml:space="preserve"> \* MERGEFORMAT </w:instrText>
      </w:r>
      <w:r w:rsidR="003A30B4" w:rsidRPr="003A30B4">
        <w:rPr>
          <w:color w:val="000000"/>
          <w:sz w:val="22"/>
          <w:szCs w:val="22"/>
        </w:rPr>
      </w:r>
      <w:r w:rsidR="003A30B4" w:rsidRPr="003A30B4">
        <w:rPr>
          <w:color w:val="000000"/>
          <w:sz w:val="22"/>
          <w:szCs w:val="22"/>
        </w:rPr>
        <w:fldChar w:fldCharType="separate"/>
      </w:r>
      <w:ins w:id="177" w:author="Eder Mauricio Abello Rodríguez" w:date="2018-11-30T07:35:00Z">
        <w:r w:rsidR="00A71D04" w:rsidRPr="00A71D04">
          <w:rPr>
            <w:sz w:val="22"/>
            <w:szCs w:val="22"/>
            <w:rPrChange w:id="178" w:author="Eder Mauricio Abello Rodríguez" w:date="2018-11-30T07:35:00Z">
              <w:rPr/>
            </w:rPrChange>
          </w:rPr>
          <w:t xml:space="preserve">Figura </w:t>
        </w:r>
        <w:r w:rsidR="00A71D04" w:rsidRPr="00A71D04">
          <w:rPr>
            <w:noProof/>
            <w:sz w:val="22"/>
            <w:szCs w:val="22"/>
            <w:rPrChange w:id="179" w:author="Eder Mauricio Abello Rodríguez" w:date="2018-11-30T07:35:00Z">
              <w:rPr>
                <w:noProof/>
              </w:rPr>
            </w:rPrChange>
          </w:rPr>
          <w:t>11</w:t>
        </w:r>
      </w:ins>
      <w:del w:id="180"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11</w:delText>
        </w:r>
      </w:del>
      <w:r w:rsidR="003A30B4" w:rsidRPr="003A30B4">
        <w:rPr>
          <w:color w:val="000000"/>
          <w:sz w:val="22"/>
          <w:szCs w:val="22"/>
        </w:rPr>
        <w:fldChar w:fldCharType="end"/>
      </w:r>
      <w:r w:rsidR="003A30B4" w:rsidRPr="003A30B4">
        <w:rPr>
          <w:color w:val="000000"/>
          <w:sz w:val="22"/>
          <w:szCs w:val="22"/>
        </w:rPr>
        <w:t>A</w:t>
      </w:r>
      <w:r w:rsidRPr="003A30B4">
        <w:rPr>
          <w:color w:val="000000"/>
          <w:sz w:val="22"/>
          <w:szCs w:val="22"/>
        </w:rPr>
        <w:t>),</w:t>
      </w:r>
      <w:r>
        <w:rPr>
          <w:color w:val="000000"/>
          <w:sz w:val="22"/>
          <w:szCs w:val="22"/>
        </w:rPr>
        <w:t xml:space="preserve"> el sistema ignora la pose parcial detectada. Este criterio define una nueva característica para la implementación del filtro de poses parciales, basado en la completitud de los puntos de los brazos. Al implementar un filtro de poses parciales en dos etapas, algunos esqueletos que no cumplen los criterios de la segunda etapa cuentan con descriptores de posición y colores dominantes, siempre y cuando cumplan con los criterios definidos en la primera etapa del filtro.</w:t>
      </w:r>
    </w:p>
    <w:p w14:paraId="3928AF83" w14:textId="47EA50C3" w:rsidR="00537A9E" w:rsidRDefault="00537A9E" w:rsidP="00537A9E">
      <w:pPr>
        <w:pStyle w:val="NormalWeb"/>
        <w:spacing w:before="240" w:beforeAutospacing="0" w:after="120" w:afterAutospacing="0"/>
        <w:jc w:val="both"/>
      </w:pPr>
      <w:r>
        <w:rPr>
          <w:color w:val="000000"/>
          <w:sz w:val="22"/>
          <w:szCs w:val="22"/>
        </w:rPr>
        <w:t xml:space="preserve">Con base en los descriptores calculados en la etapa anterior, el agente procede a realizar la identificación de la pose de la persona. Aunque el estado del arte determinó que la identificación de poses es una responsabilidad de alto nivel, los parámetros calculados por el agente descriptores permiten realizar la identificación de la pose en este nivel. Inspirado en los trabajos de Du et al </w:t>
      </w:r>
      <w:sdt>
        <w:sdtPr>
          <w:rPr>
            <w:color w:val="000000"/>
            <w:sz w:val="22"/>
            <w:szCs w:val="22"/>
          </w:rPr>
          <w:id w:val="-1336611078"/>
          <w:citation/>
        </w:sdtPr>
        <w:sdtEndPr/>
        <w:sdtContent>
          <w:r w:rsidR="003A30B4">
            <w:rPr>
              <w:color w:val="000000"/>
              <w:sz w:val="22"/>
              <w:szCs w:val="22"/>
            </w:rPr>
            <w:fldChar w:fldCharType="begin"/>
          </w:r>
          <w:r w:rsidR="003A30B4">
            <w:rPr>
              <w:color w:val="000000"/>
              <w:sz w:val="22"/>
              <w:szCs w:val="22"/>
            </w:rPr>
            <w:instrText xml:space="preserve"> CITATION DuY15 \l 9226 </w:instrText>
          </w:r>
          <w:r w:rsidR="003A30B4">
            <w:rPr>
              <w:color w:val="000000"/>
              <w:sz w:val="22"/>
              <w:szCs w:val="22"/>
            </w:rPr>
            <w:fldChar w:fldCharType="separate"/>
          </w:r>
          <w:r w:rsidR="00055293" w:rsidRPr="00055293">
            <w:rPr>
              <w:noProof/>
              <w:color w:val="000000"/>
              <w:sz w:val="22"/>
              <w:szCs w:val="22"/>
            </w:rPr>
            <w:t>[31]</w:t>
          </w:r>
          <w:r w:rsidR="003A30B4">
            <w:rPr>
              <w:color w:val="000000"/>
              <w:sz w:val="22"/>
              <w:szCs w:val="22"/>
            </w:rPr>
            <w:fldChar w:fldCharType="end"/>
          </w:r>
        </w:sdtContent>
      </w:sdt>
      <w:r w:rsidR="003A30B4">
        <w:rPr>
          <w:color w:val="000000"/>
          <w:sz w:val="22"/>
          <w:szCs w:val="22"/>
        </w:rPr>
        <w:t xml:space="preserve"> </w:t>
      </w:r>
      <w:r>
        <w:rPr>
          <w:color w:val="000000"/>
          <w:sz w:val="22"/>
          <w:szCs w:val="22"/>
        </w:rPr>
        <w:t xml:space="preserve">y Gedat et al </w:t>
      </w:r>
      <w:sdt>
        <w:sdtPr>
          <w:rPr>
            <w:color w:val="000000"/>
            <w:sz w:val="22"/>
            <w:szCs w:val="22"/>
          </w:rPr>
          <w:id w:val="363181436"/>
          <w:citation/>
        </w:sdtPr>
        <w:sdtEndPr/>
        <w:sdtContent>
          <w:r w:rsidR="003A30B4">
            <w:rPr>
              <w:color w:val="000000"/>
              <w:sz w:val="22"/>
              <w:szCs w:val="22"/>
            </w:rPr>
            <w:fldChar w:fldCharType="begin"/>
          </w:r>
          <w:r w:rsidR="003A30B4">
            <w:rPr>
              <w:color w:val="000000"/>
              <w:sz w:val="22"/>
              <w:szCs w:val="22"/>
            </w:rPr>
            <w:instrText xml:space="preserve"> CITATION Ged17 \l 9226 </w:instrText>
          </w:r>
          <w:r w:rsidR="003A30B4">
            <w:rPr>
              <w:color w:val="000000"/>
              <w:sz w:val="22"/>
              <w:szCs w:val="22"/>
            </w:rPr>
            <w:fldChar w:fldCharType="separate"/>
          </w:r>
          <w:r w:rsidR="00055293" w:rsidRPr="00055293">
            <w:rPr>
              <w:noProof/>
              <w:color w:val="000000"/>
              <w:sz w:val="22"/>
              <w:szCs w:val="22"/>
            </w:rPr>
            <w:t>[32]</w:t>
          </w:r>
          <w:r w:rsidR="003A30B4">
            <w:rPr>
              <w:color w:val="000000"/>
              <w:sz w:val="22"/>
              <w:szCs w:val="22"/>
            </w:rPr>
            <w:fldChar w:fldCharType="end"/>
          </w:r>
        </w:sdtContent>
      </w:sdt>
      <w:r w:rsidR="003A30B4">
        <w:rPr>
          <w:color w:val="000000"/>
          <w:sz w:val="22"/>
          <w:szCs w:val="22"/>
        </w:rPr>
        <w:t>,</w:t>
      </w:r>
      <w:r>
        <w:rPr>
          <w:color w:val="000000"/>
          <w:sz w:val="22"/>
          <w:szCs w:val="22"/>
        </w:rPr>
        <w:t xml:space="preserve"> la identificación de poses se ejecuta alimentando modelos de clasificación basados en redes neuronales y SVM con los descriptores de ángulos y posición desarrollados en la etapa anterior. </w:t>
      </w:r>
    </w:p>
    <w:p w14:paraId="68E2147F" w14:textId="77777777" w:rsidR="00537A9E" w:rsidRDefault="00537A9E" w:rsidP="005F4B47">
      <w:pPr>
        <w:pStyle w:val="Ttulo2"/>
        <w:numPr>
          <w:ilvl w:val="1"/>
          <w:numId w:val="22"/>
        </w:numPr>
      </w:pPr>
      <w:bookmarkStart w:id="181" w:name="_Toc531325728"/>
      <w:r>
        <w:lastRenderedPageBreak/>
        <w:t>Agente Re-Identificación</w:t>
      </w:r>
      <w:bookmarkEnd w:id="181"/>
    </w:p>
    <w:p w14:paraId="4439449F" w14:textId="77777777" w:rsidR="00537A9E" w:rsidRDefault="00537A9E" w:rsidP="00537A9E">
      <w:pPr>
        <w:pStyle w:val="NormalWeb"/>
        <w:spacing w:before="240" w:beforeAutospacing="0" w:after="120" w:afterAutospacing="0"/>
        <w:jc w:val="both"/>
      </w:pPr>
      <w:r>
        <w:rPr>
          <w:color w:val="000000"/>
          <w:sz w:val="22"/>
          <w:szCs w:val="22"/>
        </w:rPr>
        <w:t xml:space="preserve">Una vez que se calculan los descriptores y se categorizan las poses de cada uno de los esqueletos, el agente </w:t>
      </w:r>
      <w:r w:rsidR="003A30B4">
        <w:rPr>
          <w:color w:val="000000"/>
          <w:sz w:val="22"/>
          <w:szCs w:val="22"/>
        </w:rPr>
        <w:t>reidentificación</w:t>
      </w:r>
      <w:r>
        <w:rPr>
          <w:color w:val="000000"/>
          <w:sz w:val="22"/>
          <w:szCs w:val="22"/>
        </w:rPr>
        <w:t xml:space="preserve"> realiza el seguimiento del paso de la persona por múltiples cámaras y organiza los descriptores identificados en secuencia. El modelo de inteligencia del agente se desarrolla en 2 etapas: identificación de personas en cámaras sobrelapadas, y </w:t>
      </w:r>
      <w:r w:rsidR="003A30B4">
        <w:rPr>
          <w:color w:val="000000"/>
          <w:sz w:val="22"/>
          <w:szCs w:val="22"/>
        </w:rPr>
        <w:t>reidentificación</w:t>
      </w:r>
      <w:r>
        <w:rPr>
          <w:color w:val="000000"/>
          <w:sz w:val="22"/>
          <w:szCs w:val="22"/>
        </w:rPr>
        <w:t xml:space="preserve"> de personas a partir de análisis de color y posición.</w:t>
      </w:r>
    </w:p>
    <w:p w14:paraId="640A6499" w14:textId="5F5F8A1C" w:rsidR="00537A9E" w:rsidRPr="003A30B4" w:rsidRDefault="00537A9E" w:rsidP="00537A9E">
      <w:pPr>
        <w:pStyle w:val="NormalWeb"/>
        <w:spacing w:before="240" w:beforeAutospacing="0" w:after="120" w:afterAutospacing="0"/>
        <w:jc w:val="both"/>
        <w:rPr>
          <w:sz w:val="22"/>
          <w:szCs w:val="22"/>
        </w:rPr>
      </w:pPr>
      <w:r>
        <w:rPr>
          <w:color w:val="000000"/>
          <w:sz w:val="22"/>
          <w:szCs w:val="22"/>
        </w:rPr>
        <w:t xml:space="preserve">La primera etapa del modelo de inteligencia se encarga identificar las personas que se encuentran en regiones con sobrelapamiento. A través de la posición global calculada por el agente descriptores, se puede identificar si una persona se encuentra en una región con sobrelapamiento si la distancia entre los esqueletos es muy cercana. Para el caso en que dos o más personas se encuentren en la escena, esta heurística se puede complementar con una métrica de diferencia de color, tomando como base los colores dominantes identificados por el agente descriptores. Para realizar la comparación de color, se utiliza la fórmula CIEDE2000 desarrollado por la Comisión Internacional de la Iluminación (CIE por sus siglas en francés). Una de las ventajas de utilizar la fórmula CIEDE2000 es que proporciona una escala que asemeja la diferencia de color percibida por el ojo humano </w:t>
      </w:r>
      <w:sdt>
        <w:sdtPr>
          <w:rPr>
            <w:color w:val="000000"/>
            <w:sz w:val="22"/>
            <w:szCs w:val="22"/>
          </w:rPr>
          <w:id w:val="314774842"/>
          <w:citation/>
        </w:sdtPr>
        <w:sdtEndPr/>
        <w:sdtContent>
          <w:r w:rsidR="009A6AF0">
            <w:rPr>
              <w:color w:val="000000"/>
              <w:sz w:val="22"/>
              <w:szCs w:val="22"/>
            </w:rPr>
            <w:fldChar w:fldCharType="begin"/>
          </w:r>
          <w:r w:rsidR="009A6AF0">
            <w:rPr>
              <w:color w:val="000000"/>
              <w:sz w:val="22"/>
              <w:szCs w:val="22"/>
            </w:rPr>
            <w:instrText xml:space="preserve"> CITATION Joh03 \l 9226 </w:instrText>
          </w:r>
          <w:r w:rsidR="009A6AF0">
            <w:rPr>
              <w:color w:val="000000"/>
              <w:sz w:val="22"/>
              <w:szCs w:val="22"/>
            </w:rPr>
            <w:fldChar w:fldCharType="separate"/>
          </w:r>
          <w:r w:rsidR="00055293" w:rsidRPr="00055293">
            <w:rPr>
              <w:noProof/>
              <w:color w:val="000000"/>
              <w:sz w:val="22"/>
              <w:szCs w:val="22"/>
            </w:rPr>
            <w:t>[78]</w:t>
          </w:r>
          <w:r w:rsidR="009A6AF0">
            <w:rPr>
              <w:color w:val="000000"/>
              <w:sz w:val="22"/>
              <w:szCs w:val="22"/>
            </w:rPr>
            <w:fldChar w:fldCharType="end"/>
          </w:r>
        </w:sdtContent>
      </w:sdt>
      <w:r>
        <w:rPr>
          <w:color w:val="000000"/>
          <w:sz w:val="22"/>
          <w:szCs w:val="22"/>
        </w:rPr>
        <w:t xml:space="preserve">. Dado que el descriptor de color cuenta con la información de 3 colores dominantes, el cálculo de la diferencia de color entre </w:t>
      </w:r>
      <w:r w:rsidRPr="003A30B4">
        <w:rPr>
          <w:color w:val="000000"/>
          <w:sz w:val="22"/>
          <w:szCs w:val="22"/>
        </w:rPr>
        <w:t>dos imágenes se ejecuta a través del</w:t>
      </w:r>
      <w:r w:rsidR="003A30B4" w:rsidRPr="003A30B4">
        <w:rPr>
          <w:color w:val="000000"/>
          <w:sz w:val="22"/>
          <w:szCs w:val="22"/>
        </w:rPr>
        <w:t xml:space="preserve"> </w:t>
      </w:r>
      <w:r w:rsidR="003A30B4" w:rsidRPr="003A30B4">
        <w:rPr>
          <w:color w:val="000000"/>
          <w:sz w:val="22"/>
          <w:szCs w:val="22"/>
        </w:rPr>
        <w:fldChar w:fldCharType="begin"/>
      </w:r>
      <w:r w:rsidR="003A30B4" w:rsidRPr="003A30B4">
        <w:rPr>
          <w:color w:val="000000"/>
          <w:sz w:val="22"/>
          <w:szCs w:val="22"/>
        </w:rPr>
        <w:instrText xml:space="preserve"> REF _Ref529750470 \h </w:instrText>
      </w:r>
      <w:r w:rsidR="003A30B4">
        <w:rPr>
          <w:color w:val="000000"/>
          <w:sz w:val="22"/>
          <w:szCs w:val="22"/>
        </w:rPr>
        <w:instrText xml:space="preserve"> \* MERGEFORMAT </w:instrText>
      </w:r>
      <w:r w:rsidR="003A30B4" w:rsidRPr="003A30B4">
        <w:rPr>
          <w:color w:val="000000"/>
          <w:sz w:val="22"/>
          <w:szCs w:val="22"/>
        </w:rPr>
      </w:r>
      <w:r w:rsidR="003A30B4" w:rsidRPr="003A30B4">
        <w:rPr>
          <w:color w:val="000000"/>
          <w:sz w:val="22"/>
          <w:szCs w:val="22"/>
        </w:rPr>
        <w:fldChar w:fldCharType="separate"/>
      </w:r>
      <w:ins w:id="182" w:author="Eder Mauricio Abello Rodríguez" w:date="2018-11-30T07:35:00Z">
        <w:r w:rsidR="00A71D04" w:rsidRPr="00A71D04">
          <w:rPr>
            <w:sz w:val="22"/>
            <w:szCs w:val="22"/>
            <w:rPrChange w:id="183" w:author="Eder Mauricio Abello Rodríguez" w:date="2018-11-30T07:35:00Z">
              <w:rPr/>
            </w:rPrChange>
          </w:rPr>
          <w:t xml:space="preserve">Algoritmo </w:t>
        </w:r>
        <w:r w:rsidR="00A71D04" w:rsidRPr="00A71D04">
          <w:rPr>
            <w:noProof/>
            <w:sz w:val="22"/>
            <w:szCs w:val="22"/>
            <w:rPrChange w:id="184" w:author="Eder Mauricio Abello Rodríguez" w:date="2018-11-30T07:35:00Z">
              <w:rPr>
                <w:noProof/>
              </w:rPr>
            </w:rPrChange>
          </w:rPr>
          <w:t>1</w:t>
        </w:r>
      </w:ins>
      <w:del w:id="185" w:author="Eder Mauricio Abello Rodríguez" w:date="2018-11-30T07:35:00Z">
        <w:r w:rsidR="00FC40B8" w:rsidRPr="00A71D04" w:rsidDel="00A71D04">
          <w:rPr>
            <w:sz w:val="22"/>
            <w:szCs w:val="22"/>
          </w:rPr>
          <w:delText xml:space="preserve">Algoritmo </w:delText>
        </w:r>
        <w:r w:rsidR="00FC40B8" w:rsidRPr="00A71D04" w:rsidDel="00A71D04">
          <w:rPr>
            <w:noProof/>
            <w:sz w:val="22"/>
            <w:szCs w:val="22"/>
          </w:rPr>
          <w:delText>1</w:delText>
        </w:r>
      </w:del>
      <w:r w:rsidR="003A30B4" w:rsidRPr="003A30B4">
        <w:rPr>
          <w:color w:val="000000"/>
          <w:sz w:val="22"/>
          <w:szCs w:val="22"/>
        </w:rPr>
        <w:fldChar w:fldCharType="end"/>
      </w:r>
      <w:r w:rsidRPr="003A30B4">
        <w:rPr>
          <w:color w:val="000000"/>
          <w:sz w:val="22"/>
          <w:szCs w:val="22"/>
        </w:rPr>
        <w:t>.</w:t>
      </w:r>
    </w:p>
    <w:p w14:paraId="7DC21D71" w14:textId="24033D99" w:rsidR="00ED6124" w:rsidRDefault="00537A9E" w:rsidP="00ED6124">
      <w:pPr>
        <w:pStyle w:val="NormalWeb"/>
        <w:spacing w:before="240" w:beforeAutospacing="0" w:after="120" w:afterAutospacing="0"/>
        <w:jc w:val="both"/>
        <w:rPr>
          <w:color w:val="000000"/>
          <w:sz w:val="22"/>
          <w:szCs w:val="22"/>
        </w:rPr>
      </w:pPr>
      <w:r w:rsidRPr="003A30B4">
        <w:rPr>
          <w:color w:val="000000"/>
          <w:sz w:val="22"/>
          <w:szCs w:val="22"/>
        </w:rPr>
        <w:t xml:space="preserve">El </w:t>
      </w:r>
      <w:r w:rsidR="003A30B4" w:rsidRPr="003A30B4">
        <w:rPr>
          <w:color w:val="000000"/>
          <w:sz w:val="22"/>
          <w:szCs w:val="22"/>
        </w:rPr>
        <w:fldChar w:fldCharType="begin"/>
      </w:r>
      <w:r w:rsidR="003A30B4" w:rsidRPr="003A30B4">
        <w:rPr>
          <w:color w:val="000000"/>
          <w:sz w:val="22"/>
          <w:szCs w:val="22"/>
        </w:rPr>
        <w:instrText xml:space="preserve"> REF _Ref529750470 \h </w:instrText>
      </w:r>
      <w:r w:rsidR="003A30B4">
        <w:rPr>
          <w:color w:val="000000"/>
          <w:sz w:val="22"/>
          <w:szCs w:val="22"/>
        </w:rPr>
        <w:instrText xml:space="preserve"> \* MERGEFORMAT </w:instrText>
      </w:r>
      <w:r w:rsidR="003A30B4" w:rsidRPr="003A30B4">
        <w:rPr>
          <w:color w:val="000000"/>
          <w:sz w:val="22"/>
          <w:szCs w:val="22"/>
        </w:rPr>
      </w:r>
      <w:r w:rsidR="003A30B4" w:rsidRPr="003A30B4">
        <w:rPr>
          <w:color w:val="000000"/>
          <w:sz w:val="22"/>
          <w:szCs w:val="22"/>
        </w:rPr>
        <w:fldChar w:fldCharType="separate"/>
      </w:r>
      <w:ins w:id="186" w:author="Eder Mauricio Abello Rodríguez" w:date="2018-11-30T07:35:00Z">
        <w:r w:rsidR="00A71D04" w:rsidRPr="00A71D04">
          <w:rPr>
            <w:sz w:val="22"/>
            <w:szCs w:val="22"/>
            <w:rPrChange w:id="187" w:author="Eder Mauricio Abello Rodríguez" w:date="2018-11-30T07:35:00Z">
              <w:rPr/>
            </w:rPrChange>
          </w:rPr>
          <w:t xml:space="preserve">Algoritmo </w:t>
        </w:r>
        <w:r w:rsidR="00A71D04" w:rsidRPr="00A71D04">
          <w:rPr>
            <w:noProof/>
            <w:sz w:val="22"/>
            <w:szCs w:val="22"/>
            <w:rPrChange w:id="188" w:author="Eder Mauricio Abello Rodríguez" w:date="2018-11-30T07:35:00Z">
              <w:rPr>
                <w:noProof/>
              </w:rPr>
            </w:rPrChange>
          </w:rPr>
          <w:t>1</w:t>
        </w:r>
      </w:ins>
      <w:del w:id="189" w:author="Eder Mauricio Abello Rodríguez" w:date="2018-11-30T07:35:00Z">
        <w:r w:rsidR="00FC40B8" w:rsidRPr="00A71D04" w:rsidDel="00A71D04">
          <w:rPr>
            <w:sz w:val="22"/>
            <w:szCs w:val="22"/>
          </w:rPr>
          <w:delText xml:space="preserve">Algoritmo </w:delText>
        </w:r>
        <w:r w:rsidR="00FC40B8" w:rsidRPr="00A71D04" w:rsidDel="00A71D04">
          <w:rPr>
            <w:noProof/>
            <w:sz w:val="22"/>
            <w:szCs w:val="22"/>
          </w:rPr>
          <w:delText>1</w:delText>
        </w:r>
      </w:del>
      <w:r w:rsidR="003A30B4" w:rsidRPr="003A30B4">
        <w:rPr>
          <w:color w:val="000000"/>
          <w:sz w:val="22"/>
          <w:szCs w:val="22"/>
        </w:rPr>
        <w:fldChar w:fldCharType="end"/>
      </w:r>
      <w:r w:rsidR="003A30B4" w:rsidRPr="003A30B4">
        <w:rPr>
          <w:color w:val="000000"/>
          <w:sz w:val="22"/>
          <w:szCs w:val="22"/>
        </w:rPr>
        <w:t xml:space="preserve"> </w:t>
      </w:r>
      <w:r w:rsidRPr="003A30B4">
        <w:rPr>
          <w:color w:val="000000"/>
          <w:sz w:val="22"/>
          <w:szCs w:val="22"/>
        </w:rPr>
        <w:t>permite tener robustez frente a la posición de la persona con respecto a la cámara, dado que los colores de la ropa permanecerán, en mayor o menor medida, entre los 3 colores dominantes identificados en la gene</w:t>
      </w:r>
      <w:r w:rsidRPr="00443304">
        <w:rPr>
          <w:color w:val="000000"/>
          <w:sz w:val="22"/>
          <w:szCs w:val="22"/>
        </w:rPr>
        <w:t>ración de los descriptores. Una vez aplicada la comparación de color entre los esqueletos, se aplica</w:t>
      </w:r>
      <w:r w:rsidR="00EA4A70" w:rsidRPr="00443304">
        <w:rPr>
          <w:color w:val="000000"/>
          <w:sz w:val="22"/>
          <w:szCs w:val="22"/>
        </w:rPr>
        <w:t xml:space="preserve"> </w:t>
      </w:r>
      <w:r w:rsidRPr="00443304">
        <w:rPr>
          <w:color w:val="000000"/>
          <w:sz w:val="22"/>
          <w:szCs w:val="22"/>
        </w:rPr>
        <w:t>la</w:t>
      </w:r>
      <w:r w:rsidR="00EA4A70" w:rsidRPr="00443304">
        <w:rPr>
          <w:color w:val="000000"/>
          <w:sz w:val="22"/>
          <w:szCs w:val="22"/>
        </w:rPr>
        <w:t xml:space="preserve"> </w:t>
      </w:r>
      <w:r w:rsidRPr="00443304">
        <w:rPr>
          <w:color w:val="000000"/>
          <w:sz w:val="22"/>
          <w:szCs w:val="22"/>
        </w:rPr>
        <w:t>condición</w:t>
      </w:r>
      <w:r w:rsidR="00443304" w:rsidRPr="00443304">
        <w:rPr>
          <w:color w:val="000000"/>
          <w:sz w:val="22"/>
          <w:szCs w:val="22"/>
        </w:rPr>
        <w:t xml:space="preserve"> generada por la </w:t>
      </w:r>
      <w:r w:rsidR="00443304" w:rsidRPr="00443304">
        <w:rPr>
          <w:color w:val="000000"/>
          <w:sz w:val="22"/>
          <w:szCs w:val="22"/>
        </w:rPr>
        <w:fldChar w:fldCharType="begin"/>
      </w:r>
      <w:r w:rsidR="00443304" w:rsidRPr="00443304">
        <w:rPr>
          <w:color w:val="000000"/>
          <w:sz w:val="22"/>
          <w:szCs w:val="22"/>
        </w:rPr>
        <w:instrText xml:space="preserve"> REF _Ref529751931 \h </w:instrText>
      </w:r>
      <w:r w:rsidR="00443304">
        <w:rPr>
          <w:color w:val="000000"/>
          <w:sz w:val="22"/>
          <w:szCs w:val="22"/>
        </w:rPr>
        <w:instrText xml:space="preserve"> \* MERGEFORMAT </w:instrText>
      </w:r>
      <w:r w:rsidR="00443304" w:rsidRPr="00443304">
        <w:rPr>
          <w:color w:val="000000"/>
          <w:sz w:val="22"/>
          <w:szCs w:val="22"/>
        </w:rPr>
      </w:r>
      <w:r w:rsidR="00443304" w:rsidRPr="00443304">
        <w:rPr>
          <w:color w:val="000000"/>
          <w:sz w:val="22"/>
          <w:szCs w:val="22"/>
        </w:rPr>
        <w:fldChar w:fldCharType="separate"/>
      </w:r>
      <w:ins w:id="190" w:author="Eder Mauricio Abello Rodríguez" w:date="2018-11-30T07:35:00Z">
        <w:r w:rsidR="00A71D04" w:rsidRPr="00A71D04">
          <w:rPr>
            <w:sz w:val="22"/>
            <w:szCs w:val="22"/>
            <w:rPrChange w:id="191" w:author="Eder Mauricio Abello Rodríguez" w:date="2018-11-30T07:35:00Z">
              <w:rPr/>
            </w:rPrChange>
          </w:rPr>
          <w:t xml:space="preserve">Ecuación </w:t>
        </w:r>
        <w:r w:rsidR="00A71D04" w:rsidRPr="00A71D04">
          <w:rPr>
            <w:noProof/>
            <w:sz w:val="22"/>
            <w:szCs w:val="22"/>
            <w:rPrChange w:id="192" w:author="Eder Mauricio Abello Rodríguez" w:date="2018-11-30T07:35:00Z">
              <w:rPr>
                <w:noProof/>
              </w:rPr>
            </w:rPrChange>
          </w:rPr>
          <w:t>1</w:t>
        </w:r>
      </w:ins>
      <w:del w:id="193" w:author="Eder Mauricio Abello Rodríguez" w:date="2018-11-30T07:35:00Z">
        <w:r w:rsidR="00FC40B8" w:rsidRPr="00A71D04" w:rsidDel="00A71D04">
          <w:rPr>
            <w:sz w:val="22"/>
            <w:szCs w:val="22"/>
          </w:rPr>
          <w:delText xml:space="preserve">Ecuación </w:delText>
        </w:r>
        <w:r w:rsidR="00FC40B8" w:rsidRPr="00A71D04" w:rsidDel="00A71D04">
          <w:rPr>
            <w:noProof/>
            <w:sz w:val="22"/>
            <w:szCs w:val="22"/>
          </w:rPr>
          <w:delText>1</w:delText>
        </w:r>
      </w:del>
      <w:r w:rsidR="00443304" w:rsidRPr="00443304">
        <w:rPr>
          <w:color w:val="000000"/>
          <w:sz w:val="22"/>
          <w:szCs w:val="22"/>
        </w:rPr>
        <w:fldChar w:fldCharType="end"/>
      </w:r>
      <w:r w:rsidRPr="00443304">
        <w:rPr>
          <w:color w:val="000000"/>
          <w:sz w:val="22"/>
          <w:szCs w:val="22"/>
        </w:rPr>
        <w:t xml:space="preserve"> para determinar si 2 esqueletos corresponden a la misma persona: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5670"/>
        <w:gridCol w:w="1366"/>
      </w:tblGrid>
      <w:tr w:rsidR="00730D1C" w14:paraId="499246B9" w14:textId="77777777" w:rsidTr="004E02BB">
        <w:tc>
          <w:tcPr>
            <w:tcW w:w="1384" w:type="dxa"/>
          </w:tcPr>
          <w:p w14:paraId="1AF06C6B" w14:textId="77777777" w:rsidR="00730D1C" w:rsidRDefault="00730D1C" w:rsidP="004E02BB"/>
        </w:tc>
        <w:tc>
          <w:tcPr>
            <w:tcW w:w="5670" w:type="dxa"/>
          </w:tcPr>
          <w:p w14:paraId="147BFBCC" w14:textId="77777777" w:rsidR="00730D1C" w:rsidRDefault="00730D1C" w:rsidP="004E02BB">
            <m:oMathPara>
              <m:oMath>
                <m:r>
                  <w:rPr>
                    <w:rFonts w:ascii="Cambria Math" w:hAnsi="Cambria Math"/>
                    <w:sz w:val="24"/>
                    <w:szCs w:val="24"/>
                  </w:rPr>
                  <m:t>si Dis&lt;DTH y K&lt;KTH:1, sino:0</m:t>
                </m:r>
              </m:oMath>
            </m:oMathPara>
          </w:p>
        </w:tc>
        <w:tc>
          <w:tcPr>
            <w:tcW w:w="1366" w:type="dxa"/>
          </w:tcPr>
          <w:p w14:paraId="73777A0D" w14:textId="63FF4FF3" w:rsidR="00730D1C" w:rsidRDefault="00730D1C" w:rsidP="004E02BB">
            <w:pPr>
              <w:pStyle w:val="Descripcin"/>
              <w:jc w:val="right"/>
            </w:pPr>
            <w:bookmarkStart w:id="194" w:name="_Ref529751931"/>
            <w:r>
              <w:t xml:space="preserve">Ecuación </w:t>
            </w:r>
            <w:r>
              <w:fldChar w:fldCharType="begin"/>
            </w:r>
            <w:r>
              <w:instrText xml:space="preserve"> SEQ Ecuación \* ARABIC </w:instrText>
            </w:r>
            <w:r>
              <w:fldChar w:fldCharType="separate"/>
            </w:r>
            <w:r w:rsidR="00A71D04">
              <w:rPr>
                <w:noProof/>
              </w:rPr>
              <w:t>1</w:t>
            </w:r>
            <w:r>
              <w:fldChar w:fldCharType="end"/>
            </w:r>
            <w:bookmarkEnd w:id="194"/>
          </w:p>
        </w:tc>
      </w:tr>
    </w:tbl>
    <w:p w14:paraId="0BB006BE" w14:textId="77777777" w:rsidR="00ED6124" w:rsidRPr="00ED6124" w:rsidRDefault="00ED6124" w:rsidP="00ED6124">
      <w:pPr>
        <w:pStyle w:val="NormalWeb"/>
        <w:spacing w:before="240" w:beforeAutospacing="0" w:after="120" w:afterAutospacing="0"/>
        <w:jc w:val="both"/>
        <w:rPr>
          <w:color w:val="000000"/>
          <w:sz w:val="22"/>
          <w:szCs w:val="22"/>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274"/>
      </w:tblGrid>
      <w:tr w:rsidR="00537A9E" w14:paraId="34A6AAFD" w14:textId="77777777" w:rsidTr="003A30B4">
        <w:trPr>
          <w:trHeight w:val="40"/>
          <w:jc w:val="center"/>
        </w:trPr>
        <w:tc>
          <w:tcPr>
            <w:tcW w:w="0" w:type="auto"/>
            <w:tcBorders>
              <w:top w:val="single" w:sz="6" w:space="0" w:color="000000"/>
              <w:left w:val="single" w:sz="6" w:space="0" w:color="FFFFFF"/>
              <w:bottom w:val="single" w:sz="6" w:space="0" w:color="000000"/>
              <w:right w:val="single" w:sz="6" w:space="0" w:color="FFFFFF"/>
            </w:tcBorders>
            <w:shd w:val="clear" w:color="auto" w:fill="FFFFFF"/>
            <w:tcMar>
              <w:top w:w="14" w:type="dxa"/>
              <w:left w:w="14" w:type="dxa"/>
              <w:bottom w:w="14" w:type="dxa"/>
              <w:right w:w="14" w:type="dxa"/>
            </w:tcMar>
            <w:vAlign w:val="bottom"/>
            <w:hideMark/>
          </w:tcPr>
          <w:p w14:paraId="7AFF7133" w14:textId="057FE368" w:rsidR="00537A9E" w:rsidRPr="00ED6124" w:rsidRDefault="003A30B4" w:rsidP="003A30B4">
            <w:pPr>
              <w:pStyle w:val="Descripcin"/>
              <w:spacing w:before="0" w:after="0"/>
              <w:jc w:val="left"/>
            </w:pPr>
            <w:bookmarkStart w:id="195" w:name="_Ref529750470"/>
            <w:r w:rsidRPr="00ED6124">
              <w:t xml:space="preserve">Algoritmo </w:t>
            </w:r>
            <w:r w:rsidRPr="00ED6124">
              <w:fldChar w:fldCharType="begin"/>
            </w:r>
            <w:r w:rsidRPr="00ED6124">
              <w:instrText xml:space="preserve"> SEQ Algoritmo \* ARABIC </w:instrText>
            </w:r>
            <w:r w:rsidRPr="00ED6124">
              <w:fldChar w:fldCharType="separate"/>
            </w:r>
            <w:r w:rsidR="00A71D04">
              <w:rPr>
                <w:noProof/>
              </w:rPr>
              <w:t>1</w:t>
            </w:r>
            <w:r w:rsidRPr="00ED6124">
              <w:fldChar w:fldCharType="end"/>
            </w:r>
            <w:bookmarkEnd w:id="195"/>
            <w:r w:rsidRPr="00ED6124">
              <w:t xml:space="preserve">: </w:t>
            </w:r>
            <w:r w:rsidR="00537A9E" w:rsidRPr="00ED6124">
              <w:t>Calcular Diferencia de Color</w:t>
            </w:r>
          </w:p>
        </w:tc>
      </w:tr>
      <w:tr w:rsidR="00537A9E" w14:paraId="3AB3CD69" w14:textId="77777777" w:rsidTr="003A30B4">
        <w:trPr>
          <w:trHeight w:val="300"/>
          <w:jc w:val="center"/>
        </w:trPr>
        <w:tc>
          <w:tcPr>
            <w:tcW w:w="0" w:type="auto"/>
            <w:tcBorders>
              <w:top w:val="single" w:sz="6" w:space="0" w:color="000000"/>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78FA7051" w14:textId="77777777" w:rsidR="00537A9E" w:rsidRDefault="00537A9E">
            <w:pPr>
              <w:pStyle w:val="NormalWeb"/>
              <w:spacing w:before="0" w:beforeAutospacing="0" w:after="0" w:afterAutospacing="0"/>
            </w:pPr>
            <w:r>
              <w:rPr>
                <w:rFonts w:ascii="Consolas" w:hAnsi="Consolas"/>
                <w:color w:val="000000"/>
                <w:sz w:val="18"/>
                <w:szCs w:val="18"/>
              </w:rPr>
              <w:t>1  </w:t>
            </w:r>
            <w:r>
              <w:rPr>
                <w:rFonts w:ascii="Consolas" w:hAnsi="Consolas"/>
                <w:b/>
                <w:bCs/>
                <w:color w:val="000000"/>
                <w:sz w:val="18"/>
                <w:szCs w:val="18"/>
              </w:rPr>
              <w:t>function</w:t>
            </w:r>
            <w:r>
              <w:rPr>
                <w:rFonts w:ascii="Consolas" w:hAnsi="Consolas"/>
                <w:color w:val="000000"/>
                <w:sz w:val="18"/>
                <w:szCs w:val="18"/>
              </w:rPr>
              <w:t xml:space="preserve"> DiferenciaColor (a: arreglo, b: arreglo): </w:t>
            </w:r>
          </w:p>
        </w:tc>
      </w:tr>
      <w:tr w:rsidR="00537A9E" w14:paraId="798E3E5B" w14:textId="77777777" w:rsidTr="00ED6124">
        <w:trPr>
          <w:trHeight w:val="315"/>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1EDC03E6" w14:textId="77777777" w:rsidR="00537A9E" w:rsidRDefault="00537A9E">
            <w:pPr>
              <w:pStyle w:val="NormalWeb"/>
              <w:spacing w:before="0" w:beforeAutospacing="0" w:after="0" w:afterAutospacing="0"/>
            </w:pPr>
            <w:r>
              <w:rPr>
                <w:rFonts w:ascii="Consolas" w:hAnsi="Consolas"/>
                <w:color w:val="000000"/>
                <w:sz w:val="18"/>
                <w:szCs w:val="18"/>
              </w:rPr>
              <w:t>2    da = Dominante(a);</w:t>
            </w:r>
          </w:p>
        </w:tc>
      </w:tr>
      <w:tr w:rsidR="00ED6124" w14:paraId="1DC40897" w14:textId="77777777" w:rsidTr="003A30B4">
        <w:trPr>
          <w:trHeight w:val="300"/>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60FB24EA" w14:textId="77777777" w:rsidR="00ED6124" w:rsidRDefault="00ED6124">
            <w:pPr>
              <w:pStyle w:val="NormalWeb"/>
              <w:spacing w:before="0" w:beforeAutospacing="0" w:after="0" w:afterAutospacing="0"/>
              <w:rPr>
                <w:rFonts w:ascii="Consolas" w:hAnsi="Consolas"/>
                <w:color w:val="000000"/>
                <w:sz w:val="18"/>
                <w:szCs w:val="18"/>
              </w:rPr>
            </w:pPr>
            <w:r>
              <w:rPr>
                <w:rFonts w:ascii="Consolas" w:hAnsi="Consolas"/>
                <w:color w:val="000000"/>
                <w:sz w:val="18"/>
                <w:szCs w:val="18"/>
              </w:rPr>
              <w:t>3    min_diff = 1</w:t>
            </w:r>
          </w:p>
        </w:tc>
      </w:tr>
      <w:tr w:rsidR="00537A9E" w14:paraId="4886A00A" w14:textId="77777777" w:rsidTr="003A30B4">
        <w:trPr>
          <w:trHeight w:val="300"/>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048A4BB2" w14:textId="77777777" w:rsidR="00537A9E" w:rsidRDefault="00537A9E">
            <w:pPr>
              <w:pStyle w:val="NormalWeb"/>
              <w:spacing w:before="0" w:beforeAutospacing="0" w:after="0" w:afterAutospacing="0"/>
            </w:pPr>
            <w:r>
              <w:rPr>
                <w:rFonts w:ascii="Consolas" w:hAnsi="Consolas"/>
                <w:color w:val="000000"/>
                <w:sz w:val="18"/>
                <w:szCs w:val="18"/>
              </w:rPr>
              <w:t>4    </w:t>
            </w:r>
            <w:r>
              <w:rPr>
                <w:rFonts w:ascii="Consolas" w:hAnsi="Consolas"/>
                <w:b/>
                <w:bCs/>
                <w:color w:val="000000"/>
                <w:sz w:val="18"/>
                <w:szCs w:val="18"/>
              </w:rPr>
              <w:t>for</w:t>
            </w:r>
            <w:r>
              <w:rPr>
                <w:rFonts w:ascii="Consolas" w:hAnsi="Consolas"/>
                <w:color w:val="000000"/>
                <w:sz w:val="18"/>
                <w:szCs w:val="18"/>
              </w:rPr>
              <w:t xml:space="preserve"> i = 0; i &lt; 3; i++:</w:t>
            </w:r>
          </w:p>
        </w:tc>
      </w:tr>
      <w:tr w:rsidR="00537A9E" w14:paraId="462E0AD4" w14:textId="77777777" w:rsidTr="003A30B4">
        <w:trPr>
          <w:trHeight w:val="300"/>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6FB67832" w14:textId="77777777" w:rsidR="00537A9E" w:rsidRDefault="00537A9E">
            <w:pPr>
              <w:pStyle w:val="NormalWeb"/>
              <w:spacing w:before="0" w:beforeAutospacing="0" w:after="0" w:afterAutospacing="0"/>
            </w:pPr>
            <w:r>
              <w:rPr>
                <w:rFonts w:ascii="Consolas" w:hAnsi="Consolas"/>
                <w:color w:val="000000"/>
                <w:sz w:val="18"/>
                <w:szCs w:val="18"/>
              </w:rPr>
              <w:t>5      diferencia = CIEDE2000(da, b[i])</w:t>
            </w:r>
          </w:p>
        </w:tc>
      </w:tr>
      <w:tr w:rsidR="00537A9E" w14:paraId="2650AF64" w14:textId="77777777" w:rsidTr="003A30B4">
        <w:trPr>
          <w:trHeight w:val="300"/>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6F6239CF" w14:textId="77777777" w:rsidR="00537A9E" w:rsidRDefault="00537A9E">
            <w:pPr>
              <w:pStyle w:val="NormalWeb"/>
              <w:spacing w:before="0" w:beforeAutospacing="0" w:after="0" w:afterAutospacing="0"/>
            </w:pPr>
            <w:r>
              <w:rPr>
                <w:rFonts w:ascii="Consolas" w:hAnsi="Consolas"/>
                <w:color w:val="000000"/>
                <w:sz w:val="18"/>
                <w:szCs w:val="18"/>
              </w:rPr>
              <w:t>6      </w:t>
            </w:r>
            <w:r>
              <w:rPr>
                <w:rFonts w:ascii="Consolas" w:hAnsi="Consolas"/>
                <w:b/>
                <w:bCs/>
                <w:color w:val="000000"/>
                <w:sz w:val="18"/>
                <w:szCs w:val="18"/>
              </w:rPr>
              <w:t>if</w:t>
            </w:r>
            <w:r>
              <w:rPr>
                <w:rFonts w:ascii="Consolas" w:hAnsi="Consolas"/>
                <w:color w:val="000000"/>
                <w:sz w:val="18"/>
                <w:szCs w:val="18"/>
              </w:rPr>
              <w:t xml:space="preserve"> diferencia &lt; min_diff: </w:t>
            </w:r>
          </w:p>
        </w:tc>
      </w:tr>
      <w:tr w:rsidR="00537A9E" w14:paraId="483F24D1" w14:textId="77777777" w:rsidTr="003A30B4">
        <w:trPr>
          <w:trHeight w:val="300"/>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0065461B" w14:textId="77777777" w:rsidR="00537A9E" w:rsidRDefault="00537A9E">
            <w:pPr>
              <w:pStyle w:val="NormalWeb"/>
              <w:spacing w:before="0" w:beforeAutospacing="0" w:after="0" w:afterAutospacing="0"/>
            </w:pPr>
            <w:r>
              <w:rPr>
                <w:rFonts w:ascii="Consolas" w:hAnsi="Consolas"/>
                <w:color w:val="000000"/>
                <w:sz w:val="18"/>
                <w:szCs w:val="18"/>
              </w:rPr>
              <w:t>7        min_diff = diferencia</w:t>
            </w:r>
          </w:p>
        </w:tc>
      </w:tr>
      <w:tr w:rsidR="00537A9E" w14:paraId="3D4050EF" w14:textId="77777777" w:rsidTr="003A30B4">
        <w:trPr>
          <w:trHeight w:val="300"/>
          <w:jc w:val="center"/>
        </w:trPr>
        <w:tc>
          <w:tcPr>
            <w:tcW w:w="0" w:type="auto"/>
            <w:tcBorders>
              <w:top w:val="single" w:sz="6" w:space="0" w:color="FFFFFF"/>
              <w:left w:val="single" w:sz="6" w:space="0" w:color="FFFFFF"/>
              <w:bottom w:val="single" w:sz="6" w:space="0" w:color="000000"/>
              <w:right w:val="single" w:sz="6" w:space="0" w:color="FFFFFF"/>
            </w:tcBorders>
            <w:shd w:val="clear" w:color="auto" w:fill="FFFFFF"/>
            <w:tcMar>
              <w:top w:w="14" w:type="dxa"/>
              <w:left w:w="14" w:type="dxa"/>
              <w:bottom w:w="14" w:type="dxa"/>
              <w:right w:w="14" w:type="dxa"/>
            </w:tcMar>
            <w:hideMark/>
          </w:tcPr>
          <w:p w14:paraId="397449CF" w14:textId="77777777" w:rsidR="00537A9E" w:rsidRDefault="00537A9E">
            <w:pPr>
              <w:pStyle w:val="NormalWeb"/>
              <w:spacing w:before="0" w:beforeAutospacing="0" w:after="0" w:afterAutospacing="0"/>
            </w:pPr>
            <w:r>
              <w:rPr>
                <w:rFonts w:ascii="Consolas" w:hAnsi="Consolas"/>
                <w:color w:val="000000"/>
                <w:sz w:val="18"/>
                <w:szCs w:val="18"/>
              </w:rPr>
              <w:t>8  </w:t>
            </w:r>
            <w:r>
              <w:rPr>
                <w:rFonts w:ascii="Consolas" w:hAnsi="Consolas"/>
                <w:b/>
                <w:bCs/>
                <w:color w:val="000000"/>
                <w:sz w:val="18"/>
                <w:szCs w:val="18"/>
              </w:rPr>
              <w:t>return</w:t>
            </w:r>
            <w:r>
              <w:rPr>
                <w:rFonts w:ascii="Consolas" w:hAnsi="Consolas"/>
                <w:color w:val="000000"/>
                <w:sz w:val="18"/>
                <w:szCs w:val="18"/>
              </w:rPr>
              <w:t xml:space="preserve"> min_diff</w:t>
            </w:r>
          </w:p>
        </w:tc>
      </w:tr>
    </w:tbl>
    <w:p w14:paraId="676DA648" w14:textId="77777777" w:rsidR="00EA4A70" w:rsidRDefault="00EA4A70" w:rsidP="00537A9E">
      <w:pPr>
        <w:pStyle w:val="NormalWeb"/>
        <w:spacing w:before="240" w:beforeAutospacing="0" w:after="120" w:afterAutospacing="0"/>
        <w:jc w:val="both"/>
        <w:rPr>
          <w:color w:val="000000"/>
          <w:sz w:val="22"/>
          <w:szCs w:val="22"/>
        </w:rPr>
      </w:pPr>
    </w:p>
    <w:p w14:paraId="7491009A" w14:textId="7C2A43BA" w:rsidR="00E6244B" w:rsidRPr="00E6244B" w:rsidRDefault="00E6244B" w:rsidP="00537A9E">
      <w:pPr>
        <w:pStyle w:val="NormalWeb"/>
        <w:spacing w:before="240" w:beforeAutospacing="0" w:after="120" w:afterAutospacing="0"/>
        <w:jc w:val="both"/>
      </w:pPr>
      <w:r>
        <w:rPr>
          <w:color w:val="000000"/>
          <w:sz w:val="22"/>
          <w:szCs w:val="22"/>
        </w:rPr>
        <w:lastRenderedPageBreak/>
        <w:t xml:space="preserve">En donde </w:t>
      </w:r>
      <m:oMath>
        <m:r>
          <w:rPr>
            <w:rFonts w:ascii="Cambria Math" w:hAnsi="Cambria Math"/>
            <w:color w:val="000000"/>
            <w:sz w:val="22"/>
            <w:szCs w:val="22"/>
          </w:rPr>
          <m:t>Dis</m:t>
        </m:r>
      </m:oMath>
      <w:r>
        <w:rPr>
          <w:color w:val="000000"/>
          <w:sz w:val="22"/>
          <w:szCs w:val="22"/>
        </w:rPr>
        <w:t xml:space="preserve"> corresponde a la distancia entre la posición global de los esqueletos (</w:t>
      </w:r>
      <m:oMath>
        <m:r>
          <w:rPr>
            <w:rFonts w:ascii="Cambria Math" w:hAnsi="Cambria Math"/>
            <w:color w:val="000000"/>
            <w:sz w:val="22"/>
            <w:szCs w:val="22"/>
          </w:rPr>
          <m:t>Dis ≥ 0</m:t>
        </m:r>
      </m:oMath>
      <w:r>
        <w:rPr>
          <w:color w:val="000000"/>
          <w:sz w:val="22"/>
          <w:szCs w:val="22"/>
        </w:rPr>
        <w:t xml:space="preserve">), y </w:t>
      </w:r>
      <m:oMath>
        <m:r>
          <w:rPr>
            <w:rFonts w:ascii="Cambria Math" w:hAnsi="Cambria Math"/>
            <w:color w:val="000000"/>
            <w:sz w:val="22"/>
            <w:szCs w:val="22"/>
          </w:rPr>
          <m:t>K</m:t>
        </m:r>
      </m:oMath>
      <w:r>
        <w:rPr>
          <w:color w:val="000000"/>
          <w:sz w:val="22"/>
          <w:szCs w:val="22"/>
        </w:rPr>
        <w:t xml:space="preserve"> </w:t>
      </w:r>
      <w:r w:rsidRPr="00443304">
        <w:rPr>
          <w:color w:val="000000"/>
          <w:sz w:val="22"/>
          <w:szCs w:val="22"/>
        </w:rPr>
        <w:t xml:space="preserve">corresponde a la diferencia de colores obtenida por medio del </w:t>
      </w:r>
      <w:r w:rsidRPr="00443304">
        <w:rPr>
          <w:color w:val="000000"/>
          <w:sz w:val="22"/>
          <w:szCs w:val="22"/>
        </w:rPr>
        <w:fldChar w:fldCharType="begin"/>
      </w:r>
      <w:r w:rsidRPr="00443304">
        <w:rPr>
          <w:color w:val="000000"/>
          <w:sz w:val="22"/>
          <w:szCs w:val="22"/>
        </w:rPr>
        <w:instrText xml:space="preserve"> REF _Ref529750470 \h </w:instrText>
      </w:r>
      <w:r>
        <w:rPr>
          <w:color w:val="000000"/>
          <w:sz w:val="22"/>
          <w:szCs w:val="22"/>
        </w:rPr>
        <w:instrText xml:space="preserve"> \* MERGEFORMAT </w:instrText>
      </w:r>
      <w:r w:rsidRPr="00443304">
        <w:rPr>
          <w:color w:val="000000"/>
          <w:sz w:val="22"/>
          <w:szCs w:val="22"/>
        </w:rPr>
      </w:r>
      <w:r w:rsidRPr="00443304">
        <w:rPr>
          <w:color w:val="000000"/>
          <w:sz w:val="22"/>
          <w:szCs w:val="22"/>
        </w:rPr>
        <w:fldChar w:fldCharType="separate"/>
      </w:r>
      <w:ins w:id="196" w:author="Eder Mauricio Abello Rodríguez" w:date="2018-11-30T07:35:00Z">
        <w:r w:rsidR="00A71D04" w:rsidRPr="00A71D04">
          <w:rPr>
            <w:sz w:val="22"/>
            <w:szCs w:val="22"/>
            <w:rPrChange w:id="197" w:author="Eder Mauricio Abello Rodríguez" w:date="2018-11-30T07:35:00Z">
              <w:rPr/>
            </w:rPrChange>
          </w:rPr>
          <w:t xml:space="preserve">Algoritmo </w:t>
        </w:r>
        <w:r w:rsidR="00A71D04" w:rsidRPr="00A71D04">
          <w:rPr>
            <w:noProof/>
            <w:sz w:val="22"/>
            <w:szCs w:val="22"/>
            <w:rPrChange w:id="198" w:author="Eder Mauricio Abello Rodríguez" w:date="2018-11-30T07:35:00Z">
              <w:rPr>
                <w:noProof/>
              </w:rPr>
            </w:rPrChange>
          </w:rPr>
          <w:t>1</w:t>
        </w:r>
      </w:ins>
      <w:del w:id="199" w:author="Eder Mauricio Abello Rodríguez" w:date="2018-11-30T07:35:00Z">
        <w:r w:rsidR="00FC40B8" w:rsidRPr="00A71D04" w:rsidDel="00A71D04">
          <w:rPr>
            <w:sz w:val="22"/>
            <w:szCs w:val="22"/>
          </w:rPr>
          <w:delText xml:space="preserve">Algoritmo </w:delText>
        </w:r>
        <w:r w:rsidR="00FC40B8" w:rsidRPr="00A71D04" w:rsidDel="00A71D04">
          <w:rPr>
            <w:noProof/>
            <w:sz w:val="22"/>
            <w:szCs w:val="22"/>
          </w:rPr>
          <w:delText>1</w:delText>
        </w:r>
      </w:del>
      <w:r w:rsidRPr="00443304">
        <w:rPr>
          <w:color w:val="000000"/>
          <w:sz w:val="22"/>
          <w:szCs w:val="22"/>
        </w:rPr>
        <w:fldChar w:fldCharType="end"/>
      </w:r>
      <w:r w:rsidRPr="00443304">
        <w:rPr>
          <w:color w:val="000000"/>
          <w:sz w:val="22"/>
          <w:szCs w:val="22"/>
        </w:rPr>
        <w:t>. Los umbrales de cada uno de los criterios se seleccionaron por medio de la comparación de poses se seleccionaron de acuerdo con pruebas realizadas sobre videos capturados del centro comercial, y deben ser ajustados de acuerdo con el caso de estudio seleccionado</w:t>
      </w:r>
      <w:r>
        <w:rPr>
          <w:color w:val="000000"/>
          <w:sz w:val="22"/>
          <w:szCs w:val="22"/>
        </w:rPr>
        <w:t>.</w:t>
      </w:r>
    </w:p>
    <w:p w14:paraId="79D11C16" w14:textId="22DA17AB" w:rsidR="00443304" w:rsidRPr="00443304" w:rsidRDefault="00537A9E" w:rsidP="00537A9E">
      <w:pPr>
        <w:pStyle w:val="NormalWeb"/>
        <w:spacing w:before="240" w:beforeAutospacing="0" w:after="120" w:afterAutospacing="0"/>
        <w:jc w:val="both"/>
        <w:rPr>
          <w:color w:val="000000"/>
          <w:sz w:val="22"/>
          <w:szCs w:val="22"/>
        </w:rPr>
      </w:pPr>
      <w:r>
        <w:rPr>
          <w:color w:val="000000"/>
          <w:sz w:val="22"/>
          <w:szCs w:val="22"/>
        </w:rPr>
        <w:t xml:space="preserve">Una vez la etapa de identificación en cámaras sobrelapadas se encuentra efectuada, el agente procede a realizar la etapa de </w:t>
      </w:r>
      <w:r w:rsidR="00ED6124">
        <w:rPr>
          <w:color w:val="000000"/>
          <w:sz w:val="22"/>
          <w:szCs w:val="22"/>
        </w:rPr>
        <w:t>reidentificación</w:t>
      </w:r>
      <w:r>
        <w:rPr>
          <w:color w:val="000000"/>
          <w:sz w:val="22"/>
          <w:szCs w:val="22"/>
        </w:rPr>
        <w:t xml:space="preserve">. De forma similar, la etapa de </w:t>
      </w:r>
      <w:r w:rsidR="00ED6124">
        <w:rPr>
          <w:color w:val="000000"/>
          <w:sz w:val="22"/>
          <w:szCs w:val="22"/>
        </w:rPr>
        <w:t>reidentificación</w:t>
      </w:r>
      <w:r>
        <w:rPr>
          <w:color w:val="000000"/>
          <w:sz w:val="22"/>
          <w:szCs w:val="22"/>
        </w:rPr>
        <w:t xml:space="preserve"> utiliza los descriptores de color y posición para determinar si una persona presente en el instante de tiempo</w:t>
      </w:r>
      <w:r>
        <w:rPr>
          <w:i/>
          <w:iCs/>
          <w:color w:val="000000"/>
          <w:sz w:val="22"/>
          <w:szCs w:val="22"/>
        </w:rPr>
        <w:t xml:space="preserve"> </w:t>
      </w:r>
      <m:oMath>
        <m:r>
          <w:rPr>
            <w:rFonts w:ascii="Cambria Math" w:hAnsi="Cambria Math"/>
            <w:color w:val="000000"/>
            <w:sz w:val="22"/>
            <w:szCs w:val="22"/>
          </w:rPr>
          <m:t>t-1</m:t>
        </m:r>
      </m:oMath>
      <w:r w:rsidR="00ED6124">
        <w:rPr>
          <w:rFonts w:ascii="Consolas" w:hAnsi="Consolas"/>
          <w:color w:val="000000"/>
          <w:sz w:val="22"/>
          <w:szCs w:val="22"/>
        </w:rPr>
        <w:t xml:space="preserve"> </w:t>
      </w:r>
      <w:r>
        <w:rPr>
          <w:color w:val="000000"/>
          <w:sz w:val="22"/>
          <w:szCs w:val="22"/>
        </w:rPr>
        <w:t xml:space="preserve">es igual a una persona que se encuentra en el instante de tiempo </w:t>
      </w:r>
      <m:oMath>
        <m:r>
          <w:rPr>
            <w:rFonts w:ascii="Cambria Math" w:hAnsi="Cambria Math"/>
            <w:color w:val="000000"/>
            <w:sz w:val="22"/>
            <w:szCs w:val="22"/>
          </w:rPr>
          <m:t>t</m:t>
        </m:r>
      </m:oMath>
      <w:r>
        <w:rPr>
          <w:color w:val="000000"/>
          <w:sz w:val="22"/>
          <w:szCs w:val="22"/>
        </w:rPr>
        <w:t xml:space="preserve">. Con el objetivo de generar un indicador que permita validar el nivel de certeza de que dos esqueletos tomados en diferentes instantes de tiempo sean similares, el agente </w:t>
      </w:r>
      <w:r w:rsidR="00ED6124">
        <w:rPr>
          <w:color w:val="000000"/>
          <w:sz w:val="22"/>
          <w:szCs w:val="22"/>
        </w:rPr>
        <w:t>reidentificación</w:t>
      </w:r>
      <w:r>
        <w:rPr>
          <w:color w:val="000000"/>
          <w:sz w:val="22"/>
          <w:szCs w:val="22"/>
        </w:rPr>
        <w:t xml:space="preserve"> utiliza el valor proporcionado por la</w:t>
      </w:r>
      <w:r w:rsidR="00443304">
        <w:rPr>
          <w:color w:val="000000"/>
          <w:sz w:val="22"/>
          <w:szCs w:val="22"/>
        </w:rPr>
        <w:t xml:space="preserve"> </w:t>
      </w:r>
      <w:r w:rsidR="00443304">
        <w:rPr>
          <w:color w:val="000000"/>
          <w:sz w:val="22"/>
          <w:szCs w:val="22"/>
        </w:rPr>
        <w:fldChar w:fldCharType="begin"/>
      </w:r>
      <w:r w:rsidR="00443304">
        <w:rPr>
          <w:color w:val="000000"/>
          <w:sz w:val="22"/>
          <w:szCs w:val="22"/>
        </w:rPr>
        <w:instrText xml:space="preserve"> REF _Ref529752086 \h </w:instrText>
      </w:r>
      <w:r w:rsidR="00443304">
        <w:rPr>
          <w:color w:val="000000"/>
          <w:sz w:val="22"/>
          <w:szCs w:val="22"/>
        </w:rPr>
      </w:r>
      <w:r w:rsidR="00443304">
        <w:rPr>
          <w:color w:val="000000"/>
          <w:sz w:val="22"/>
          <w:szCs w:val="22"/>
        </w:rPr>
        <w:fldChar w:fldCharType="separate"/>
      </w:r>
      <w:r w:rsidR="00A71D04">
        <w:t xml:space="preserve">Ecuación </w:t>
      </w:r>
      <w:r w:rsidR="00A71D04">
        <w:rPr>
          <w:noProof/>
        </w:rPr>
        <w:t>2</w:t>
      </w:r>
      <w:r w:rsidR="00443304">
        <w:rPr>
          <w:color w:val="000000"/>
          <w:sz w:val="22"/>
          <w:szCs w:val="22"/>
        </w:rPr>
        <w:fldChar w:fldCharType="end"/>
      </w:r>
      <w:r>
        <w:rPr>
          <w:color w:val="000000"/>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8"/>
        <w:gridCol w:w="5686"/>
        <w:gridCol w:w="1370"/>
      </w:tblGrid>
      <w:tr w:rsidR="00443304" w14:paraId="0B0CF2EF" w14:textId="77777777" w:rsidTr="00443304">
        <w:trPr>
          <w:trHeight w:val="658"/>
        </w:trPr>
        <w:tc>
          <w:tcPr>
            <w:tcW w:w="1388" w:type="dxa"/>
          </w:tcPr>
          <w:p w14:paraId="662F79D7" w14:textId="77777777" w:rsidR="00443304" w:rsidRDefault="00443304" w:rsidP="00443304"/>
        </w:tc>
        <w:tc>
          <w:tcPr>
            <w:tcW w:w="5686" w:type="dxa"/>
          </w:tcPr>
          <w:p w14:paraId="46622511" w14:textId="77777777" w:rsidR="00443304" w:rsidRDefault="00443304" w:rsidP="00443304">
            <m:oMathPara>
              <m:oMath>
                <m:r>
                  <w:rPr>
                    <w:rFonts w:ascii="Cambria Math" w:hAnsi="Cambria Math"/>
                    <w:sz w:val="24"/>
                    <w:szCs w:val="24"/>
                  </w:rPr>
                  <m:t>D= α *DScore+</m:t>
                </m:r>
                <m:d>
                  <m:dPr>
                    <m:ctrlPr>
                      <w:rPr>
                        <w:rFonts w:ascii="Cambria Math" w:hAnsi="Cambria Math"/>
                        <w:i/>
                        <w:sz w:val="24"/>
                        <w:szCs w:val="24"/>
                      </w:rPr>
                    </m:ctrlPr>
                  </m:dPr>
                  <m:e>
                    <m:r>
                      <w:rPr>
                        <w:rFonts w:ascii="Cambria Math" w:hAnsi="Cambria Math"/>
                        <w:sz w:val="24"/>
                        <w:szCs w:val="24"/>
                      </w:rPr>
                      <m:t xml:space="preserve"> 1- α</m:t>
                    </m:r>
                  </m:e>
                </m:d>
                <m:r>
                  <w:rPr>
                    <w:rFonts w:ascii="Cambria Math" w:hAnsi="Cambria Math"/>
                    <w:sz w:val="24"/>
                    <w:szCs w:val="24"/>
                  </w:rPr>
                  <m:t>*CScore</m:t>
                </m:r>
              </m:oMath>
            </m:oMathPara>
          </w:p>
        </w:tc>
        <w:tc>
          <w:tcPr>
            <w:tcW w:w="1370" w:type="dxa"/>
          </w:tcPr>
          <w:p w14:paraId="3E34CF99" w14:textId="3EDDBB9C" w:rsidR="00443304" w:rsidRDefault="00443304" w:rsidP="00443304">
            <w:pPr>
              <w:pStyle w:val="Descripcin"/>
              <w:jc w:val="right"/>
            </w:pPr>
            <w:bookmarkStart w:id="200" w:name="_Ref529752086"/>
            <w:r>
              <w:t xml:space="preserve">Ecuación </w:t>
            </w:r>
            <w:r>
              <w:fldChar w:fldCharType="begin"/>
            </w:r>
            <w:r>
              <w:instrText xml:space="preserve"> SEQ Ecuación \* ARABIC </w:instrText>
            </w:r>
            <w:r>
              <w:fldChar w:fldCharType="separate"/>
            </w:r>
            <w:r w:rsidR="00A71D04">
              <w:rPr>
                <w:noProof/>
              </w:rPr>
              <w:t>2</w:t>
            </w:r>
            <w:r>
              <w:fldChar w:fldCharType="end"/>
            </w:r>
            <w:bookmarkEnd w:id="200"/>
          </w:p>
        </w:tc>
      </w:tr>
    </w:tbl>
    <w:p w14:paraId="0AD05FD8" w14:textId="2F7FEFFC" w:rsidR="00537A9E" w:rsidRDefault="00537A9E" w:rsidP="00537A9E">
      <w:pPr>
        <w:pStyle w:val="NormalWeb"/>
        <w:spacing w:before="240" w:beforeAutospacing="0" w:after="120" w:afterAutospacing="0"/>
        <w:jc w:val="both"/>
        <w:rPr>
          <w:color w:val="000000"/>
          <w:sz w:val="22"/>
          <w:szCs w:val="22"/>
        </w:rPr>
      </w:pPr>
      <w:r>
        <w:rPr>
          <w:color w:val="000000"/>
          <w:sz w:val="22"/>
          <w:szCs w:val="22"/>
        </w:rPr>
        <w:t xml:space="preserve">En donde </w:t>
      </w:r>
      <m:oMath>
        <m:r>
          <w:rPr>
            <w:rFonts w:ascii="Cambria Math" w:hAnsi="Cambria Math"/>
            <w:color w:val="000000"/>
            <w:sz w:val="22"/>
            <w:szCs w:val="22"/>
          </w:rPr>
          <m:t>D</m:t>
        </m:r>
      </m:oMath>
      <w:r>
        <w:rPr>
          <w:color w:val="000000"/>
          <w:sz w:val="22"/>
          <w:szCs w:val="22"/>
        </w:rPr>
        <w:t xml:space="preserve"> corresponde a la certeza de similitud, que varía en un rango entre </w:t>
      </w:r>
      <m:oMath>
        <m:r>
          <w:rPr>
            <w:rFonts w:ascii="Cambria Math" w:hAnsi="Cambria Math"/>
            <w:color w:val="000000"/>
            <w:sz w:val="22"/>
            <w:szCs w:val="22"/>
          </w:rPr>
          <m:t>[0, 1]</m:t>
        </m:r>
      </m:oMath>
      <w:r>
        <w:rPr>
          <w:rFonts w:ascii="Arial" w:hAnsi="Arial" w:cs="Arial"/>
          <w:color w:val="000000"/>
          <w:sz w:val="22"/>
          <w:szCs w:val="22"/>
        </w:rPr>
        <w:t xml:space="preserve">. </w:t>
      </w:r>
      <w:r>
        <w:rPr>
          <w:color w:val="000000"/>
          <w:sz w:val="22"/>
          <w:szCs w:val="22"/>
        </w:rPr>
        <w:t>El parámetro</w:t>
      </w:r>
      <w:r>
        <w:rPr>
          <w:rFonts w:ascii="Consolas" w:hAnsi="Consolas"/>
          <w:i/>
          <w:iCs/>
          <w:color w:val="000000"/>
          <w:sz w:val="22"/>
          <w:szCs w:val="22"/>
        </w:rPr>
        <w:t xml:space="preserve"> </w:t>
      </w:r>
      <m:oMath>
        <m:r>
          <w:rPr>
            <w:rFonts w:ascii="Cambria Math" w:hAnsi="Cambria Math"/>
          </w:rPr>
          <m:t>α</m:t>
        </m:r>
      </m:oMath>
      <w:r>
        <w:rPr>
          <w:rFonts w:ascii="Consolas" w:hAnsi="Consolas"/>
          <w:i/>
          <w:iCs/>
          <w:color w:val="000000"/>
          <w:sz w:val="22"/>
          <w:szCs w:val="22"/>
        </w:rPr>
        <w:t xml:space="preserve"> </w:t>
      </w:r>
      <w:r>
        <w:rPr>
          <w:color w:val="000000"/>
          <w:sz w:val="22"/>
          <w:szCs w:val="22"/>
        </w:rPr>
        <w:t xml:space="preserve">es un factor de proporcionalidad que brinda mayor importancia a la comparación de color o posición al momento de realizar la </w:t>
      </w:r>
      <w:r w:rsidR="00443304">
        <w:rPr>
          <w:color w:val="000000"/>
          <w:sz w:val="22"/>
          <w:szCs w:val="22"/>
        </w:rPr>
        <w:t>reidentificación</w:t>
      </w:r>
      <w:r>
        <w:rPr>
          <w:color w:val="000000"/>
          <w:sz w:val="22"/>
          <w:szCs w:val="22"/>
        </w:rPr>
        <w:t xml:space="preserve">. Los valores de </w:t>
      </w:r>
      <m:oMath>
        <m:r>
          <w:rPr>
            <w:rFonts w:ascii="Cambria Math" w:hAnsi="Cambria Math"/>
            <w:color w:val="000000"/>
            <w:sz w:val="22"/>
            <w:szCs w:val="22"/>
          </w:rPr>
          <m:t>DScore</m:t>
        </m:r>
      </m:oMath>
      <w:r>
        <w:rPr>
          <w:rFonts w:ascii="Consolas" w:hAnsi="Consolas"/>
          <w:i/>
          <w:iCs/>
          <w:color w:val="000000"/>
          <w:sz w:val="22"/>
          <w:szCs w:val="22"/>
        </w:rPr>
        <w:t xml:space="preserve"> </w:t>
      </w:r>
      <w:r>
        <w:rPr>
          <w:color w:val="000000"/>
          <w:sz w:val="22"/>
          <w:szCs w:val="22"/>
        </w:rPr>
        <w:t xml:space="preserve">y </w:t>
      </w:r>
      <m:oMath>
        <m:r>
          <w:rPr>
            <w:rFonts w:ascii="Cambria Math" w:hAnsi="Cambria Math"/>
            <w:color w:val="000000"/>
            <w:sz w:val="22"/>
            <w:szCs w:val="22"/>
          </w:rPr>
          <m:t>CScore</m:t>
        </m:r>
      </m:oMath>
      <w:r>
        <w:rPr>
          <w:rFonts w:ascii="Consolas" w:hAnsi="Consolas"/>
          <w:i/>
          <w:iCs/>
          <w:color w:val="000000"/>
          <w:sz w:val="22"/>
          <w:szCs w:val="22"/>
        </w:rPr>
        <w:t xml:space="preserve"> </w:t>
      </w:r>
      <w:r>
        <w:rPr>
          <w:color w:val="000000"/>
          <w:sz w:val="22"/>
          <w:szCs w:val="22"/>
        </w:rPr>
        <w:t xml:space="preserve">corresponden a la similitud de color y posición calculado para los esqueletos, y se calculan por medio de </w:t>
      </w:r>
      <w:r w:rsidR="00443304" w:rsidRPr="00443304">
        <w:rPr>
          <w:color w:val="000000"/>
          <w:sz w:val="22"/>
          <w:szCs w:val="22"/>
        </w:rPr>
        <w:t xml:space="preserve">la </w:t>
      </w:r>
      <w:r w:rsidR="00443304" w:rsidRPr="00443304">
        <w:rPr>
          <w:color w:val="000000"/>
          <w:sz w:val="22"/>
          <w:szCs w:val="22"/>
        </w:rPr>
        <w:fldChar w:fldCharType="begin"/>
      </w:r>
      <w:r w:rsidR="00443304" w:rsidRPr="00443304">
        <w:rPr>
          <w:color w:val="000000"/>
          <w:sz w:val="22"/>
          <w:szCs w:val="22"/>
        </w:rPr>
        <w:instrText xml:space="preserve"> REF _Ref529752394 \h </w:instrText>
      </w:r>
      <w:r w:rsidR="00443304">
        <w:rPr>
          <w:color w:val="000000"/>
          <w:sz w:val="22"/>
          <w:szCs w:val="22"/>
        </w:rPr>
        <w:instrText xml:space="preserve"> \* MERGEFORMAT </w:instrText>
      </w:r>
      <w:r w:rsidR="00443304" w:rsidRPr="00443304">
        <w:rPr>
          <w:color w:val="000000"/>
          <w:sz w:val="22"/>
          <w:szCs w:val="22"/>
        </w:rPr>
      </w:r>
      <w:r w:rsidR="00443304" w:rsidRPr="00443304">
        <w:rPr>
          <w:color w:val="000000"/>
          <w:sz w:val="22"/>
          <w:szCs w:val="22"/>
        </w:rPr>
        <w:fldChar w:fldCharType="separate"/>
      </w:r>
      <w:ins w:id="201" w:author="Eder Mauricio Abello Rodríguez" w:date="2018-11-30T07:35:00Z">
        <w:r w:rsidR="00A71D04" w:rsidRPr="00A71D04">
          <w:rPr>
            <w:sz w:val="22"/>
            <w:szCs w:val="22"/>
            <w:rPrChange w:id="202" w:author="Eder Mauricio Abello Rodríguez" w:date="2018-11-30T07:35:00Z">
              <w:rPr/>
            </w:rPrChange>
          </w:rPr>
          <w:t xml:space="preserve">Ecuación </w:t>
        </w:r>
        <w:r w:rsidR="00A71D04" w:rsidRPr="00A71D04">
          <w:rPr>
            <w:noProof/>
            <w:sz w:val="22"/>
            <w:szCs w:val="22"/>
            <w:rPrChange w:id="203" w:author="Eder Mauricio Abello Rodríguez" w:date="2018-11-30T07:35:00Z">
              <w:rPr>
                <w:noProof/>
              </w:rPr>
            </w:rPrChange>
          </w:rPr>
          <w:t>3</w:t>
        </w:r>
      </w:ins>
      <w:del w:id="204" w:author="Eder Mauricio Abello Rodríguez" w:date="2018-11-30T07:35:00Z">
        <w:r w:rsidR="00FC40B8" w:rsidRPr="00A71D04" w:rsidDel="00A71D04">
          <w:rPr>
            <w:sz w:val="22"/>
            <w:szCs w:val="22"/>
          </w:rPr>
          <w:delText xml:space="preserve">Ecuación </w:delText>
        </w:r>
        <w:r w:rsidR="00FC40B8" w:rsidRPr="00A71D04" w:rsidDel="00A71D04">
          <w:rPr>
            <w:noProof/>
            <w:sz w:val="22"/>
            <w:szCs w:val="22"/>
          </w:rPr>
          <w:delText>3</w:delText>
        </w:r>
      </w:del>
      <w:r w:rsidR="00443304" w:rsidRPr="00443304">
        <w:rPr>
          <w:color w:val="000000"/>
          <w:sz w:val="22"/>
          <w:szCs w:val="22"/>
        </w:rPr>
        <w:fldChar w:fldCharType="end"/>
      </w:r>
      <w:r w:rsidR="00443304" w:rsidRPr="00443304">
        <w:rPr>
          <w:color w:val="000000"/>
          <w:sz w:val="22"/>
          <w:szCs w:val="22"/>
        </w:rPr>
        <w:t xml:space="preserve"> y la </w:t>
      </w:r>
      <w:r w:rsidR="00443304" w:rsidRPr="00443304">
        <w:rPr>
          <w:color w:val="000000"/>
          <w:sz w:val="22"/>
          <w:szCs w:val="22"/>
        </w:rPr>
        <w:fldChar w:fldCharType="begin"/>
      </w:r>
      <w:r w:rsidR="00443304" w:rsidRPr="00443304">
        <w:rPr>
          <w:color w:val="000000"/>
          <w:sz w:val="22"/>
          <w:szCs w:val="22"/>
        </w:rPr>
        <w:instrText xml:space="preserve"> REF _Ref529752401 \h </w:instrText>
      </w:r>
      <w:r w:rsidR="00443304">
        <w:rPr>
          <w:color w:val="000000"/>
          <w:sz w:val="22"/>
          <w:szCs w:val="22"/>
        </w:rPr>
        <w:instrText xml:space="preserve"> \* MERGEFORMAT </w:instrText>
      </w:r>
      <w:r w:rsidR="00443304" w:rsidRPr="00443304">
        <w:rPr>
          <w:color w:val="000000"/>
          <w:sz w:val="22"/>
          <w:szCs w:val="22"/>
        </w:rPr>
      </w:r>
      <w:r w:rsidR="00443304" w:rsidRPr="00443304">
        <w:rPr>
          <w:color w:val="000000"/>
          <w:sz w:val="22"/>
          <w:szCs w:val="22"/>
        </w:rPr>
        <w:fldChar w:fldCharType="separate"/>
      </w:r>
      <w:ins w:id="205" w:author="Eder Mauricio Abello Rodríguez" w:date="2018-11-30T07:35:00Z">
        <w:r w:rsidR="00A71D04" w:rsidRPr="00A71D04">
          <w:rPr>
            <w:sz w:val="22"/>
            <w:szCs w:val="22"/>
            <w:rPrChange w:id="206" w:author="Eder Mauricio Abello Rodríguez" w:date="2018-11-30T07:35:00Z">
              <w:rPr/>
            </w:rPrChange>
          </w:rPr>
          <w:t xml:space="preserve">Ecuación </w:t>
        </w:r>
        <w:r w:rsidR="00A71D04" w:rsidRPr="00A71D04">
          <w:rPr>
            <w:noProof/>
            <w:sz w:val="22"/>
            <w:szCs w:val="22"/>
            <w:rPrChange w:id="207" w:author="Eder Mauricio Abello Rodríguez" w:date="2018-11-30T07:35:00Z">
              <w:rPr>
                <w:noProof/>
              </w:rPr>
            </w:rPrChange>
          </w:rPr>
          <w:t>4</w:t>
        </w:r>
      </w:ins>
      <w:del w:id="208" w:author="Eder Mauricio Abello Rodríguez" w:date="2018-11-30T07:35:00Z">
        <w:r w:rsidR="00FC40B8" w:rsidRPr="00A71D04" w:rsidDel="00A71D04">
          <w:rPr>
            <w:sz w:val="22"/>
            <w:szCs w:val="22"/>
          </w:rPr>
          <w:delText xml:space="preserve">Ecuación </w:delText>
        </w:r>
        <w:r w:rsidR="00FC40B8" w:rsidRPr="00A71D04" w:rsidDel="00A71D04">
          <w:rPr>
            <w:noProof/>
            <w:sz w:val="22"/>
            <w:szCs w:val="22"/>
          </w:rPr>
          <w:delText>4</w:delText>
        </w:r>
      </w:del>
      <w:r w:rsidR="00443304" w:rsidRPr="00443304">
        <w:rPr>
          <w:color w:val="000000"/>
          <w:sz w:val="22"/>
          <w:szCs w:val="22"/>
        </w:rPr>
        <w:fldChar w:fldCharType="end"/>
      </w:r>
      <w:r w:rsidRPr="00443304">
        <w:rPr>
          <w:color w:val="000000"/>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8"/>
        <w:gridCol w:w="5686"/>
        <w:gridCol w:w="1370"/>
      </w:tblGrid>
      <w:tr w:rsidR="00443304" w14:paraId="61902D7F" w14:textId="77777777" w:rsidTr="00443304">
        <w:trPr>
          <w:trHeight w:val="658"/>
        </w:trPr>
        <w:tc>
          <w:tcPr>
            <w:tcW w:w="1388" w:type="dxa"/>
          </w:tcPr>
          <w:p w14:paraId="76F98A9A" w14:textId="77777777" w:rsidR="00443304" w:rsidRDefault="00443304" w:rsidP="00443304"/>
        </w:tc>
        <w:tc>
          <w:tcPr>
            <w:tcW w:w="5686" w:type="dxa"/>
          </w:tcPr>
          <w:p w14:paraId="5E472B6E" w14:textId="77777777" w:rsidR="00443304" w:rsidRDefault="00443304" w:rsidP="00443304">
            <m:oMathPara>
              <m:oMath>
                <m:r>
                  <w:rPr>
                    <w:rFonts w:ascii="Cambria Math" w:hAnsi="Cambria Math"/>
                    <w:sz w:val="24"/>
                    <w:szCs w:val="24"/>
                  </w:rPr>
                  <m:t>CScore=</m:t>
                </m:r>
                <m:f>
                  <m:fPr>
                    <m:ctrlPr>
                      <w:rPr>
                        <w:rFonts w:ascii="Cambria Math" w:hAnsi="Cambria Math"/>
                        <w:i/>
                        <w:sz w:val="24"/>
                        <w:szCs w:val="24"/>
                      </w:rPr>
                    </m:ctrlPr>
                  </m:fPr>
                  <m:num>
                    <m:r>
                      <w:rPr>
                        <w:rFonts w:ascii="Cambria Math" w:hAnsi="Cambria Math"/>
                        <w:sz w:val="24"/>
                        <w:szCs w:val="24"/>
                      </w:rPr>
                      <m:t>CIEDE2000</m:t>
                    </m:r>
                    <m:d>
                      <m:dPr>
                        <m:ctrlPr>
                          <w:rPr>
                            <w:rFonts w:ascii="Cambria Math" w:hAnsi="Cambria Math"/>
                            <w:i/>
                            <w:sz w:val="24"/>
                            <w:szCs w:val="24"/>
                          </w:rPr>
                        </m:ctrlPr>
                      </m:dPr>
                      <m:e>
                        <m:r>
                          <w:rPr>
                            <w:rFonts w:ascii="Cambria Math" w:hAnsi="Cambria Math"/>
                            <w:sz w:val="24"/>
                            <w:szCs w:val="24"/>
                          </w:rPr>
                          <m:t>C</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C</m:t>
                        </m:r>
                        <m:d>
                          <m:dPr>
                            <m:ctrlPr>
                              <w:rPr>
                                <w:rFonts w:ascii="Cambria Math" w:hAnsi="Cambria Math"/>
                                <w:i/>
                                <w:sz w:val="24"/>
                                <w:szCs w:val="24"/>
                              </w:rPr>
                            </m:ctrlPr>
                          </m:dPr>
                          <m:e>
                            <m:r>
                              <w:rPr>
                                <w:rFonts w:ascii="Cambria Math" w:hAnsi="Cambria Math"/>
                                <w:sz w:val="24"/>
                                <w:szCs w:val="24"/>
                              </w:rPr>
                              <m:t>t-1</m:t>
                            </m:r>
                          </m:e>
                        </m:d>
                      </m:e>
                    </m:d>
                  </m:num>
                  <m:den>
                    <m:r>
                      <w:rPr>
                        <w:rFonts w:ascii="Cambria Math" w:hAnsi="Cambria Math"/>
                        <w:sz w:val="24"/>
                        <w:szCs w:val="24"/>
                      </w:rPr>
                      <m:t>100</m:t>
                    </m:r>
                  </m:den>
                </m:f>
              </m:oMath>
            </m:oMathPara>
          </w:p>
        </w:tc>
        <w:tc>
          <w:tcPr>
            <w:tcW w:w="1370" w:type="dxa"/>
          </w:tcPr>
          <w:p w14:paraId="6B5A13F8" w14:textId="36B3553D" w:rsidR="00443304" w:rsidRDefault="00443304" w:rsidP="00443304">
            <w:pPr>
              <w:pStyle w:val="Descripcin"/>
              <w:jc w:val="right"/>
            </w:pPr>
            <w:bookmarkStart w:id="209" w:name="_Ref529752394"/>
            <w:r>
              <w:t xml:space="preserve">Ecuación </w:t>
            </w:r>
            <w:r>
              <w:fldChar w:fldCharType="begin"/>
            </w:r>
            <w:r>
              <w:instrText xml:space="preserve"> SEQ Ecuación \* ARABIC </w:instrText>
            </w:r>
            <w:r>
              <w:fldChar w:fldCharType="separate"/>
            </w:r>
            <w:r w:rsidR="00A71D04">
              <w:rPr>
                <w:noProof/>
              </w:rPr>
              <w:t>3</w:t>
            </w:r>
            <w:r>
              <w:fldChar w:fldCharType="end"/>
            </w:r>
            <w:bookmarkEnd w:id="209"/>
          </w:p>
          <w:p w14:paraId="79BCF857" w14:textId="77777777" w:rsidR="00443304" w:rsidRDefault="00443304" w:rsidP="00443304">
            <w:pPr>
              <w:pStyle w:val="Descripcin"/>
              <w:jc w:val="right"/>
            </w:pPr>
          </w:p>
        </w:tc>
      </w:tr>
      <w:tr w:rsidR="00443304" w14:paraId="5B4F7F33" w14:textId="77777777" w:rsidTr="00443304">
        <w:trPr>
          <w:trHeight w:val="658"/>
        </w:trPr>
        <w:tc>
          <w:tcPr>
            <w:tcW w:w="1388" w:type="dxa"/>
          </w:tcPr>
          <w:p w14:paraId="732E3FC5" w14:textId="77777777" w:rsidR="00443304" w:rsidRDefault="00443304" w:rsidP="00443304"/>
        </w:tc>
        <w:tc>
          <w:tcPr>
            <w:tcW w:w="5686" w:type="dxa"/>
          </w:tcPr>
          <w:p w14:paraId="50515237" w14:textId="77777777" w:rsidR="00443304" w:rsidRDefault="00443304" w:rsidP="00443304">
            <m:oMathPara>
              <m:oMath>
                <m:r>
                  <w:rPr>
                    <w:rFonts w:ascii="Cambria Math" w:hAnsi="Cambria Math"/>
                    <w:sz w:val="24"/>
                    <w:szCs w:val="24"/>
                  </w:rPr>
                  <m:t>DScore=1-</m:t>
                </m:r>
                <m:f>
                  <m:fPr>
                    <m:ctrlPr>
                      <w:rPr>
                        <w:rFonts w:ascii="Cambria Math" w:hAnsi="Cambria Math"/>
                        <w:i/>
                        <w:sz w:val="24"/>
                        <w:szCs w:val="24"/>
                      </w:rPr>
                    </m:ctrlPr>
                  </m:fPr>
                  <m:num>
                    <m:r>
                      <w:rPr>
                        <w:rFonts w:ascii="Cambria Math" w:hAnsi="Cambria Math"/>
                        <w:sz w:val="24"/>
                        <w:szCs w:val="24"/>
                      </w:rPr>
                      <m:t>Dis</m:t>
                    </m:r>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P</m:t>
                        </m:r>
                        <m:d>
                          <m:dPr>
                            <m:ctrlPr>
                              <w:rPr>
                                <w:rFonts w:ascii="Cambria Math" w:hAnsi="Cambria Math"/>
                                <w:i/>
                                <w:sz w:val="24"/>
                                <w:szCs w:val="24"/>
                              </w:rPr>
                            </m:ctrlPr>
                          </m:dPr>
                          <m:e>
                            <m:r>
                              <w:rPr>
                                <w:rFonts w:ascii="Cambria Math" w:hAnsi="Cambria Math"/>
                                <w:sz w:val="24"/>
                                <w:szCs w:val="24"/>
                              </w:rPr>
                              <m:t>t-1</m:t>
                            </m:r>
                          </m:e>
                        </m:d>
                      </m:e>
                    </m:d>
                  </m:num>
                  <m:den>
                    <m:r>
                      <w:rPr>
                        <w:rFonts w:ascii="Cambria Math" w:hAnsi="Cambria Math"/>
                        <w:sz w:val="24"/>
                        <w:szCs w:val="24"/>
                      </w:rPr>
                      <m:t>UmbralPos</m:t>
                    </m:r>
                  </m:den>
                </m:f>
              </m:oMath>
            </m:oMathPara>
          </w:p>
        </w:tc>
        <w:tc>
          <w:tcPr>
            <w:tcW w:w="1370" w:type="dxa"/>
          </w:tcPr>
          <w:p w14:paraId="5ACBE650" w14:textId="5E9E3E1D" w:rsidR="00443304" w:rsidRDefault="00443304" w:rsidP="00443304">
            <w:pPr>
              <w:pStyle w:val="Descripcin"/>
              <w:jc w:val="right"/>
            </w:pPr>
            <w:bookmarkStart w:id="210" w:name="_Ref529752401"/>
            <w:r>
              <w:t xml:space="preserve">Ecuación </w:t>
            </w:r>
            <w:r>
              <w:fldChar w:fldCharType="begin"/>
            </w:r>
            <w:r>
              <w:instrText xml:space="preserve"> SEQ Ecuación \* ARABIC </w:instrText>
            </w:r>
            <w:r>
              <w:fldChar w:fldCharType="separate"/>
            </w:r>
            <w:r w:rsidR="00A71D04">
              <w:rPr>
                <w:noProof/>
              </w:rPr>
              <w:t>4</w:t>
            </w:r>
            <w:r>
              <w:fldChar w:fldCharType="end"/>
            </w:r>
            <w:bookmarkEnd w:id="210"/>
          </w:p>
        </w:tc>
      </w:tr>
    </w:tbl>
    <w:p w14:paraId="13CFB633" w14:textId="7CECF030" w:rsidR="00537A9E" w:rsidRDefault="00537A9E" w:rsidP="00537A9E">
      <w:pPr>
        <w:pStyle w:val="NormalWeb"/>
        <w:spacing w:before="240" w:beforeAutospacing="0" w:after="120" w:afterAutospacing="0"/>
        <w:jc w:val="both"/>
        <w:rPr>
          <w:color w:val="000000"/>
          <w:sz w:val="22"/>
          <w:szCs w:val="22"/>
        </w:rPr>
      </w:pPr>
      <w:r>
        <w:rPr>
          <w:color w:val="000000"/>
          <w:sz w:val="22"/>
          <w:szCs w:val="22"/>
        </w:rPr>
        <w:t xml:space="preserve">La función </w:t>
      </w:r>
      <m:oMath>
        <m:r>
          <w:rPr>
            <w:rFonts w:ascii="Cambria Math" w:hAnsi="Cambria Math"/>
            <w:color w:val="000000"/>
            <w:sz w:val="22"/>
            <w:szCs w:val="22"/>
          </w:rPr>
          <m:t>CIEDE2000</m:t>
        </m:r>
      </m:oMath>
      <w:r>
        <w:rPr>
          <w:color w:val="000000"/>
          <w:sz w:val="22"/>
          <w:szCs w:val="22"/>
        </w:rPr>
        <w:t xml:space="preserve"> contenida en la </w:t>
      </w:r>
      <w:r w:rsidR="00443304">
        <w:rPr>
          <w:color w:val="000000"/>
          <w:sz w:val="22"/>
          <w:szCs w:val="22"/>
        </w:rPr>
        <w:fldChar w:fldCharType="begin"/>
      </w:r>
      <w:r w:rsidR="00443304">
        <w:rPr>
          <w:color w:val="000000"/>
          <w:sz w:val="22"/>
          <w:szCs w:val="22"/>
        </w:rPr>
        <w:instrText xml:space="preserve"> REF _Ref529752394 \h </w:instrText>
      </w:r>
      <w:r w:rsidR="00443304">
        <w:rPr>
          <w:color w:val="000000"/>
          <w:sz w:val="22"/>
          <w:szCs w:val="22"/>
        </w:rPr>
      </w:r>
      <w:r w:rsidR="00443304">
        <w:rPr>
          <w:color w:val="000000"/>
          <w:sz w:val="22"/>
          <w:szCs w:val="22"/>
        </w:rPr>
        <w:fldChar w:fldCharType="separate"/>
      </w:r>
      <w:r w:rsidR="00A71D04">
        <w:t xml:space="preserve">Ecuación </w:t>
      </w:r>
      <w:r w:rsidR="00A71D04">
        <w:rPr>
          <w:noProof/>
        </w:rPr>
        <w:t>3</w:t>
      </w:r>
      <w:r w:rsidR="00443304">
        <w:rPr>
          <w:color w:val="000000"/>
          <w:sz w:val="22"/>
          <w:szCs w:val="22"/>
        </w:rPr>
        <w:fldChar w:fldCharType="end"/>
      </w:r>
      <w:r w:rsidR="00443304">
        <w:rPr>
          <w:color w:val="000000"/>
          <w:sz w:val="22"/>
          <w:szCs w:val="22"/>
        </w:rPr>
        <w:t xml:space="preserve"> </w:t>
      </w:r>
      <w:r>
        <w:rPr>
          <w:color w:val="000000"/>
          <w:sz w:val="22"/>
          <w:szCs w:val="22"/>
        </w:rPr>
        <w:t xml:space="preserve">es la fórmula de comparación de color aplicado a los descriptores de color de los esqueletos </w:t>
      </w:r>
      <m:oMath>
        <m:r>
          <w:rPr>
            <w:rFonts w:ascii="Cambria Math" w:hAnsi="Cambria Math"/>
            <w:color w:val="000000"/>
            <w:sz w:val="22"/>
            <w:szCs w:val="22"/>
          </w:rPr>
          <m:t>C(t)</m:t>
        </m:r>
      </m:oMath>
      <w:r>
        <w:rPr>
          <w:rFonts w:ascii="Consolas" w:hAnsi="Consolas"/>
          <w:color w:val="000000"/>
          <w:sz w:val="22"/>
          <w:szCs w:val="22"/>
        </w:rPr>
        <w:t xml:space="preserve">, </w:t>
      </w:r>
      <m:oMath>
        <m:r>
          <w:rPr>
            <w:rFonts w:ascii="Cambria Math" w:hAnsi="Cambria Math"/>
            <w:color w:val="000000"/>
            <w:sz w:val="22"/>
            <w:szCs w:val="22"/>
          </w:rPr>
          <m:t>C(t-1)</m:t>
        </m:r>
      </m:oMath>
      <w:r>
        <w:rPr>
          <w:color w:val="000000"/>
          <w:sz w:val="22"/>
          <w:szCs w:val="22"/>
        </w:rPr>
        <w:t xml:space="preserve">. Dado que la fórmula de comparación de color </w:t>
      </w:r>
      <m:oMath>
        <m:r>
          <w:rPr>
            <w:rFonts w:ascii="Cambria Math" w:hAnsi="Cambria Math"/>
            <w:color w:val="000000"/>
            <w:sz w:val="22"/>
            <w:szCs w:val="22"/>
          </w:rPr>
          <m:t>CIEDE2000</m:t>
        </m:r>
      </m:oMath>
      <w:r>
        <w:rPr>
          <w:color w:val="000000"/>
          <w:sz w:val="22"/>
          <w:szCs w:val="22"/>
        </w:rPr>
        <w:t xml:space="preserve"> genera un valor que se encuentra en el rango </w:t>
      </w:r>
      <m:oMath>
        <m:r>
          <w:rPr>
            <w:rFonts w:ascii="Cambria Math" w:hAnsi="Cambria Math"/>
            <w:color w:val="000000"/>
            <w:sz w:val="22"/>
            <w:szCs w:val="22"/>
          </w:rPr>
          <m:t>[0, 100],</m:t>
        </m:r>
      </m:oMath>
      <w:r>
        <w:rPr>
          <w:color w:val="000000"/>
          <w:sz w:val="22"/>
          <w:szCs w:val="22"/>
        </w:rPr>
        <w:t xml:space="preserve"> la Ecuación 3 realiza una normalización para que el valor de </w:t>
      </w:r>
      <m:oMath>
        <m:r>
          <w:rPr>
            <w:rFonts w:ascii="Cambria Math" w:hAnsi="Cambria Math"/>
            <w:color w:val="000000"/>
            <w:sz w:val="22"/>
            <w:szCs w:val="22"/>
          </w:rPr>
          <m:t>CScore</m:t>
        </m:r>
      </m:oMath>
      <w:r>
        <w:rPr>
          <w:color w:val="000000"/>
          <w:sz w:val="22"/>
          <w:szCs w:val="22"/>
        </w:rPr>
        <w:t xml:space="preserve"> se encuentre entre el rango </w:t>
      </w:r>
      <m:oMath>
        <m:r>
          <w:rPr>
            <w:rFonts w:ascii="Cambria Math" w:hAnsi="Cambria Math"/>
            <w:color w:val="000000"/>
            <w:sz w:val="22"/>
            <w:szCs w:val="22"/>
          </w:rPr>
          <m:t>[0, 1].</m:t>
        </m:r>
      </m:oMath>
      <w:r>
        <w:rPr>
          <w:color w:val="000000"/>
          <w:sz w:val="22"/>
          <w:szCs w:val="22"/>
        </w:rPr>
        <w:t xml:space="preserve"> Por otra parte, la ecuación para el cálculo de </w:t>
      </w:r>
      <m:oMath>
        <m:r>
          <w:rPr>
            <w:rFonts w:ascii="Cambria Math" w:hAnsi="Cambria Math"/>
            <w:color w:val="000000"/>
            <w:sz w:val="22"/>
            <w:szCs w:val="22"/>
          </w:rPr>
          <m:t>DScore</m:t>
        </m:r>
      </m:oMath>
      <w:r>
        <w:rPr>
          <w:color w:val="000000"/>
          <w:sz w:val="22"/>
          <w:szCs w:val="22"/>
        </w:rPr>
        <w:t xml:space="preserve"> utiliza la distancia euclidiana</w:t>
      </w:r>
      <w:r w:rsidR="00443304">
        <w:rPr>
          <w:color w:val="000000"/>
          <w:sz w:val="22"/>
          <w:szCs w:val="22"/>
        </w:rPr>
        <w:t xml:space="preserve"> </w:t>
      </w:r>
      <m:oMath>
        <m:r>
          <w:rPr>
            <w:rFonts w:ascii="Cambria Math" w:hAnsi="Cambria Math"/>
            <w:color w:val="000000"/>
            <w:sz w:val="22"/>
            <w:szCs w:val="22"/>
          </w:rPr>
          <m:t>Dis</m:t>
        </m:r>
      </m:oMath>
      <w:r>
        <w:rPr>
          <w:color w:val="000000"/>
          <w:sz w:val="22"/>
          <w:szCs w:val="22"/>
        </w:rPr>
        <w:t xml:space="preserve"> entre las posiciones de los esqueletos </w:t>
      </w:r>
      <m:oMath>
        <m:r>
          <w:rPr>
            <w:rFonts w:ascii="Cambria Math" w:hAnsi="Cambria Math"/>
            <w:color w:val="000000"/>
            <w:sz w:val="22"/>
            <w:szCs w:val="22"/>
          </w:rPr>
          <m:t>P(t)</m:t>
        </m:r>
      </m:oMath>
      <w:r>
        <w:rPr>
          <w:rFonts w:ascii="Consolas" w:hAnsi="Consolas"/>
          <w:color w:val="000000"/>
          <w:sz w:val="22"/>
          <w:szCs w:val="22"/>
        </w:rPr>
        <w:t xml:space="preserve">, </w:t>
      </w:r>
      <m:oMath>
        <m:r>
          <w:rPr>
            <w:rFonts w:ascii="Cambria Math" w:hAnsi="Cambria Math"/>
            <w:color w:val="000000"/>
            <w:sz w:val="22"/>
            <w:szCs w:val="22"/>
          </w:rPr>
          <m:t>P(t-1)</m:t>
        </m:r>
      </m:oMath>
      <w:r>
        <w:rPr>
          <w:color w:val="000000"/>
          <w:sz w:val="22"/>
          <w:szCs w:val="22"/>
        </w:rPr>
        <w:t xml:space="preserve">. La distancia euclidiana entre los puntos es normalizada por medio del parámetro </w:t>
      </w:r>
      <m:oMath>
        <m:r>
          <w:rPr>
            <w:rFonts w:ascii="Cambria Math" w:hAnsi="Cambria Math"/>
            <w:color w:val="000000"/>
            <w:sz w:val="22"/>
            <w:szCs w:val="22"/>
          </w:rPr>
          <m:t>UmbralPos</m:t>
        </m:r>
      </m:oMath>
      <w:r>
        <w:rPr>
          <w:color w:val="000000"/>
          <w:sz w:val="22"/>
          <w:szCs w:val="22"/>
        </w:rPr>
        <w:t xml:space="preserve">, que define la distancia máxima de separación entre los esqueletos. Para evitar la aparición de valores negativos, el cálculo del parámetro </w:t>
      </w:r>
      <m:oMath>
        <m:r>
          <w:rPr>
            <w:rFonts w:ascii="Cambria Math" w:hAnsi="Cambria Math"/>
            <w:color w:val="000000"/>
            <w:sz w:val="22"/>
            <w:szCs w:val="22"/>
          </w:rPr>
          <m:t>DScore</m:t>
        </m:r>
      </m:oMath>
      <w:r>
        <w:rPr>
          <w:color w:val="000000"/>
          <w:sz w:val="22"/>
          <w:szCs w:val="22"/>
        </w:rPr>
        <w:t xml:space="preserve"> se complementa por </w:t>
      </w:r>
      <w:r w:rsidRPr="00F0133A">
        <w:rPr>
          <w:color w:val="000000"/>
          <w:sz w:val="22"/>
          <w:szCs w:val="22"/>
        </w:rPr>
        <w:t>medio de la</w:t>
      </w:r>
      <w:r w:rsidR="00F0133A" w:rsidRPr="00F0133A">
        <w:rPr>
          <w:color w:val="000000"/>
          <w:sz w:val="22"/>
          <w:szCs w:val="22"/>
        </w:rPr>
        <w:t xml:space="preserve"> </w:t>
      </w:r>
      <w:r w:rsidR="00F0133A" w:rsidRPr="00F0133A">
        <w:rPr>
          <w:color w:val="000000"/>
          <w:sz w:val="22"/>
          <w:szCs w:val="22"/>
        </w:rPr>
        <w:fldChar w:fldCharType="begin"/>
      </w:r>
      <w:r w:rsidR="00F0133A" w:rsidRPr="00F0133A">
        <w:rPr>
          <w:color w:val="000000"/>
          <w:sz w:val="22"/>
          <w:szCs w:val="22"/>
        </w:rPr>
        <w:instrText xml:space="preserve"> REF _Ref529752611 \h </w:instrText>
      </w:r>
      <w:r w:rsidR="00F0133A">
        <w:rPr>
          <w:color w:val="000000"/>
          <w:sz w:val="22"/>
          <w:szCs w:val="22"/>
        </w:rPr>
        <w:instrText xml:space="preserve"> \* MERGEFORMAT </w:instrText>
      </w:r>
      <w:r w:rsidR="00F0133A" w:rsidRPr="00F0133A">
        <w:rPr>
          <w:color w:val="000000"/>
          <w:sz w:val="22"/>
          <w:szCs w:val="22"/>
        </w:rPr>
      </w:r>
      <w:r w:rsidR="00F0133A" w:rsidRPr="00F0133A">
        <w:rPr>
          <w:color w:val="000000"/>
          <w:sz w:val="22"/>
          <w:szCs w:val="22"/>
        </w:rPr>
        <w:fldChar w:fldCharType="separate"/>
      </w:r>
      <w:ins w:id="211" w:author="Eder Mauricio Abello Rodríguez" w:date="2018-11-30T07:35:00Z">
        <w:r w:rsidR="00A71D04" w:rsidRPr="00A71D04">
          <w:rPr>
            <w:sz w:val="22"/>
            <w:szCs w:val="22"/>
            <w:rPrChange w:id="212" w:author="Eder Mauricio Abello Rodríguez" w:date="2018-11-30T07:35:00Z">
              <w:rPr/>
            </w:rPrChange>
          </w:rPr>
          <w:t xml:space="preserve">Ecuación </w:t>
        </w:r>
        <w:r w:rsidR="00A71D04" w:rsidRPr="00A71D04">
          <w:rPr>
            <w:noProof/>
            <w:sz w:val="22"/>
            <w:szCs w:val="22"/>
            <w:rPrChange w:id="213" w:author="Eder Mauricio Abello Rodríguez" w:date="2018-11-30T07:35:00Z">
              <w:rPr>
                <w:noProof/>
              </w:rPr>
            </w:rPrChange>
          </w:rPr>
          <w:t>5</w:t>
        </w:r>
      </w:ins>
      <w:del w:id="214" w:author="Eder Mauricio Abello Rodríguez" w:date="2018-11-30T07:35:00Z">
        <w:r w:rsidR="00FC40B8" w:rsidRPr="00A71D04" w:rsidDel="00A71D04">
          <w:rPr>
            <w:sz w:val="22"/>
            <w:szCs w:val="22"/>
          </w:rPr>
          <w:delText xml:space="preserve">Ecuación </w:delText>
        </w:r>
        <w:r w:rsidR="00FC40B8" w:rsidRPr="00A71D04" w:rsidDel="00A71D04">
          <w:rPr>
            <w:noProof/>
            <w:sz w:val="22"/>
            <w:szCs w:val="22"/>
          </w:rPr>
          <w:delText>5</w:delText>
        </w:r>
      </w:del>
      <w:r w:rsidR="00F0133A" w:rsidRPr="00F0133A">
        <w:rPr>
          <w:color w:val="000000"/>
          <w:sz w:val="22"/>
          <w:szCs w:val="22"/>
        </w:rPr>
        <w:fldChar w:fldCharType="end"/>
      </w:r>
      <w:r w:rsidRPr="00F0133A">
        <w:rPr>
          <w:color w:val="000000"/>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8"/>
        <w:gridCol w:w="5686"/>
        <w:gridCol w:w="1370"/>
      </w:tblGrid>
      <w:tr w:rsidR="00F0133A" w14:paraId="342DBF06" w14:textId="77777777" w:rsidTr="003C2680">
        <w:trPr>
          <w:trHeight w:val="658"/>
        </w:trPr>
        <w:tc>
          <w:tcPr>
            <w:tcW w:w="1388" w:type="dxa"/>
          </w:tcPr>
          <w:p w14:paraId="228D80DF" w14:textId="77777777" w:rsidR="00F0133A" w:rsidRDefault="00F0133A" w:rsidP="003C2680"/>
        </w:tc>
        <w:tc>
          <w:tcPr>
            <w:tcW w:w="5686" w:type="dxa"/>
          </w:tcPr>
          <w:p w14:paraId="2995A349" w14:textId="77777777" w:rsidR="00F0133A" w:rsidRDefault="00F0133A" w:rsidP="003C2680">
            <m:oMathPara>
              <m:oMath>
                <m:r>
                  <w:rPr>
                    <w:rFonts w:ascii="Cambria Math" w:hAnsi="Cambria Math"/>
                    <w:sz w:val="24"/>
                    <w:szCs w:val="24"/>
                  </w:rPr>
                  <m:t>Si DScore&lt;0:DScore=0</m:t>
                </m:r>
              </m:oMath>
            </m:oMathPara>
          </w:p>
        </w:tc>
        <w:tc>
          <w:tcPr>
            <w:tcW w:w="1370" w:type="dxa"/>
          </w:tcPr>
          <w:p w14:paraId="6CA5EACE" w14:textId="4D6AE5E2" w:rsidR="00F0133A" w:rsidRPr="00F0133A" w:rsidRDefault="00F0133A" w:rsidP="00F0133A">
            <w:pPr>
              <w:pStyle w:val="Descripcin"/>
              <w:jc w:val="right"/>
              <w:rPr>
                <w:sz w:val="22"/>
                <w:szCs w:val="22"/>
              </w:rPr>
            </w:pPr>
            <w:bookmarkStart w:id="215" w:name="_Ref529752611"/>
            <w:r>
              <w:t xml:space="preserve">Ecuación </w:t>
            </w:r>
            <w:r>
              <w:fldChar w:fldCharType="begin"/>
            </w:r>
            <w:r>
              <w:instrText xml:space="preserve"> SEQ Ecuación \* ARABIC </w:instrText>
            </w:r>
            <w:r>
              <w:fldChar w:fldCharType="separate"/>
            </w:r>
            <w:r w:rsidR="00A71D04">
              <w:rPr>
                <w:noProof/>
              </w:rPr>
              <w:t>5</w:t>
            </w:r>
            <w:r>
              <w:fldChar w:fldCharType="end"/>
            </w:r>
            <w:bookmarkEnd w:id="215"/>
          </w:p>
        </w:tc>
      </w:tr>
    </w:tbl>
    <w:p w14:paraId="5A060918" w14:textId="6A44161B" w:rsidR="00537A9E" w:rsidRDefault="00537A9E" w:rsidP="00537A9E">
      <w:pPr>
        <w:pStyle w:val="NormalWeb"/>
        <w:spacing w:before="240" w:beforeAutospacing="0" w:after="120" w:afterAutospacing="0"/>
        <w:jc w:val="both"/>
        <w:rPr>
          <w:color w:val="000000"/>
          <w:sz w:val="22"/>
          <w:szCs w:val="22"/>
        </w:rPr>
      </w:pPr>
      <w:r>
        <w:rPr>
          <w:color w:val="000000"/>
          <w:sz w:val="22"/>
          <w:szCs w:val="22"/>
        </w:rPr>
        <w:lastRenderedPageBreak/>
        <w:t xml:space="preserve">La Ecuación 5 limita los valores que puede tomar el parámetro </w:t>
      </w:r>
      <m:oMath>
        <m:r>
          <w:rPr>
            <w:rFonts w:ascii="Cambria Math" w:hAnsi="Cambria Math"/>
            <w:color w:val="000000"/>
            <w:sz w:val="22"/>
            <w:szCs w:val="22"/>
          </w:rPr>
          <m:t>DScore</m:t>
        </m:r>
      </m:oMath>
      <w:r>
        <w:rPr>
          <w:color w:val="000000"/>
          <w:sz w:val="22"/>
          <w:szCs w:val="22"/>
        </w:rPr>
        <w:t xml:space="preserve">, en caso de que la distancia euclidiana entre los 2 puntos sea mayor al valor de </w:t>
      </w:r>
      <m:oMath>
        <m:r>
          <w:rPr>
            <w:rFonts w:ascii="Cambria Math" w:hAnsi="Cambria Math"/>
            <w:color w:val="000000"/>
            <w:sz w:val="22"/>
            <w:szCs w:val="22"/>
          </w:rPr>
          <m:t>UmbralPos</m:t>
        </m:r>
      </m:oMath>
      <w:r>
        <w:rPr>
          <w:i/>
          <w:iCs/>
          <w:color w:val="000000"/>
          <w:sz w:val="22"/>
          <w:szCs w:val="22"/>
        </w:rPr>
        <w:t xml:space="preserve">. </w:t>
      </w:r>
      <w:r>
        <w:rPr>
          <w:color w:val="000000"/>
          <w:sz w:val="22"/>
          <w:szCs w:val="22"/>
        </w:rPr>
        <w:t xml:space="preserve">Una vez se haya calculado la certeza de similitud </w:t>
      </w:r>
      <w:r>
        <w:rPr>
          <w:rFonts w:ascii="Consolas" w:hAnsi="Consolas"/>
          <w:i/>
          <w:iCs/>
          <w:color w:val="000000"/>
          <w:sz w:val="22"/>
          <w:szCs w:val="22"/>
        </w:rPr>
        <w:t>D</w:t>
      </w:r>
      <w:r>
        <w:rPr>
          <w:color w:val="000000"/>
          <w:sz w:val="22"/>
          <w:szCs w:val="22"/>
        </w:rPr>
        <w:t xml:space="preserve">, el agente de </w:t>
      </w:r>
      <w:r w:rsidR="00F0133A">
        <w:rPr>
          <w:color w:val="000000"/>
          <w:sz w:val="22"/>
          <w:szCs w:val="22"/>
        </w:rPr>
        <w:t>reidentificación</w:t>
      </w:r>
      <w:r>
        <w:rPr>
          <w:color w:val="000000"/>
          <w:sz w:val="22"/>
          <w:szCs w:val="22"/>
        </w:rPr>
        <w:t xml:space="preserve"> define si dos esqueletos, </w:t>
      </w:r>
      <w:r w:rsidRPr="00F0133A">
        <w:rPr>
          <w:color w:val="000000"/>
          <w:sz w:val="22"/>
          <w:szCs w:val="22"/>
        </w:rPr>
        <w:t>tomados en distintos instantes de tiempo, pertenecen a la misma persona por medio de la</w:t>
      </w:r>
      <w:r w:rsidR="00F0133A" w:rsidRPr="00F0133A">
        <w:rPr>
          <w:color w:val="000000"/>
          <w:sz w:val="22"/>
          <w:szCs w:val="22"/>
        </w:rPr>
        <w:t xml:space="preserve"> </w:t>
      </w:r>
      <w:r w:rsidR="00F0133A" w:rsidRPr="00F0133A">
        <w:rPr>
          <w:color w:val="000000"/>
          <w:sz w:val="22"/>
          <w:szCs w:val="22"/>
        </w:rPr>
        <w:fldChar w:fldCharType="begin"/>
      </w:r>
      <w:r w:rsidR="00F0133A" w:rsidRPr="00F0133A">
        <w:rPr>
          <w:color w:val="000000"/>
          <w:sz w:val="22"/>
          <w:szCs w:val="22"/>
        </w:rPr>
        <w:instrText xml:space="preserve"> REF _Ref529752737 \h </w:instrText>
      </w:r>
      <w:r w:rsidR="00F0133A">
        <w:rPr>
          <w:color w:val="000000"/>
          <w:sz w:val="22"/>
          <w:szCs w:val="22"/>
        </w:rPr>
        <w:instrText xml:space="preserve"> \* MERGEFORMAT </w:instrText>
      </w:r>
      <w:r w:rsidR="00F0133A" w:rsidRPr="00F0133A">
        <w:rPr>
          <w:color w:val="000000"/>
          <w:sz w:val="22"/>
          <w:szCs w:val="22"/>
        </w:rPr>
      </w:r>
      <w:r w:rsidR="00F0133A" w:rsidRPr="00F0133A">
        <w:rPr>
          <w:color w:val="000000"/>
          <w:sz w:val="22"/>
          <w:szCs w:val="22"/>
        </w:rPr>
        <w:fldChar w:fldCharType="separate"/>
      </w:r>
      <w:ins w:id="216" w:author="Eder Mauricio Abello Rodríguez" w:date="2018-11-30T07:35:00Z">
        <w:r w:rsidR="00A71D04" w:rsidRPr="00A71D04">
          <w:rPr>
            <w:sz w:val="22"/>
            <w:szCs w:val="22"/>
            <w:rPrChange w:id="217" w:author="Eder Mauricio Abello Rodríguez" w:date="2018-11-30T07:35:00Z">
              <w:rPr/>
            </w:rPrChange>
          </w:rPr>
          <w:t xml:space="preserve">Ecuación </w:t>
        </w:r>
        <w:r w:rsidR="00A71D04" w:rsidRPr="00A71D04">
          <w:rPr>
            <w:noProof/>
            <w:sz w:val="22"/>
            <w:szCs w:val="22"/>
            <w:rPrChange w:id="218" w:author="Eder Mauricio Abello Rodríguez" w:date="2018-11-30T07:35:00Z">
              <w:rPr>
                <w:noProof/>
              </w:rPr>
            </w:rPrChange>
          </w:rPr>
          <w:t>6</w:t>
        </w:r>
      </w:ins>
      <w:del w:id="219" w:author="Eder Mauricio Abello Rodríguez" w:date="2018-11-30T07:35:00Z">
        <w:r w:rsidR="00FC40B8" w:rsidRPr="00A71D04" w:rsidDel="00A71D04">
          <w:rPr>
            <w:sz w:val="22"/>
            <w:szCs w:val="22"/>
          </w:rPr>
          <w:delText xml:space="preserve">Ecuación </w:delText>
        </w:r>
        <w:r w:rsidR="00FC40B8" w:rsidRPr="00A71D04" w:rsidDel="00A71D04">
          <w:rPr>
            <w:noProof/>
            <w:sz w:val="22"/>
            <w:szCs w:val="22"/>
          </w:rPr>
          <w:delText>6</w:delText>
        </w:r>
      </w:del>
      <w:r w:rsidR="00F0133A" w:rsidRPr="00F0133A">
        <w:rPr>
          <w:color w:val="000000"/>
          <w:sz w:val="22"/>
          <w:szCs w:val="22"/>
        </w:rPr>
        <w:fldChar w:fldCharType="end"/>
      </w:r>
      <w:r w:rsidRPr="00F0133A">
        <w:rPr>
          <w:color w:val="000000"/>
          <w:sz w:val="22"/>
          <w:szCs w:val="22"/>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8"/>
        <w:gridCol w:w="5686"/>
        <w:gridCol w:w="1370"/>
      </w:tblGrid>
      <w:tr w:rsidR="00F0133A" w14:paraId="7D2AD31B" w14:textId="77777777" w:rsidTr="003C2680">
        <w:trPr>
          <w:trHeight w:val="658"/>
        </w:trPr>
        <w:tc>
          <w:tcPr>
            <w:tcW w:w="1388" w:type="dxa"/>
          </w:tcPr>
          <w:p w14:paraId="3497B53C" w14:textId="77777777" w:rsidR="00F0133A" w:rsidRDefault="00F0133A" w:rsidP="003C2680"/>
        </w:tc>
        <w:tc>
          <w:tcPr>
            <w:tcW w:w="5686" w:type="dxa"/>
          </w:tcPr>
          <w:p w14:paraId="3B109EA1" w14:textId="77777777" w:rsidR="00F0133A" w:rsidRDefault="00F0133A" w:rsidP="003C2680">
            <m:oMathPara>
              <m:oMath>
                <m:r>
                  <w:rPr>
                    <w:rFonts w:ascii="Cambria Math" w:hAnsi="Cambria Math"/>
                    <w:sz w:val="24"/>
                    <w:szCs w:val="24"/>
                  </w:rPr>
                  <m:t>S=Si D&gt;DUmbral:1, Sino:0</m:t>
                </m:r>
              </m:oMath>
            </m:oMathPara>
          </w:p>
        </w:tc>
        <w:tc>
          <w:tcPr>
            <w:tcW w:w="1370" w:type="dxa"/>
          </w:tcPr>
          <w:p w14:paraId="07A26C8B" w14:textId="075205F7" w:rsidR="00F0133A" w:rsidRPr="00F0133A" w:rsidRDefault="00F0133A" w:rsidP="00F0133A">
            <w:pPr>
              <w:pStyle w:val="Descripcin"/>
              <w:jc w:val="right"/>
              <w:rPr>
                <w:sz w:val="22"/>
                <w:szCs w:val="22"/>
              </w:rPr>
            </w:pPr>
            <w:bookmarkStart w:id="220" w:name="_Ref529752737"/>
            <w:r>
              <w:t xml:space="preserve">Ecuación </w:t>
            </w:r>
            <w:r>
              <w:fldChar w:fldCharType="begin"/>
            </w:r>
            <w:r>
              <w:instrText xml:space="preserve"> SEQ Ecuación \* ARABIC </w:instrText>
            </w:r>
            <w:r>
              <w:fldChar w:fldCharType="separate"/>
            </w:r>
            <w:r w:rsidR="00A71D04">
              <w:rPr>
                <w:noProof/>
              </w:rPr>
              <w:t>6</w:t>
            </w:r>
            <w:r>
              <w:fldChar w:fldCharType="end"/>
            </w:r>
            <w:bookmarkEnd w:id="220"/>
          </w:p>
        </w:tc>
      </w:tr>
    </w:tbl>
    <w:p w14:paraId="6EF19F01" w14:textId="77777777" w:rsidR="00537A9E" w:rsidRDefault="00537A9E" w:rsidP="00537A9E">
      <w:pPr>
        <w:pStyle w:val="NormalWeb"/>
        <w:spacing w:before="240" w:beforeAutospacing="0" w:after="120" w:afterAutospacing="0"/>
        <w:jc w:val="both"/>
      </w:pPr>
      <w:r>
        <w:rPr>
          <w:color w:val="000000"/>
          <w:sz w:val="22"/>
          <w:szCs w:val="22"/>
        </w:rPr>
        <w:t xml:space="preserve">Por cada persona que ejecuta una acción, el agente </w:t>
      </w:r>
      <w:r w:rsidR="00F0133A">
        <w:rPr>
          <w:color w:val="000000"/>
          <w:sz w:val="22"/>
          <w:szCs w:val="22"/>
        </w:rPr>
        <w:t>reidentificación</w:t>
      </w:r>
      <w:r>
        <w:rPr>
          <w:color w:val="000000"/>
          <w:sz w:val="22"/>
          <w:szCs w:val="22"/>
        </w:rPr>
        <w:t xml:space="preserve"> genera una lista de descriptores. Si la Ecuación 6 determina que el nuevo esqueleto pertenece a uno de los esqueletos almacenados, el agente adiciona sus descriptores al arreglo. En caso contrario, el agente genera una nueva lista con los descriptores del esqueleto, indicando que una nueva persona ha aparecido en escena. Si un esqueleto no es adicionado a una lista durante un tiempo determinado, el agente asume que la persona ha desaparecido de escena y envía la lista de descriptores al agente organizador. El agente captura una muestra de los descriptores de la persona a una tasa definida por un intervalo de tiempo </w:t>
      </w:r>
      <m:oMath>
        <m:r>
          <w:rPr>
            <w:rFonts w:ascii="Cambria Math" w:hAnsi="Cambria Math"/>
            <w:color w:val="000000"/>
            <w:sz w:val="22"/>
            <w:szCs w:val="22"/>
          </w:rPr>
          <m:t>Tp</m:t>
        </m:r>
      </m:oMath>
      <w:r>
        <w:rPr>
          <w:color w:val="000000"/>
          <w:sz w:val="22"/>
          <w:szCs w:val="22"/>
        </w:rPr>
        <w:t>.</w:t>
      </w:r>
    </w:p>
    <w:p w14:paraId="466DCE4B" w14:textId="77777777" w:rsidR="00537A9E" w:rsidRDefault="00537A9E" w:rsidP="00537A9E">
      <w:pPr>
        <w:pStyle w:val="NormalWeb"/>
        <w:spacing w:before="240" w:beforeAutospacing="0" w:after="120" w:afterAutospacing="0"/>
        <w:jc w:val="both"/>
      </w:pPr>
      <w:r>
        <w:rPr>
          <w:color w:val="000000"/>
          <w:sz w:val="22"/>
          <w:szCs w:val="22"/>
        </w:rPr>
        <w:t xml:space="preserve">Dado que existen puntos ciegos que ocasionan la desaparición de la persona de la escena, el </w:t>
      </w:r>
      <w:r w:rsidR="00ED6124">
        <w:rPr>
          <w:color w:val="000000"/>
          <w:sz w:val="22"/>
          <w:szCs w:val="22"/>
        </w:rPr>
        <w:t>agente descriptor</w:t>
      </w:r>
      <w:r>
        <w:rPr>
          <w:color w:val="000000"/>
          <w:sz w:val="22"/>
          <w:szCs w:val="22"/>
        </w:rPr>
        <w:t xml:space="preserve"> realiza una interpolación con base en la información que se tiene certeza. Para interpolar el descriptor de posición, se asume que la persona se desplazó en línea recta a una velocidad constante durante el tiempo que desapareció de escena. Por otra parte, la información correspondiente a la pose del esqueleto (posición de las articulaciones, ángulos) se rellena extendiendo la información de los descriptores sobre los cuales el agente tiene certeza. Por ejemplo, si la persona sobre la cual se realiza el análisis desaparece durante 4 intervalos </w:t>
      </w:r>
      <m:oMath>
        <m:r>
          <w:rPr>
            <w:rFonts w:ascii="Cambria Math" w:hAnsi="Cambria Math"/>
            <w:color w:val="000000"/>
            <w:sz w:val="22"/>
            <w:szCs w:val="22"/>
          </w:rPr>
          <m:t>(t0, t1, t2, t3),</m:t>
        </m:r>
      </m:oMath>
      <w:r>
        <w:rPr>
          <w:color w:val="000000"/>
          <w:sz w:val="22"/>
          <w:szCs w:val="22"/>
        </w:rPr>
        <w:t xml:space="preserve"> los descriptores de los intervalos </w:t>
      </w:r>
      <m:oMath>
        <m:r>
          <w:rPr>
            <w:rFonts w:ascii="Cambria Math" w:hAnsi="Cambria Math"/>
            <w:color w:val="000000"/>
            <w:sz w:val="22"/>
            <w:szCs w:val="22"/>
          </w:rPr>
          <m:t>t0, t1</m:t>
        </m:r>
      </m:oMath>
      <w:r>
        <w:rPr>
          <w:color w:val="000000"/>
          <w:sz w:val="22"/>
          <w:szCs w:val="22"/>
        </w:rPr>
        <w:t xml:space="preserve">serán rellenados con los descriptores de la persona en el intervalo </w:t>
      </w:r>
      <m:oMath>
        <m:r>
          <w:rPr>
            <w:rFonts w:ascii="Cambria Math" w:hAnsi="Cambria Math"/>
            <w:color w:val="000000"/>
            <w:sz w:val="22"/>
            <w:szCs w:val="22"/>
          </w:rPr>
          <m:t>t-1</m:t>
        </m:r>
      </m:oMath>
      <w:r>
        <w:rPr>
          <w:color w:val="000000"/>
          <w:sz w:val="22"/>
          <w:szCs w:val="22"/>
        </w:rPr>
        <w:t>. De igual forma, los descriptores de la persona en t2, t3serán equivalentes al descriptor de la persona en el intervalo t4. De esta forma, la información temporal de la actividad se mantiene, dado que cada muestra de descriptores se captura en tiempos regulares.</w:t>
      </w:r>
    </w:p>
    <w:p w14:paraId="7D8FE07E" w14:textId="77777777" w:rsidR="00537A9E" w:rsidRDefault="00537A9E" w:rsidP="005F4B47">
      <w:pPr>
        <w:pStyle w:val="Ttulo2"/>
        <w:numPr>
          <w:ilvl w:val="1"/>
          <w:numId w:val="22"/>
        </w:numPr>
      </w:pPr>
      <w:bookmarkStart w:id="221" w:name="_Toc531325729"/>
      <w:r>
        <w:t>Agente Organizador</w:t>
      </w:r>
      <w:bookmarkEnd w:id="221"/>
    </w:p>
    <w:p w14:paraId="13A44C65" w14:textId="6269353A" w:rsidR="00537A9E" w:rsidRDefault="00537A9E" w:rsidP="00537A9E">
      <w:pPr>
        <w:pStyle w:val="NormalWeb"/>
        <w:spacing w:before="240" w:beforeAutospacing="0" w:after="120" w:afterAutospacing="0"/>
        <w:jc w:val="both"/>
      </w:pPr>
      <w:r>
        <w:rPr>
          <w:color w:val="000000"/>
          <w:sz w:val="22"/>
          <w:szCs w:val="22"/>
        </w:rPr>
        <w:t xml:space="preserve">Una vez los descriptores de la actividad ejecutada por una persona son organizados en secuencia, son enviados al agente organizador. </w:t>
      </w:r>
      <w:r w:rsidR="00F0133A">
        <w:rPr>
          <w:color w:val="000000"/>
          <w:sz w:val="22"/>
          <w:szCs w:val="22"/>
        </w:rPr>
        <w:t>De acuerdo con</w:t>
      </w:r>
      <w:r>
        <w:rPr>
          <w:color w:val="000000"/>
          <w:sz w:val="22"/>
          <w:szCs w:val="22"/>
        </w:rPr>
        <w:t xml:space="preserve"> la asignación de habilidades definida en el diseño del modelo de agentes, el agente organizador debe contar con la habilidad de dividir una lista de descriptores en una secuencia de acciones. Aunque Saad et al introduce el concepto de acción dentro del modelo de identificación, no existe una definición clara de los límites que existen entre una acción y una actividad. En general, los trabajos publicados en el estado del arte no realizan una distinción clara entre los conceptos acción y actividad. Por ejemplo, Cippitelli et al proponen un modelo de clasificación orientado al reconocimiento de actividades, pero en la validación del modelo utiliza un set de datos que contiene un conjunto de acciones</w:t>
      </w:r>
      <w:r w:rsidR="009F6874">
        <w:rPr>
          <w:color w:val="000000"/>
          <w:sz w:val="22"/>
          <w:szCs w:val="22"/>
        </w:rPr>
        <w:t xml:space="preserve"> </w:t>
      </w:r>
      <w:sdt>
        <w:sdtPr>
          <w:rPr>
            <w:color w:val="000000"/>
            <w:sz w:val="22"/>
            <w:szCs w:val="22"/>
          </w:rPr>
          <w:id w:val="313690320"/>
          <w:citation/>
        </w:sdtPr>
        <w:sdtEndPr/>
        <w:sdtContent>
          <w:r w:rsidR="009F6874">
            <w:rPr>
              <w:color w:val="000000"/>
              <w:sz w:val="22"/>
              <w:szCs w:val="22"/>
            </w:rPr>
            <w:fldChar w:fldCharType="begin"/>
          </w:r>
          <w:r w:rsidR="009F6874">
            <w:rPr>
              <w:color w:val="000000"/>
              <w:sz w:val="22"/>
              <w:szCs w:val="22"/>
            </w:rPr>
            <w:instrText xml:space="preserve"> CITATION Cip16 \l 9226 </w:instrText>
          </w:r>
          <w:r w:rsidR="009F6874">
            <w:rPr>
              <w:color w:val="000000"/>
              <w:sz w:val="22"/>
              <w:szCs w:val="22"/>
            </w:rPr>
            <w:fldChar w:fldCharType="separate"/>
          </w:r>
          <w:r w:rsidR="00055293" w:rsidRPr="00055293">
            <w:rPr>
              <w:noProof/>
              <w:color w:val="000000"/>
              <w:sz w:val="22"/>
              <w:szCs w:val="22"/>
            </w:rPr>
            <w:t>[79]</w:t>
          </w:r>
          <w:r w:rsidR="009F6874">
            <w:rPr>
              <w:color w:val="000000"/>
              <w:sz w:val="22"/>
              <w:szCs w:val="22"/>
            </w:rPr>
            <w:fldChar w:fldCharType="end"/>
          </w:r>
        </w:sdtContent>
      </w:sdt>
      <w:r>
        <w:rPr>
          <w:color w:val="000000"/>
          <w:sz w:val="22"/>
          <w:szCs w:val="22"/>
        </w:rPr>
        <w:t xml:space="preserve">. </w:t>
      </w:r>
    </w:p>
    <w:p w14:paraId="211373AB" w14:textId="2B320061" w:rsidR="00537A9E" w:rsidRDefault="00537A9E" w:rsidP="00537A9E">
      <w:pPr>
        <w:pStyle w:val="NormalWeb"/>
        <w:spacing w:before="240" w:beforeAutospacing="0" w:after="120" w:afterAutospacing="0"/>
        <w:jc w:val="both"/>
      </w:pPr>
      <w:r>
        <w:rPr>
          <w:color w:val="000000"/>
          <w:sz w:val="22"/>
          <w:szCs w:val="22"/>
        </w:rPr>
        <w:t xml:space="preserve">El modelo desarrollado en este trabajo de investigación propone delimitar las acciones ejecutadas por una persona en el desarrollo de una actividad, a partir de su desplazamiento. Gracias </w:t>
      </w:r>
      <w:r>
        <w:rPr>
          <w:color w:val="000000"/>
          <w:sz w:val="22"/>
          <w:szCs w:val="22"/>
        </w:rPr>
        <w:lastRenderedPageBreak/>
        <w:t xml:space="preserve">a que el agente organizador cuenta con la posición global de los esqueletos, se puede identificar las franjas de tiempo en que la persona permanece estática en una misma posición. Al clasificar las acciones de una persona </w:t>
      </w:r>
      <w:r w:rsidR="00F0133A">
        <w:rPr>
          <w:color w:val="000000"/>
          <w:sz w:val="22"/>
          <w:szCs w:val="22"/>
        </w:rPr>
        <w:t>de acuerdo con</w:t>
      </w:r>
      <w:r>
        <w:rPr>
          <w:color w:val="000000"/>
          <w:sz w:val="22"/>
          <w:szCs w:val="22"/>
        </w:rPr>
        <w:t xml:space="preserve"> su movimiento, se pueden implementar por separado clasificadores que identifican acciones que incluyen desplazamiento en la posición, y clasificadores en donde la persona permanece estática. Dado que la mayoría de </w:t>
      </w:r>
      <w:r w:rsidR="00F0133A">
        <w:rPr>
          <w:color w:val="000000"/>
          <w:sz w:val="22"/>
          <w:szCs w:val="22"/>
        </w:rPr>
        <w:t>las acciones</w:t>
      </w:r>
      <w:r>
        <w:rPr>
          <w:color w:val="000000"/>
          <w:sz w:val="22"/>
          <w:szCs w:val="22"/>
        </w:rPr>
        <w:t xml:space="preserve"> asociadas al desplazamiento están relacionadas con correr o caminar, el clasificador de acciones de desplazamiento puede ser implementado con algoritmos </w:t>
      </w:r>
      <w:r w:rsidR="00AE6BF9">
        <w:rPr>
          <w:color w:val="000000"/>
          <w:sz w:val="22"/>
          <w:szCs w:val="22"/>
        </w:rPr>
        <w:t xml:space="preserve">como árboles de decisión </w:t>
      </w:r>
      <w:sdt>
        <w:sdtPr>
          <w:rPr>
            <w:color w:val="000000"/>
            <w:sz w:val="22"/>
            <w:szCs w:val="22"/>
          </w:rPr>
          <w:id w:val="-414322125"/>
          <w:citation/>
        </w:sdtPr>
        <w:sdtEndPr/>
        <w:sdtContent>
          <w:r w:rsidR="00AE6BF9">
            <w:rPr>
              <w:color w:val="000000"/>
              <w:sz w:val="22"/>
              <w:szCs w:val="22"/>
            </w:rPr>
            <w:fldChar w:fldCharType="begin"/>
          </w:r>
          <w:r w:rsidR="00AE6BF9">
            <w:rPr>
              <w:color w:val="000000"/>
              <w:sz w:val="22"/>
              <w:szCs w:val="22"/>
            </w:rPr>
            <w:instrText xml:space="preserve"> CITATION NgL12 \l 9226 </w:instrText>
          </w:r>
          <w:r w:rsidR="00AE6BF9">
            <w:rPr>
              <w:color w:val="000000"/>
              <w:sz w:val="22"/>
              <w:szCs w:val="22"/>
            </w:rPr>
            <w:fldChar w:fldCharType="separate"/>
          </w:r>
          <w:r w:rsidR="00055293" w:rsidRPr="00055293">
            <w:rPr>
              <w:noProof/>
              <w:color w:val="000000"/>
              <w:sz w:val="22"/>
              <w:szCs w:val="22"/>
            </w:rPr>
            <w:t>[57]</w:t>
          </w:r>
          <w:r w:rsidR="00AE6BF9">
            <w:rPr>
              <w:color w:val="000000"/>
              <w:sz w:val="22"/>
              <w:szCs w:val="22"/>
            </w:rPr>
            <w:fldChar w:fldCharType="end"/>
          </w:r>
        </w:sdtContent>
      </w:sdt>
      <w:r>
        <w:rPr>
          <w:color w:val="000000"/>
          <w:sz w:val="22"/>
          <w:szCs w:val="22"/>
        </w:rPr>
        <w:t xml:space="preserve">. Por otra parte, la clasificación de acciones estáticas debe realizarse con los métodos evaluados en el estado del arte, los cuales incluyen redes neuronales y cadenas ocultas de Markov </w:t>
      </w:r>
      <w:sdt>
        <w:sdtPr>
          <w:rPr>
            <w:color w:val="000000"/>
            <w:sz w:val="22"/>
            <w:szCs w:val="22"/>
          </w:rPr>
          <w:id w:val="-735326396"/>
          <w:citation/>
        </w:sdtPr>
        <w:sdtEndPr/>
        <w:sdtContent>
          <w:r w:rsidR="00AE6BF9">
            <w:rPr>
              <w:color w:val="000000"/>
              <w:sz w:val="22"/>
              <w:szCs w:val="22"/>
            </w:rPr>
            <w:fldChar w:fldCharType="begin"/>
          </w:r>
          <w:r w:rsidR="00AE6BF9">
            <w:rPr>
              <w:color w:val="000000"/>
              <w:sz w:val="22"/>
              <w:szCs w:val="22"/>
            </w:rPr>
            <w:instrText xml:space="preserve"> CITATION DuY15 \l 9226 </w:instrText>
          </w:r>
          <w:r w:rsidR="00AE6BF9">
            <w:rPr>
              <w:color w:val="000000"/>
              <w:sz w:val="22"/>
              <w:szCs w:val="22"/>
            </w:rPr>
            <w:fldChar w:fldCharType="separate"/>
          </w:r>
          <w:r w:rsidR="00055293" w:rsidRPr="00055293">
            <w:rPr>
              <w:noProof/>
              <w:color w:val="000000"/>
              <w:sz w:val="22"/>
              <w:szCs w:val="22"/>
            </w:rPr>
            <w:t>[31]</w:t>
          </w:r>
          <w:r w:rsidR="00AE6BF9">
            <w:rPr>
              <w:color w:val="000000"/>
              <w:sz w:val="22"/>
              <w:szCs w:val="22"/>
            </w:rPr>
            <w:fldChar w:fldCharType="end"/>
          </w:r>
        </w:sdtContent>
      </w:sdt>
      <w:sdt>
        <w:sdtPr>
          <w:rPr>
            <w:color w:val="000000"/>
            <w:sz w:val="22"/>
            <w:szCs w:val="22"/>
          </w:rPr>
          <w:id w:val="-313033469"/>
          <w:citation/>
        </w:sdtPr>
        <w:sdtEndPr/>
        <w:sdtContent>
          <w:r w:rsidR="00AE6BF9">
            <w:rPr>
              <w:color w:val="000000"/>
              <w:sz w:val="22"/>
              <w:szCs w:val="22"/>
            </w:rPr>
            <w:fldChar w:fldCharType="begin"/>
          </w:r>
          <w:r w:rsidR="00AE6BF9">
            <w:rPr>
              <w:color w:val="000000"/>
              <w:sz w:val="22"/>
              <w:szCs w:val="22"/>
            </w:rPr>
            <w:instrText xml:space="preserve"> CITATION Ged17 \l 9226 </w:instrText>
          </w:r>
          <w:r w:rsidR="00AE6BF9">
            <w:rPr>
              <w:color w:val="000000"/>
              <w:sz w:val="22"/>
              <w:szCs w:val="22"/>
            </w:rPr>
            <w:fldChar w:fldCharType="separate"/>
          </w:r>
          <w:r w:rsidR="00055293">
            <w:rPr>
              <w:noProof/>
              <w:color w:val="000000"/>
              <w:sz w:val="22"/>
              <w:szCs w:val="22"/>
            </w:rPr>
            <w:t xml:space="preserve"> </w:t>
          </w:r>
          <w:r w:rsidR="00055293" w:rsidRPr="00055293">
            <w:rPr>
              <w:noProof/>
              <w:color w:val="000000"/>
              <w:sz w:val="22"/>
              <w:szCs w:val="22"/>
            </w:rPr>
            <w:t>[32]</w:t>
          </w:r>
          <w:r w:rsidR="00AE6BF9">
            <w:rPr>
              <w:color w:val="000000"/>
              <w:sz w:val="22"/>
              <w:szCs w:val="22"/>
            </w:rPr>
            <w:fldChar w:fldCharType="end"/>
          </w:r>
        </w:sdtContent>
      </w:sdt>
      <w:r>
        <w:rPr>
          <w:color w:val="000000"/>
          <w:sz w:val="22"/>
          <w:szCs w:val="22"/>
        </w:rPr>
        <w:t>.</w:t>
      </w:r>
    </w:p>
    <w:p w14:paraId="02492AB6" w14:textId="77777777" w:rsidR="00537A9E" w:rsidRDefault="00537A9E" w:rsidP="00537A9E">
      <w:pPr>
        <w:pStyle w:val="NormalWeb"/>
        <w:spacing w:before="240" w:beforeAutospacing="0" w:after="120" w:afterAutospacing="0"/>
        <w:jc w:val="both"/>
        <w:rPr>
          <w:color w:val="000000"/>
          <w:sz w:val="22"/>
          <w:szCs w:val="22"/>
        </w:rPr>
      </w:pPr>
      <w:r>
        <w:rPr>
          <w:color w:val="000000"/>
          <w:sz w:val="22"/>
          <w:szCs w:val="22"/>
        </w:rPr>
        <w:t xml:space="preserve">Para realizar la separación de la secuencia de descriptores en acciones, se recorre la lista de descriptores y se analiza la posición global del esqueleto actual con respecto a las siguientes posiciones de la lista. Si se detecta que uno de los esqueletos se encuentra en una posición mayor a un umbral determinado, el agente detecta que la persona comenzó a moverse y envía la lista guardada hasta el momento al clasificador de acciones estáticas. De igual forma, si la persona se encuentra en movimiento y el agente detecta que la persona se mantiene por debajo de un umbral determinado en los siguientes instantes de tiempo, el agente envía la lista de descriptores recopilada en el momento al clasificador de acciones de desplazamiento. Esta estrategia desarrolla el modelo propuesto por Saad et al, en donde la identificación de la actividad se realiza a partir de la identificación de sus acciones. </w:t>
      </w:r>
    </w:p>
    <w:p w14:paraId="4BF83573" w14:textId="3D191648" w:rsidR="00A83E1C" w:rsidRPr="00A83E1C" w:rsidRDefault="00A83E1C" w:rsidP="00537A9E">
      <w:pPr>
        <w:pStyle w:val="NormalWeb"/>
        <w:spacing w:before="240" w:beforeAutospacing="0" w:after="120" w:afterAutospacing="0"/>
        <w:jc w:val="both"/>
        <w:rPr>
          <w:sz w:val="22"/>
          <w:szCs w:val="22"/>
        </w:rPr>
      </w:pPr>
      <w:r>
        <w:rPr>
          <w:sz w:val="22"/>
          <w:szCs w:val="22"/>
        </w:rPr>
        <w:t xml:space="preserve">Si bien la segmentación de una actividad con base en el movimiento </w:t>
      </w:r>
      <w:r w:rsidR="004E02BB">
        <w:rPr>
          <w:sz w:val="22"/>
          <w:szCs w:val="22"/>
        </w:rPr>
        <w:t>permite realizar la segmentación de una actividad</w:t>
      </w:r>
      <w:r>
        <w:rPr>
          <w:sz w:val="22"/>
          <w:szCs w:val="22"/>
        </w:rPr>
        <w:t>, la información proporcionada por las acciones con movimiento dificulta la detección de actividades sospechosas como merodear. Por lo general, los trabajos relacionados en el estado del arte realizan la detección de la actividad merodear</w:t>
      </w:r>
      <w:r w:rsidR="004E02BB">
        <w:rPr>
          <w:sz w:val="22"/>
          <w:szCs w:val="22"/>
        </w:rPr>
        <w:t xml:space="preserve">, a partir de conteo de cambios de la trayectoria desarrollada por una persona </w:t>
      </w:r>
      <w:sdt>
        <w:sdtPr>
          <w:rPr>
            <w:sz w:val="22"/>
            <w:szCs w:val="22"/>
          </w:rPr>
          <w:id w:val="-2101399192"/>
          <w:citation/>
        </w:sdtPr>
        <w:sdtEndPr/>
        <w:sdtContent>
          <w:r w:rsidR="004E02BB">
            <w:rPr>
              <w:sz w:val="22"/>
              <w:szCs w:val="22"/>
            </w:rPr>
            <w:fldChar w:fldCharType="begin"/>
          </w:r>
          <w:r w:rsidR="004E02BB">
            <w:rPr>
              <w:sz w:val="22"/>
              <w:szCs w:val="22"/>
            </w:rPr>
            <w:instrText xml:space="preserve"> CITATION KoJ13 \l 9226 </w:instrText>
          </w:r>
          <w:r w:rsidR="004E02BB">
            <w:rPr>
              <w:sz w:val="22"/>
              <w:szCs w:val="22"/>
            </w:rPr>
            <w:fldChar w:fldCharType="separate"/>
          </w:r>
          <w:r w:rsidR="00055293" w:rsidRPr="00055293">
            <w:rPr>
              <w:noProof/>
              <w:sz w:val="22"/>
              <w:szCs w:val="22"/>
            </w:rPr>
            <w:t>[80]</w:t>
          </w:r>
          <w:r w:rsidR="004E02BB">
            <w:rPr>
              <w:sz w:val="22"/>
              <w:szCs w:val="22"/>
            </w:rPr>
            <w:fldChar w:fldCharType="end"/>
          </w:r>
        </w:sdtContent>
      </w:sdt>
      <w:r w:rsidR="004E02BB">
        <w:rPr>
          <w:sz w:val="22"/>
          <w:szCs w:val="22"/>
        </w:rPr>
        <w:t>. Inspirado en el método de Koo et al, el modelo segmenta las acciones con movimiento a partir de los cambios de trayectoria detectados durante una actividad. Esta estrategia permite generar descriptores que identifican las veces que una persona realizó cambios en trayectoria, aumentando la precisión del clasificador de actividades en la detección de actividades como merodear.</w:t>
      </w:r>
    </w:p>
    <w:p w14:paraId="0C275280" w14:textId="77777777" w:rsidR="00537A9E" w:rsidRDefault="00537A9E" w:rsidP="005F4B47">
      <w:pPr>
        <w:pStyle w:val="Ttulo2"/>
        <w:numPr>
          <w:ilvl w:val="1"/>
          <w:numId w:val="22"/>
        </w:numPr>
      </w:pPr>
      <w:bookmarkStart w:id="222" w:name="_Toc531325730"/>
      <w:r>
        <w:t>Agente Clasificador</w:t>
      </w:r>
      <w:bookmarkEnd w:id="222"/>
    </w:p>
    <w:p w14:paraId="5B94BB2F" w14:textId="77777777" w:rsidR="00537A9E" w:rsidRDefault="00537A9E" w:rsidP="00537A9E">
      <w:pPr>
        <w:pStyle w:val="NormalWeb"/>
        <w:spacing w:before="240" w:beforeAutospacing="0" w:after="120" w:afterAutospacing="0"/>
        <w:jc w:val="both"/>
      </w:pPr>
      <w:r>
        <w:rPr>
          <w:color w:val="000000"/>
          <w:sz w:val="22"/>
          <w:szCs w:val="22"/>
        </w:rPr>
        <w:t>Una vez la secuencia de descriptores es definida por el agente organizador, el agente clasificador se encarga de identificar las acciones, y posteriormente, las actividades ejecutadas por una persona. Con base en la división de descriptores efectuada por el agente organizador, el agente clasificador debe contar con 2 modelos de identificación de acciones: clasificador de acciones estáticas y clasificador de acciones de desplazamiento.</w:t>
      </w:r>
    </w:p>
    <w:p w14:paraId="73DDED3C" w14:textId="05D597A3" w:rsidR="00537A9E" w:rsidRDefault="00537A9E" w:rsidP="00537A9E">
      <w:pPr>
        <w:pStyle w:val="NormalWeb"/>
        <w:spacing w:before="240" w:beforeAutospacing="0" w:after="120" w:afterAutospacing="0"/>
        <w:jc w:val="both"/>
      </w:pPr>
      <w:r>
        <w:rPr>
          <w:color w:val="000000"/>
          <w:sz w:val="22"/>
          <w:szCs w:val="22"/>
        </w:rPr>
        <w:t xml:space="preserve">El modelo del clasificador de acciones estáticas se encuentra inspirado en el trabajo de Du et al, en donde las acciones son detectadas a partir de un sistema de detección basado en redes neuronales convolucionales (CNN por sus siglas en inglés). </w:t>
      </w:r>
      <w:r w:rsidR="00F0133A">
        <w:rPr>
          <w:color w:val="000000"/>
          <w:sz w:val="22"/>
          <w:szCs w:val="22"/>
        </w:rPr>
        <w:t>De acuerdo con el</w:t>
      </w:r>
      <w:r>
        <w:rPr>
          <w:color w:val="000000"/>
          <w:sz w:val="22"/>
          <w:szCs w:val="22"/>
        </w:rPr>
        <w:t xml:space="preserve"> análisis desarrollado en el estado del arte, los modelos de clasificación basados en CNN han cobrado gran relevancia en el desarrollo de clasificadores, gracias a los altos porcentajes de precisión re</w:t>
      </w:r>
      <w:r>
        <w:rPr>
          <w:color w:val="000000"/>
          <w:sz w:val="22"/>
          <w:szCs w:val="22"/>
        </w:rPr>
        <w:lastRenderedPageBreak/>
        <w:t xml:space="preserve">portados por diversos autores en la implementación de modelos de reconocimiento de imágenes </w:t>
      </w:r>
      <w:sdt>
        <w:sdtPr>
          <w:rPr>
            <w:color w:val="000000"/>
            <w:sz w:val="22"/>
            <w:szCs w:val="22"/>
          </w:rPr>
          <w:id w:val="2000765168"/>
          <w:citation/>
        </w:sdtPr>
        <w:sdtEndPr/>
        <w:sdtContent>
          <w:r w:rsidR="009A6AF0">
            <w:rPr>
              <w:color w:val="000000"/>
              <w:sz w:val="22"/>
              <w:szCs w:val="22"/>
            </w:rPr>
            <w:fldChar w:fldCharType="begin"/>
          </w:r>
          <w:r w:rsidR="009A6AF0">
            <w:rPr>
              <w:color w:val="000000"/>
              <w:sz w:val="22"/>
              <w:szCs w:val="22"/>
            </w:rPr>
            <w:instrText xml:space="preserve"> CITATION Bal16 \l 9226 </w:instrText>
          </w:r>
          <w:r w:rsidR="009A6AF0">
            <w:rPr>
              <w:color w:val="000000"/>
              <w:sz w:val="22"/>
              <w:szCs w:val="22"/>
            </w:rPr>
            <w:fldChar w:fldCharType="separate"/>
          </w:r>
          <w:r w:rsidR="00055293" w:rsidRPr="00055293">
            <w:rPr>
              <w:noProof/>
              <w:color w:val="000000"/>
              <w:sz w:val="22"/>
              <w:szCs w:val="22"/>
            </w:rPr>
            <w:t>[59]</w:t>
          </w:r>
          <w:r w:rsidR="009A6AF0">
            <w:rPr>
              <w:color w:val="000000"/>
              <w:sz w:val="22"/>
              <w:szCs w:val="22"/>
            </w:rPr>
            <w:fldChar w:fldCharType="end"/>
          </w:r>
        </w:sdtContent>
      </w:sdt>
      <w:r>
        <w:rPr>
          <w:color w:val="000000"/>
          <w:sz w:val="22"/>
          <w:szCs w:val="22"/>
        </w:rPr>
        <w:t xml:space="preserve">. A diferencia de las redes neuronales convencionales, los descriptores de entrada de las CNN deben estar organizados en un arreglo </w:t>
      </w:r>
      <w:r w:rsidR="004E02BB">
        <w:rPr>
          <w:color w:val="000000"/>
          <w:sz w:val="22"/>
          <w:szCs w:val="22"/>
        </w:rPr>
        <w:t>de 1 dimensión</w:t>
      </w:r>
      <w:r>
        <w:rPr>
          <w:color w:val="000000"/>
          <w:sz w:val="22"/>
          <w:szCs w:val="22"/>
        </w:rPr>
        <w:t>, de una forma similar a la organización de los píxeles sobre una imagen</w:t>
      </w:r>
      <w:r w:rsidR="004E02BB">
        <w:rPr>
          <w:color w:val="000000"/>
          <w:sz w:val="22"/>
          <w:szCs w:val="22"/>
        </w:rPr>
        <w:t xml:space="preserve"> en escala de grises</w:t>
      </w:r>
      <w:r>
        <w:rPr>
          <w:color w:val="000000"/>
          <w:sz w:val="22"/>
          <w:szCs w:val="22"/>
        </w:rPr>
        <w:t xml:space="preserve">. En su trabajo, Du et al implementó un algoritmo que genera una imagen a color de 64x64 píxeles, a partir de la posición de las articulaciones del esqueleto de la persona. </w:t>
      </w:r>
      <w:r w:rsidR="00F0133A">
        <w:rPr>
          <w:color w:val="000000"/>
          <w:sz w:val="22"/>
          <w:szCs w:val="22"/>
        </w:rPr>
        <w:t>Las columnas de la matriz contienen</w:t>
      </w:r>
      <w:r>
        <w:rPr>
          <w:color w:val="000000"/>
          <w:sz w:val="22"/>
          <w:szCs w:val="22"/>
        </w:rPr>
        <w:t xml:space="preserve"> la información espacial de la pose, mientras que las filas de la matriz codifican la información temporal de los descriptores.</w:t>
      </w:r>
    </w:p>
    <w:p w14:paraId="23E31DF8" w14:textId="63B2162D" w:rsidR="00E6244B" w:rsidRPr="00E6244B" w:rsidRDefault="00537A9E" w:rsidP="00537A9E">
      <w:pPr>
        <w:pStyle w:val="NormalWeb"/>
        <w:spacing w:before="240" w:beforeAutospacing="0" w:after="120" w:afterAutospacing="0"/>
        <w:jc w:val="both"/>
        <w:rPr>
          <w:color w:val="000000"/>
          <w:sz w:val="22"/>
          <w:szCs w:val="22"/>
        </w:rPr>
      </w:pPr>
      <w:r>
        <w:rPr>
          <w:color w:val="000000"/>
          <w:sz w:val="22"/>
          <w:szCs w:val="22"/>
        </w:rPr>
        <w:t xml:space="preserve">Una de las variantes propuestas en el modelo con respecto al trabajo de Du et al es aplicar la redimensión de las imágenes únicamente sobre el eje horizontal (temporal) más no sobre el eje vertical (espacial) en un espacio de 28x28 pixeles. </w:t>
      </w:r>
      <w:r w:rsidR="00896D6E">
        <w:rPr>
          <w:color w:val="000000"/>
          <w:sz w:val="22"/>
          <w:szCs w:val="22"/>
        </w:rPr>
        <w:t>La redimensión</w:t>
      </w:r>
      <w:r>
        <w:rPr>
          <w:color w:val="000000"/>
          <w:sz w:val="22"/>
          <w:szCs w:val="22"/>
        </w:rPr>
        <w:t xml:space="preserve"> sobre un único eje permite reducir el daño de la estructura interna de los pixeles, ocasionado los algoritmos de redimensión de imágenes</w:t>
      </w:r>
      <w:r w:rsidR="009A1512">
        <w:rPr>
          <w:color w:val="000000"/>
          <w:sz w:val="22"/>
          <w:szCs w:val="22"/>
        </w:rPr>
        <w:t xml:space="preserve"> </w:t>
      </w:r>
      <w:sdt>
        <w:sdtPr>
          <w:rPr>
            <w:color w:val="000000"/>
            <w:sz w:val="22"/>
            <w:szCs w:val="22"/>
          </w:rPr>
          <w:id w:val="-996805772"/>
          <w:citation/>
        </w:sdtPr>
        <w:sdtEndPr/>
        <w:sdtContent>
          <w:r w:rsidR="00896D6E">
            <w:rPr>
              <w:color w:val="000000"/>
              <w:sz w:val="22"/>
              <w:szCs w:val="22"/>
            </w:rPr>
            <w:fldChar w:fldCharType="begin"/>
          </w:r>
          <w:r w:rsidR="00896D6E">
            <w:rPr>
              <w:color w:val="000000"/>
              <w:sz w:val="22"/>
              <w:szCs w:val="22"/>
            </w:rPr>
            <w:instrText xml:space="preserve"> CITATION Don09 \l 9226 </w:instrText>
          </w:r>
          <w:r w:rsidR="00896D6E">
            <w:rPr>
              <w:color w:val="000000"/>
              <w:sz w:val="22"/>
              <w:szCs w:val="22"/>
            </w:rPr>
            <w:fldChar w:fldCharType="separate"/>
          </w:r>
          <w:r w:rsidR="00055293" w:rsidRPr="00055293">
            <w:rPr>
              <w:noProof/>
              <w:color w:val="000000"/>
              <w:sz w:val="22"/>
              <w:szCs w:val="22"/>
            </w:rPr>
            <w:t>[81]</w:t>
          </w:r>
          <w:r w:rsidR="00896D6E">
            <w:rPr>
              <w:color w:val="000000"/>
              <w:sz w:val="22"/>
              <w:szCs w:val="22"/>
            </w:rPr>
            <w:fldChar w:fldCharType="end"/>
          </w:r>
        </w:sdtContent>
      </w:sdt>
      <w:r>
        <w:rPr>
          <w:color w:val="000000"/>
          <w:sz w:val="22"/>
          <w:szCs w:val="22"/>
        </w:rPr>
        <w:t xml:space="preserve">. Las zonas de la imagen que se encuentran por fuera del rango de descriptores se rellenan de un valor nulo. </w:t>
      </w:r>
      <w:r w:rsidRPr="00896D6E">
        <w:rPr>
          <w:color w:val="000000"/>
          <w:sz w:val="22"/>
          <w:szCs w:val="22"/>
        </w:rPr>
        <w:t xml:space="preserve">La </w:t>
      </w:r>
      <w:r w:rsidR="00896D6E" w:rsidRPr="00896D6E">
        <w:rPr>
          <w:color w:val="000000"/>
          <w:sz w:val="22"/>
          <w:szCs w:val="22"/>
        </w:rPr>
        <w:fldChar w:fldCharType="begin"/>
      </w:r>
      <w:r w:rsidR="00896D6E" w:rsidRPr="00896D6E">
        <w:rPr>
          <w:color w:val="000000"/>
          <w:sz w:val="22"/>
          <w:szCs w:val="22"/>
        </w:rPr>
        <w:instrText xml:space="preserve"> REF _Ref529814735 \h </w:instrText>
      </w:r>
      <w:r w:rsidR="00896D6E">
        <w:rPr>
          <w:color w:val="000000"/>
          <w:sz w:val="22"/>
          <w:szCs w:val="22"/>
        </w:rPr>
        <w:instrText xml:space="preserve"> \* MERGEFORMAT </w:instrText>
      </w:r>
      <w:r w:rsidR="00896D6E" w:rsidRPr="00896D6E">
        <w:rPr>
          <w:color w:val="000000"/>
          <w:sz w:val="22"/>
          <w:szCs w:val="22"/>
        </w:rPr>
      </w:r>
      <w:r w:rsidR="00896D6E" w:rsidRPr="00896D6E">
        <w:rPr>
          <w:color w:val="000000"/>
          <w:sz w:val="22"/>
          <w:szCs w:val="22"/>
        </w:rPr>
        <w:fldChar w:fldCharType="separate"/>
      </w:r>
      <w:ins w:id="223" w:author="Eder Mauricio Abello Rodríguez" w:date="2018-11-30T07:35:00Z">
        <w:r w:rsidR="00A71D04" w:rsidRPr="00A71D04">
          <w:rPr>
            <w:sz w:val="22"/>
            <w:szCs w:val="22"/>
            <w:rPrChange w:id="224" w:author="Eder Mauricio Abello Rodríguez" w:date="2018-11-30T07:35:00Z">
              <w:rPr/>
            </w:rPrChange>
          </w:rPr>
          <w:t xml:space="preserve">Figura </w:t>
        </w:r>
        <w:r w:rsidR="00A71D04" w:rsidRPr="00A71D04">
          <w:rPr>
            <w:noProof/>
            <w:sz w:val="22"/>
            <w:szCs w:val="22"/>
            <w:rPrChange w:id="225" w:author="Eder Mauricio Abello Rodríguez" w:date="2018-11-30T07:35:00Z">
              <w:rPr>
                <w:noProof/>
              </w:rPr>
            </w:rPrChange>
          </w:rPr>
          <w:t>12</w:t>
        </w:r>
      </w:ins>
      <w:del w:id="226" w:author="Eder Mauricio Abello Rodríguez" w:date="2018-11-30T07:35:00Z">
        <w:r w:rsidR="00FC40B8" w:rsidRPr="00A71D04" w:rsidDel="00A71D04">
          <w:rPr>
            <w:sz w:val="22"/>
            <w:szCs w:val="22"/>
          </w:rPr>
          <w:delText xml:space="preserve">Figura </w:delText>
        </w:r>
        <w:r w:rsidR="00FC40B8" w:rsidRPr="00A71D04" w:rsidDel="00A71D04">
          <w:rPr>
            <w:noProof/>
            <w:sz w:val="22"/>
            <w:szCs w:val="22"/>
          </w:rPr>
          <w:delText>12</w:delText>
        </w:r>
      </w:del>
      <w:r w:rsidR="00896D6E" w:rsidRPr="00896D6E">
        <w:rPr>
          <w:color w:val="000000"/>
          <w:sz w:val="22"/>
          <w:szCs w:val="22"/>
        </w:rPr>
        <w:fldChar w:fldCharType="end"/>
      </w:r>
      <w:r w:rsidR="00896D6E" w:rsidRPr="00896D6E">
        <w:rPr>
          <w:color w:val="000000"/>
          <w:sz w:val="22"/>
          <w:szCs w:val="22"/>
        </w:rPr>
        <w:t xml:space="preserve"> </w:t>
      </w:r>
      <w:r w:rsidRPr="00896D6E">
        <w:rPr>
          <w:color w:val="000000"/>
          <w:sz w:val="22"/>
          <w:szCs w:val="22"/>
        </w:rPr>
        <w:t>muestra un</w:t>
      </w:r>
      <w:r>
        <w:rPr>
          <w:color w:val="000000"/>
          <w:sz w:val="22"/>
          <w:szCs w:val="22"/>
        </w:rPr>
        <w:t xml:space="preserve"> ejemplo de las imágenes obtenidas para el entrenamiento del CNN, para distintas acciones ejecutadas dentro del caso de estudio seleccionado. Aunque la </w:t>
      </w:r>
      <w:r w:rsidR="00F0133A">
        <w:rPr>
          <w:color w:val="000000"/>
          <w:sz w:val="22"/>
          <w:szCs w:val="22"/>
        </w:rPr>
        <w:t>redimensión</w:t>
      </w:r>
      <w:r>
        <w:rPr>
          <w:color w:val="000000"/>
          <w:sz w:val="22"/>
          <w:szCs w:val="22"/>
        </w:rPr>
        <w:t xml:space="preserve"> de descriptores se aplica para la generación de las imágenes base para las CNN, esta estrategia se puede aplicar de igual forma para el desarrollo de otros modelos de clasificación como las neuronales o SVM. Adicionalmente, a partir de la extracción de la secuencia de poses se pueden desarrollar clasificadores basados en Cadenas Ocultas de Markov, que eliminan la dependencia de un tamaño fijo de descriptores.</w:t>
      </w:r>
    </w:p>
    <w:p w14:paraId="5B0180A5" w14:textId="77777777" w:rsidR="00537A9E" w:rsidRDefault="00537A9E" w:rsidP="00537A9E">
      <w:pPr>
        <w:pStyle w:val="NormalWeb"/>
        <w:spacing w:before="240" w:beforeAutospacing="0" w:after="120" w:afterAutospacing="0"/>
        <w:jc w:val="center"/>
      </w:pPr>
      <w:r>
        <w:rPr>
          <w:noProof/>
          <w:color w:val="000000"/>
          <w:sz w:val="22"/>
          <w:szCs w:val="22"/>
        </w:rPr>
        <w:drawing>
          <wp:inline distT="0" distB="0" distL="0" distR="0" wp14:anchorId="7DBCCEC7" wp14:editId="4F55B695">
            <wp:extent cx="1200785" cy="1216660"/>
            <wp:effectExtent l="0" t="0" r="0" b="2540"/>
            <wp:docPr id="12" name="Imagen 12" descr="https://lh6.googleusercontent.com/wz_AiXVBb6mEwe-FCSM9xCD3Ubimz-02KMsJ2CyZ5Y_iYrgPFSYsv1a3EiyR_sSkEO5UUyPkLeeeVet8X-d2UJAV5zN9blSqXpJOJok81dB192npZcGOhzOer_KCncX_Ym14L2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6.googleusercontent.com/wz_AiXVBb6mEwe-FCSM9xCD3Ubimz-02KMsJ2CyZ5Y_iYrgPFSYsv1a3EiyR_sSkEO5UUyPkLeeeVet8X-d2UJAV5zN9blSqXpJOJok81dB192npZcGOhzOer_KCncX_Ym14L2r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00785" cy="1216660"/>
                    </a:xfrm>
                    <a:prstGeom prst="rect">
                      <a:avLst/>
                    </a:prstGeom>
                    <a:noFill/>
                    <a:ln>
                      <a:noFill/>
                    </a:ln>
                  </pic:spPr>
                </pic:pic>
              </a:graphicData>
            </a:graphic>
          </wp:inline>
        </w:drawing>
      </w:r>
      <w:r>
        <w:rPr>
          <w:color w:val="000000"/>
          <w:sz w:val="22"/>
          <w:szCs w:val="22"/>
        </w:rPr>
        <w:t xml:space="preserve">     </w:t>
      </w:r>
      <w:r>
        <w:rPr>
          <w:noProof/>
          <w:color w:val="000000"/>
          <w:sz w:val="22"/>
          <w:szCs w:val="22"/>
        </w:rPr>
        <w:drawing>
          <wp:inline distT="0" distB="0" distL="0" distR="0" wp14:anchorId="264A4992" wp14:editId="0AF53EE8">
            <wp:extent cx="1184910" cy="1208405"/>
            <wp:effectExtent l="0" t="0" r="0" b="0"/>
            <wp:docPr id="11" name="Imagen 11" descr="https://lh3.googleusercontent.com/-jF4tNgBfjHhatYJx6qD5R0Pvxacp1SfLQ5mXxX5aGETjxAF573JOdZ5bTidVIAkCndyTBWgP6iGeQbSa7NkniM0zna6_CnJqt9jrt1L0pAi_5l65q4XcAh2uAfNM8wdhi2S9w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jF4tNgBfjHhatYJx6qD5R0Pvxacp1SfLQ5mXxX5aGETjxAF573JOdZ5bTidVIAkCndyTBWgP6iGeQbSa7NkniM0zna6_CnJqt9jrt1L0pAi_5l65q4XcAh2uAfNM8wdhi2S9wb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84910" cy="1208405"/>
                    </a:xfrm>
                    <a:prstGeom prst="rect">
                      <a:avLst/>
                    </a:prstGeom>
                    <a:noFill/>
                    <a:ln>
                      <a:noFill/>
                    </a:ln>
                  </pic:spPr>
                </pic:pic>
              </a:graphicData>
            </a:graphic>
          </wp:inline>
        </w:drawing>
      </w:r>
      <w:r>
        <w:rPr>
          <w:color w:val="000000"/>
          <w:sz w:val="22"/>
          <w:szCs w:val="22"/>
        </w:rPr>
        <w:t xml:space="preserve">   </w:t>
      </w:r>
      <w:r>
        <w:rPr>
          <w:noProof/>
          <w:color w:val="000000"/>
          <w:sz w:val="22"/>
          <w:szCs w:val="22"/>
        </w:rPr>
        <w:drawing>
          <wp:inline distT="0" distB="0" distL="0" distR="0" wp14:anchorId="7D7B0E17" wp14:editId="74D870F4">
            <wp:extent cx="1192530" cy="1200785"/>
            <wp:effectExtent l="0" t="0" r="7620" b="0"/>
            <wp:docPr id="10" name="Imagen 10" descr="https://lh3.googleusercontent.com/XehS3J7QuMns2qy_QH6rEopAPvrnE9o-oDGw-OXqgViO7YcPcruDWEROoWOiSr8CHNF12V2hkVojRKa4-3-Dx56CrSzJAD__6r9zORAlyDhwWj8j-ZFhOtm6EUPCvZ3wsJYhSq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XehS3J7QuMns2qy_QH6rEopAPvrnE9o-oDGw-OXqgViO7YcPcruDWEROoWOiSr8CHNF12V2hkVojRKa4-3-Dx56CrSzJAD__6r9zORAlyDhwWj8j-ZFhOtm6EUPCvZ3wsJYhSq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92530" cy="1200785"/>
                    </a:xfrm>
                    <a:prstGeom prst="rect">
                      <a:avLst/>
                    </a:prstGeom>
                    <a:noFill/>
                    <a:ln>
                      <a:noFill/>
                    </a:ln>
                  </pic:spPr>
                </pic:pic>
              </a:graphicData>
            </a:graphic>
          </wp:inline>
        </w:drawing>
      </w:r>
    </w:p>
    <w:p w14:paraId="63B113B4" w14:textId="1B0A261F" w:rsidR="00537A9E" w:rsidRPr="00896D6E" w:rsidRDefault="00896D6E" w:rsidP="00896D6E">
      <w:pPr>
        <w:pStyle w:val="Descripcin"/>
        <w:rPr>
          <w:rFonts w:ascii="Calibri" w:hAnsi="Calibri" w:cs="Calibri"/>
        </w:rPr>
      </w:pPr>
      <w:bookmarkStart w:id="227" w:name="_Ref529814735"/>
      <w:r>
        <w:t xml:space="preserve">Figura </w:t>
      </w:r>
      <w:r>
        <w:fldChar w:fldCharType="begin"/>
      </w:r>
      <w:r>
        <w:instrText xml:space="preserve"> SEQ Figura \* ARABIC </w:instrText>
      </w:r>
      <w:r>
        <w:fldChar w:fldCharType="separate"/>
      </w:r>
      <w:r w:rsidR="00A71D04">
        <w:rPr>
          <w:noProof/>
        </w:rPr>
        <w:t>12</w:t>
      </w:r>
      <w:r>
        <w:fldChar w:fldCharType="end"/>
      </w:r>
      <w:bookmarkEnd w:id="227"/>
      <w:r>
        <w:t>:</w:t>
      </w:r>
      <w:r w:rsidR="00537A9E">
        <w:rPr>
          <w:rFonts w:ascii="Calibri" w:hAnsi="Calibri" w:cs="Calibri"/>
        </w:rPr>
        <w:t xml:space="preserve"> Ejemplo de imágenes generadas como descriptores de entrada para el entrenamiento de una red CNN. </w:t>
      </w:r>
    </w:p>
    <w:p w14:paraId="1B4DD176" w14:textId="77777777" w:rsidR="00E6244B" w:rsidRDefault="00E6244B" w:rsidP="00537A9E">
      <w:pPr>
        <w:pStyle w:val="NormalWeb"/>
        <w:spacing w:before="240" w:beforeAutospacing="0" w:after="120" w:afterAutospacing="0"/>
        <w:jc w:val="both"/>
      </w:pPr>
      <w:r>
        <w:rPr>
          <w:color w:val="000000"/>
          <w:sz w:val="22"/>
          <w:szCs w:val="22"/>
        </w:rPr>
        <w:t xml:space="preserve">En contraste al clasificador de acciones estáticas, el clasificador de acciones de desplazamiento basa su operación en el análisis de la posición global de la persona. Dado que la mayoría de las acciones que involucran desplazamiento se encuentran asociadas con correr o caminar, la adición de la información del contexto a la acción es una estrategia que aportará información significativa en el desarrollo del clasificador de actividades. La información del contexto dependerá en gran medida del caso de estudio seleccionado, y puede categorizarse en función del sitio en el cual la persona inició, ejecutó y finalizó la acción de desplazamiento. En el contexto del caso de estudio seleccionado, la información de las acciones girará en torno a los objetos de interés monitoreados, que, para este caso, son los vehículos. De acuerdo con la posición inicial y final de la acción, se pueden generar categorías de acciones como acercarse o alejarse de un vehículo, merodear entre vehículos, caminar sobre la calle, entre otros. </w:t>
      </w:r>
    </w:p>
    <w:p w14:paraId="13695304" w14:textId="6CC29DAA" w:rsidR="00537A9E" w:rsidRDefault="00F0133A" w:rsidP="00537A9E">
      <w:pPr>
        <w:pStyle w:val="NormalWeb"/>
        <w:spacing w:before="240" w:beforeAutospacing="0" w:after="120" w:afterAutospacing="0"/>
        <w:jc w:val="both"/>
      </w:pPr>
      <w:r>
        <w:rPr>
          <w:color w:val="000000"/>
          <w:sz w:val="22"/>
          <w:szCs w:val="22"/>
        </w:rPr>
        <w:lastRenderedPageBreak/>
        <w:t>De acuerdo con el</w:t>
      </w:r>
      <w:r w:rsidR="00537A9E">
        <w:rPr>
          <w:color w:val="000000"/>
          <w:sz w:val="22"/>
          <w:szCs w:val="22"/>
        </w:rPr>
        <w:t xml:space="preserve"> modelo propuesto por Saad et al, el último nivel del modelo de inteligencia corresponderá al clasificador de poses a partir de acciones identificadas en la etapa anterior. Al igual que los modelos de reconocimiento utilizados en la detección de acciones, cadenas ocultas de Markov son utilizadas para la clasificación de una secuencia de acciones de longitud variable. Otros trabajos como el desarrollado por el desarrollado por Liu et al utilizan modelos basados en BoW (Bolsa de Palabras en sus siglas en inglés) en la clasificación de actividades a partir de acciones</w:t>
      </w:r>
      <w:r w:rsidR="00896D6E">
        <w:rPr>
          <w:color w:val="000000"/>
          <w:sz w:val="22"/>
          <w:szCs w:val="22"/>
        </w:rPr>
        <w:t xml:space="preserve"> </w:t>
      </w:r>
      <w:sdt>
        <w:sdtPr>
          <w:rPr>
            <w:color w:val="000000"/>
            <w:sz w:val="22"/>
            <w:szCs w:val="22"/>
          </w:rPr>
          <w:id w:val="-2120825651"/>
          <w:citation/>
        </w:sdtPr>
        <w:sdtEndPr/>
        <w:sdtContent>
          <w:r w:rsidR="00896D6E">
            <w:rPr>
              <w:color w:val="000000"/>
              <w:sz w:val="22"/>
              <w:szCs w:val="22"/>
            </w:rPr>
            <w:fldChar w:fldCharType="begin"/>
          </w:r>
          <w:r w:rsidR="00896D6E">
            <w:rPr>
              <w:color w:val="000000"/>
              <w:sz w:val="22"/>
              <w:szCs w:val="22"/>
            </w:rPr>
            <w:instrText xml:space="preserve"> CITATION Liu16 \l 9226 </w:instrText>
          </w:r>
          <w:r w:rsidR="00896D6E">
            <w:rPr>
              <w:color w:val="000000"/>
              <w:sz w:val="22"/>
              <w:szCs w:val="22"/>
            </w:rPr>
            <w:fldChar w:fldCharType="separate"/>
          </w:r>
          <w:r w:rsidR="00055293" w:rsidRPr="00055293">
            <w:rPr>
              <w:noProof/>
              <w:color w:val="000000"/>
              <w:sz w:val="22"/>
              <w:szCs w:val="22"/>
            </w:rPr>
            <w:t>[62]</w:t>
          </w:r>
          <w:r w:rsidR="00896D6E">
            <w:rPr>
              <w:color w:val="000000"/>
              <w:sz w:val="22"/>
              <w:szCs w:val="22"/>
            </w:rPr>
            <w:fldChar w:fldCharType="end"/>
          </w:r>
        </w:sdtContent>
      </w:sdt>
      <w:r w:rsidR="00537A9E">
        <w:rPr>
          <w:color w:val="000000"/>
          <w:sz w:val="22"/>
          <w:szCs w:val="22"/>
        </w:rPr>
        <w:t>. El diccionario de palabras que compone el modelo de Liu et al está compuesto de patrones de secuencias de acciones (o n-gramas), que se encuentran definidos a partir de 1 o 4 elementos. A partir de los descriptores generados por el modelo BoW, se aplican técnicas de clasificación clásicas como redes neuronales o SVM.</w:t>
      </w:r>
    </w:p>
    <w:p w14:paraId="4AA28E4E" w14:textId="77777777" w:rsidR="00537A9E" w:rsidRDefault="00537A9E" w:rsidP="00537A9E">
      <w:pPr>
        <w:pStyle w:val="NormalWeb"/>
        <w:spacing w:before="240" w:beforeAutospacing="0" w:after="120" w:afterAutospacing="0"/>
        <w:jc w:val="both"/>
      </w:pPr>
      <w:r>
        <w:rPr>
          <w:color w:val="000000"/>
          <w:sz w:val="22"/>
          <w:szCs w:val="22"/>
        </w:rPr>
        <w:t xml:space="preserve">La combinación de clasificadores de acciones y actividades da lugar a varios conjuntos de clasificadores, cuya respuesta es enviada para ser evaluada por el agente </w:t>
      </w:r>
      <w:r w:rsidR="00F0133A">
        <w:rPr>
          <w:color w:val="000000"/>
          <w:sz w:val="22"/>
          <w:szCs w:val="22"/>
        </w:rPr>
        <w:t>ensamble</w:t>
      </w:r>
      <w:r>
        <w:rPr>
          <w:color w:val="000000"/>
          <w:sz w:val="22"/>
          <w:szCs w:val="22"/>
        </w:rPr>
        <w:t>. La combinación de clasificadores permite obtener una organización virtual de agentes de clasificación, en la que se puede aplicar mecanismos de votación en la identificación de la actividad ejecutada por la persona.</w:t>
      </w:r>
    </w:p>
    <w:p w14:paraId="593A159C" w14:textId="77777777" w:rsidR="00537A9E" w:rsidRDefault="00537A9E" w:rsidP="005F4B47">
      <w:pPr>
        <w:pStyle w:val="Ttulo2"/>
        <w:numPr>
          <w:ilvl w:val="1"/>
          <w:numId w:val="22"/>
        </w:numPr>
      </w:pPr>
      <w:bookmarkStart w:id="228" w:name="_Toc531325731"/>
      <w:r>
        <w:t xml:space="preserve">Agente </w:t>
      </w:r>
      <w:r w:rsidR="00F0133A">
        <w:t>Ensamble</w:t>
      </w:r>
      <w:bookmarkEnd w:id="228"/>
    </w:p>
    <w:p w14:paraId="245BE242" w14:textId="5C6FBF60" w:rsidR="00537A9E" w:rsidRDefault="00537A9E" w:rsidP="00537A9E">
      <w:pPr>
        <w:pStyle w:val="NormalWeb"/>
        <w:spacing w:before="240" w:beforeAutospacing="0" w:after="120" w:afterAutospacing="0"/>
        <w:jc w:val="both"/>
      </w:pPr>
      <w:r>
        <w:rPr>
          <w:color w:val="000000"/>
          <w:sz w:val="22"/>
          <w:szCs w:val="22"/>
        </w:rPr>
        <w:t xml:space="preserve">Una vez el conjunto de agentes de clasificación identifica de forma individual la actividad ejecutada por la persona, el agente </w:t>
      </w:r>
      <w:r w:rsidR="00F0133A">
        <w:rPr>
          <w:color w:val="000000"/>
          <w:sz w:val="22"/>
          <w:szCs w:val="22"/>
        </w:rPr>
        <w:t>ensamble</w:t>
      </w:r>
      <w:r>
        <w:rPr>
          <w:color w:val="000000"/>
          <w:sz w:val="22"/>
          <w:szCs w:val="22"/>
        </w:rPr>
        <w:t xml:space="preserve"> analiza las respuestas de cada </w:t>
      </w:r>
      <w:r w:rsidR="00F0133A">
        <w:rPr>
          <w:color w:val="000000"/>
          <w:sz w:val="22"/>
          <w:szCs w:val="22"/>
        </w:rPr>
        <w:t>uno</w:t>
      </w:r>
      <w:r>
        <w:rPr>
          <w:color w:val="000000"/>
          <w:sz w:val="22"/>
          <w:szCs w:val="22"/>
        </w:rPr>
        <w:t xml:space="preserve"> de los agentes, y con base en esta información, determina la respuesta global del modelo de clasificación de actividades. El uso de mecanismos de votación ha sido abordado en trabajos como el de </w:t>
      </w:r>
      <w:r w:rsidR="00896D6E">
        <w:rPr>
          <w:color w:val="000000"/>
          <w:sz w:val="22"/>
          <w:szCs w:val="22"/>
        </w:rPr>
        <w:t>Pit</w:t>
      </w:r>
      <w:r>
        <w:rPr>
          <w:color w:val="000000"/>
          <w:sz w:val="22"/>
          <w:szCs w:val="22"/>
        </w:rPr>
        <w:t xml:space="preserve"> et al, en donde se definen roles y protocolos de comunicación orientados a llevar a cabo el proceso de votación en un sistema </w:t>
      </w:r>
      <w:r w:rsidR="00F0133A">
        <w:rPr>
          <w:color w:val="000000"/>
          <w:sz w:val="22"/>
          <w:szCs w:val="22"/>
        </w:rPr>
        <w:t>multiagente</w:t>
      </w:r>
      <w:r w:rsidR="00896D6E">
        <w:rPr>
          <w:color w:val="000000"/>
          <w:sz w:val="22"/>
          <w:szCs w:val="22"/>
        </w:rPr>
        <w:t xml:space="preserve"> </w:t>
      </w:r>
      <w:sdt>
        <w:sdtPr>
          <w:rPr>
            <w:color w:val="000000"/>
            <w:sz w:val="22"/>
            <w:szCs w:val="22"/>
          </w:rPr>
          <w:id w:val="957676061"/>
          <w:citation/>
        </w:sdtPr>
        <w:sdtEndPr/>
        <w:sdtContent>
          <w:r w:rsidR="00896D6E">
            <w:rPr>
              <w:color w:val="000000"/>
              <w:sz w:val="22"/>
              <w:szCs w:val="22"/>
            </w:rPr>
            <w:fldChar w:fldCharType="begin"/>
          </w:r>
          <w:r w:rsidR="00896D6E">
            <w:rPr>
              <w:color w:val="000000"/>
              <w:sz w:val="22"/>
              <w:szCs w:val="22"/>
            </w:rPr>
            <w:instrText xml:space="preserve"> CITATION Pit06 \l 9226 </w:instrText>
          </w:r>
          <w:r w:rsidR="00896D6E">
            <w:rPr>
              <w:color w:val="000000"/>
              <w:sz w:val="22"/>
              <w:szCs w:val="22"/>
            </w:rPr>
            <w:fldChar w:fldCharType="separate"/>
          </w:r>
          <w:r w:rsidR="00055293" w:rsidRPr="00055293">
            <w:rPr>
              <w:noProof/>
              <w:color w:val="000000"/>
              <w:sz w:val="22"/>
              <w:szCs w:val="22"/>
            </w:rPr>
            <w:t>[82]</w:t>
          </w:r>
          <w:r w:rsidR="00896D6E">
            <w:rPr>
              <w:color w:val="000000"/>
              <w:sz w:val="22"/>
              <w:szCs w:val="22"/>
            </w:rPr>
            <w:fldChar w:fldCharType="end"/>
          </w:r>
        </w:sdtContent>
      </w:sdt>
      <w:r>
        <w:rPr>
          <w:color w:val="000000"/>
          <w:sz w:val="22"/>
          <w:szCs w:val="22"/>
        </w:rPr>
        <w:t>. Dado que el modelo propuesto se encuentra orientado al diseño de un sistema distribuido, el uso de un mecanismo de votación genera robustez frente al fallo o la manipulación externa de alguno de los agentes de la organización.</w:t>
      </w:r>
    </w:p>
    <w:p w14:paraId="7403B69F" w14:textId="035C1073" w:rsidR="00537A9E" w:rsidRDefault="00537A9E" w:rsidP="00537A9E">
      <w:pPr>
        <w:pStyle w:val="NormalWeb"/>
        <w:spacing w:before="240" w:beforeAutospacing="0" w:after="120" w:afterAutospacing="0"/>
        <w:jc w:val="both"/>
      </w:pPr>
      <w:r>
        <w:rPr>
          <w:color w:val="000000"/>
          <w:sz w:val="22"/>
          <w:szCs w:val="22"/>
        </w:rPr>
        <w:t xml:space="preserve">En el momento en que uno de los agentes de clasificación envía su resultado, el agente de clasificación espera la respuesta de los demás clasificadores en un tiempo Tc. El mecanismo de votación utilizado en el modelo corresponde al voto de pluralidad, en donde cada agente tiene derecho a un único voto y la actividad con más votos es la seleccionada como ganadora </w:t>
      </w:r>
      <w:sdt>
        <w:sdtPr>
          <w:rPr>
            <w:color w:val="000000"/>
            <w:sz w:val="22"/>
            <w:szCs w:val="22"/>
          </w:rPr>
          <w:id w:val="-390960905"/>
          <w:citation/>
        </w:sdtPr>
        <w:sdtEndPr/>
        <w:sdtContent>
          <w:r w:rsidR="00896D6E">
            <w:rPr>
              <w:color w:val="000000"/>
              <w:sz w:val="22"/>
              <w:szCs w:val="22"/>
            </w:rPr>
            <w:fldChar w:fldCharType="begin"/>
          </w:r>
          <w:r w:rsidR="00896D6E">
            <w:rPr>
              <w:color w:val="000000"/>
              <w:sz w:val="22"/>
              <w:szCs w:val="22"/>
            </w:rPr>
            <w:instrText xml:space="preserve"> CITATION Che11 \l 9226 </w:instrText>
          </w:r>
          <w:r w:rsidR="00896D6E">
            <w:rPr>
              <w:color w:val="000000"/>
              <w:sz w:val="22"/>
              <w:szCs w:val="22"/>
            </w:rPr>
            <w:fldChar w:fldCharType="separate"/>
          </w:r>
          <w:r w:rsidR="00055293" w:rsidRPr="00055293">
            <w:rPr>
              <w:noProof/>
              <w:color w:val="000000"/>
              <w:sz w:val="22"/>
              <w:szCs w:val="22"/>
            </w:rPr>
            <w:t>[83]</w:t>
          </w:r>
          <w:r w:rsidR="00896D6E">
            <w:rPr>
              <w:color w:val="000000"/>
              <w:sz w:val="22"/>
              <w:szCs w:val="22"/>
            </w:rPr>
            <w:fldChar w:fldCharType="end"/>
          </w:r>
        </w:sdtContent>
      </w:sdt>
      <w:r>
        <w:rPr>
          <w:color w:val="000000"/>
          <w:sz w:val="22"/>
          <w:szCs w:val="22"/>
        </w:rPr>
        <w:t>. En caso de presentarse un empate, se selecciona la actividad que cuente con mayor confianza reportada por los algoritmos de clasificación. En caso de continuar el empate, o de no contar con una medida de confianza por parte de los algoritmos de clasificación, el agente de votación selecciona la actividad que tenga el menor valor categórico.</w:t>
      </w:r>
    </w:p>
    <w:p w14:paraId="4D81D7E3" w14:textId="77777777" w:rsidR="00537A9E" w:rsidRDefault="00537A9E" w:rsidP="005F4B47">
      <w:pPr>
        <w:pStyle w:val="Ttulo2"/>
        <w:numPr>
          <w:ilvl w:val="1"/>
          <w:numId w:val="22"/>
        </w:numPr>
      </w:pPr>
      <w:bookmarkStart w:id="229" w:name="_Toc531325732"/>
      <w:r>
        <w:t>Agente Interfaz</w:t>
      </w:r>
      <w:bookmarkEnd w:id="229"/>
    </w:p>
    <w:p w14:paraId="09440F7C" w14:textId="77777777" w:rsidR="00537A9E" w:rsidRDefault="00537A9E" w:rsidP="00537A9E">
      <w:pPr>
        <w:pStyle w:val="NormalWeb"/>
        <w:spacing w:before="240" w:beforeAutospacing="0" w:after="120" w:afterAutospacing="0"/>
        <w:jc w:val="both"/>
      </w:pPr>
      <w:r>
        <w:rPr>
          <w:color w:val="000000"/>
          <w:sz w:val="22"/>
          <w:szCs w:val="22"/>
        </w:rPr>
        <w:t>Una vez la actividad ejecutada por la persona es detectada por el modelo de clasificación, la respuesta es enviada al agente interfaz. Además de gestionar la respuesta obtenida por el sistema de detección de actividades, el agente interfaz se encuentra encargado de la gestión de la interfaz de usuario operada por el personal de seguridad y vigilancia. La interfaz de usuario debe contar con características como la visualización de las cámaras en tiempo real, la repro</w:t>
      </w:r>
      <w:r>
        <w:rPr>
          <w:color w:val="000000"/>
          <w:sz w:val="22"/>
          <w:szCs w:val="22"/>
        </w:rPr>
        <w:lastRenderedPageBreak/>
        <w:t xml:space="preserve">ducción y grabación de videos históricos, </w:t>
      </w:r>
      <w:r w:rsidR="00F0133A">
        <w:rPr>
          <w:color w:val="000000"/>
          <w:sz w:val="22"/>
          <w:szCs w:val="22"/>
        </w:rPr>
        <w:t>la</w:t>
      </w:r>
      <w:r>
        <w:rPr>
          <w:color w:val="000000"/>
          <w:sz w:val="22"/>
          <w:szCs w:val="22"/>
        </w:rPr>
        <w:t xml:space="preserve"> administración de la configuración de las cámaras (formato de video, </w:t>
      </w:r>
      <w:r w:rsidR="00F0133A">
        <w:rPr>
          <w:color w:val="000000"/>
          <w:sz w:val="22"/>
          <w:szCs w:val="22"/>
        </w:rPr>
        <w:t>FPS</w:t>
      </w:r>
      <w:r>
        <w:rPr>
          <w:color w:val="000000"/>
          <w:sz w:val="22"/>
          <w:szCs w:val="22"/>
        </w:rPr>
        <w:t>, resolución) y la detección de actividades inusuales.</w:t>
      </w:r>
    </w:p>
    <w:p w14:paraId="1312D0BB" w14:textId="77777777" w:rsidR="00537A9E" w:rsidRDefault="00537A9E" w:rsidP="00537A9E">
      <w:pPr>
        <w:pStyle w:val="NormalWeb"/>
        <w:spacing w:before="240" w:beforeAutospacing="0" w:after="120" w:afterAutospacing="0"/>
        <w:jc w:val="both"/>
      </w:pPr>
      <w:r>
        <w:rPr>
          <w:color w:val="000000"/>
          <w:sz w:val="22"/>
          <w:szCs w:val="22"/>
        </w:rPr>
        <w:t xml:space="preserve">La detección de una actividad inusual inicia con la respuesta generada por el agente de votación al momento de clasificar una actividad. El modelo de inteligencia del agente interfaz cuenta con una tabla que relaciona cada una de las actividades identificadas por el modelo </w:t>
      </w:r>
      <w:r w:rsidR="00F0133A">
        <w:rPr>
          <w:color w:val="000000"/>
          <w:sz w:val="22"/>
          <w:szCs w:val="22"/>
        </w:rPr>
        <w:t>de acuerdo con el</w:t>
      </w:r>
      <w:r>
        <w:rPr>
          <w:color w:val="000000"/>
          <w:sz w:val="22"/>
          <w:szCs w:val="22"/>
        </w:rPr>
        <w:t xml:space="preserve"> comportamiento de la persona (normal, inusual). La tabla de relación es generada a partir del conocimiento de expertos, y depende en gran medida del contexto sobre el cual se encuentre el caso de estudio seleccionado. En caso de que el agente determine que una de las actividades detectadas corresponde a una actividad inusual, la interfaz genera una alarma sonora y reproduce en pantalla la secuencia de video correspondiente a la actividad identificada. La ubicación y la hora de la acción es mostrada en pantalla, con el objetivo de que el vigilante pueda tomar acciones oportunas frente a la novedad.</w:t>
      </w:r>
    </w:p>
    <w:p w14:paraId="53DE50C0" w14:textId="77777777" w:rsidR="00537A9E" w:rsidRDefault="00537A9E" w:rsidP="00537A9E">
      <w:pPr>
        <w:pStyle w:val="NormalWeb"/>
        <w:spacing w:before="240" w:beforeAutospacing="0" w:after="120" w:afterAutospacing="0"/>
        <w:jc w:val="both"/>
      </w:pPr>
      <w:r>
        <w:rPr>
          <w:color w:val="000000"/>
          <w:sz w:val="22"/>
          <w:szCs w:val="22"/>
        </w:rPr>
        <w:t>En los siguientes capítulos se aterrizará el desarrollo del modelo de agentes y el modelo de inteligencia al caso de estudio seleccionado. Con el objetivo de evaluar el desempeño de cada uno de los clasificadores, se diseñará un protocolo experimental que definirá las actividades objetivo a identificar, la toma de muestras y la recopilación de resultados. Dadas las características de las librerías utilizadas en el desarrollo del módulo de nivel bajo, se utiliza Python como plataforma de desarrollo.</w:t>
      </w:r>
    </w:p>
    <w:p w14:paraId="54DA3E99" w14:textId="1FC0FC45" w:rsidR="00E035D0" w:rsidRDefault="00E035D0" w:rsidP="00E035D0">
      <w:pPr>
        <w:pStyle w:val="Ttulo2"/>
        <w:numPr>
          <w:ilvl w:val="1"/>
          <w:numId w:val="22"/>
        </w:numPr>
      </w:pPr>
      <w:bookmarkStart w:id="230" w:name="_Toc531325734"/>
      <w:r>
        <w:t>Aplicación del Modelo de Detección a Otros Contextos</w:t>
      </w:r>
      <w:bookmarkEnd w:id="230"/>
    </w:p>
    <w:p w14:paraId="53A06685" w14:textId="6BC76EBE" w:rsidR="004404BF" w:rsidRDefault="00E035D0" w:rsidP="00A71D04">
      <w:r>
        <w:t xml:space="preserve">Aunque el desarrollo del modelo de clasificación de actividades se encuentra inspirado en el caso de estudio seleccionado, el uso del método de descomposición de actividades propuesto por Saad et al permite su aplicación en otros contextos. Esto se ve representado en trabajos de autores como </w:t>
      </w:r>
      <w:r w:rsidR="004404BF">
        <w:t xml:space="preserve">Charaaoui et al y Gedat et al, que utilizan la implementación parcial del método de Saad et al para la identificación de acciones cotidianas </w:t>
      </w:r>
      <w:sdt>
        <w:sdtPr>
          <w:id w:val="-1844932538"/>
          <w:citation/>
        </w:sdtPr>
        <w:sdtEndPr/>
        <w:sdtContent>
          <w:r w:rsidR="004404BF">
            <w:fldChar w:fldCharType="begin"/>
          </w:r>
          <w:r w:rsidR="004404BF">
            <w:instrText xml:space="preserve"> CITATION Cha13 \l 9226 </w:instrText>
          </w:r>
          <w:r w:rsidR="004404BF">
            <w:fldChar w:fldCharType="separate"/>
          </w:r>
          <w:r w:rsidR="00055293">
            <w:rPr>
              <w:noProof/>
            </w:rPr>
            <w:t>[52]</w:t>
          </w:r>
          <w:r w:rsidR="004404BF">
            <w:fldChar w:fldCharType="end"/>
          </w:r>
        </w:sdtContent>
      </w:sdt>
      <w:r w:rsidR="004404BF">
        <w:t xml:space="preserve"> y actividades relacionadas con deportes </w:t>
      </w:r>
      <w:sdt>
        <w:sdtPr>
          <w:id w:val="-1535652008"/>
          <w:citation/>
        </w:sdtPr>
        <w:sdtEndPr/>
        <w:sdtContent>
          <w:r w:rsidR="004404BF">
            <w:fldChar w:fldCharType="begin"/>
          </w:r>
          <w:r w:rsidR="004404BF">
            <w:instrText xml:space="preserve"> CITATION Ged17 \l 9226 </w:instrText>
          </w:r>
          <w:r w:rsidR="004404BF">
            <w:fldChar w:fldCharType="separate"/>
          </w:r>
          <w:r w:rsidR="00055293">
            <w:rPr>
              <w:noProof/>
            </w:rPr>
            <w:t>[32]</w:t>
          </w:r>
          <w:r w:rsidR="004404BF">
            <w:fldChar w:fldCharType="end"/>
          </w:r>
        </w:sdtContent>
      </w:sdt>
      <w:r w:rsidR="004404BF">
        <w:t xml:space="preserve">. En los modelos de Charaaoui et al y Gedat et al, el elemento base de la detección de la acción es la pose, que es detectada a partir de métodos de aprendizaje </w:t>
      </w:r>
      <w:r w:rsidR="004F5C2A">
        <w:t xml:space="preserve">supervisado por medio de la definición de poses clave </w:t>
      </w:r>
      <w:sdt>
        <w:sdtPr>
          <w:id w:val="642861118"/>
          <w:citation/>
        </w:sdtPr>
        <w:sdtEndPr/>
        <w:sdtContent>
          <w:r w:rsidR="004F5C2A">
            <w:fldChar w:fldCharType="begin"/>
          </w:r>
          <w:r w:rsidR="004F5C2A">
            <w:instrText xml:space="preserve"> CITATION Ged17 \l 9226 </w:instrText>
          </w:r>
          <w:r w:rsidR="004F5C2A">
            <w:fldChar w:fldCharType="separate"/>
          </w:r>
          <w:r w:rsidR="00055293">
            <w:rPr>
              <w:noProof/>
            </w:rPr>
            <w:t>[32]</w:t>
          </w:r>
          <w:r w:rsidR="004F5C2A">
            <w:fldChar w:fldCharType="end"/>
          </w:r>
        </w:sdtContent>
      </w:sdt>
      <w:r w:rsidR="004F5C2A">
        <w:t xml:space="preserve">, y algoritmos de métodos no supervisado mediante la definición de poses clave identificadas a través de algoritmos de agrupación </w:t>
      </w:r>
      <w:sdt>
        <w:sdtPr>
          <w:id w:val="-1499259942"/>
          <w:citation/>
        </w:sdtPr>
        <w:sdtEndPr/>
        <w:sdtContent>
          <w:r w:rsidR="004F5C2A">
            <w:fldChar w:fldCharType="begin"/>
          </w:r>
          <w:r w:rsidR="004F5C2A">
            <w:instrText xml:space="preserve"> CITATION Cha13 \l 9226 </w:instrText>
          </w:r>
          <w:r w:rsidR="004F5C2A">
            <w:fldChar w:fldCharType="separate"/>
          </w:r>
          <w:r w:rsidR="00055293">
            <w:rPr>
              <w:noProof/>
            </w:rPr>
            <w:t>[52]</w:t>
          </w:r>
          <w:r w:rsidR="004F5C2A">
            <w:fldChar w:fldCharType="end"/>
          </w:r>
        </w:sdtContent>
      </w:sdt>
      <w:r w:rsidR="004F5C2A">
        <w:t>.</w:t>
      </w:r>
    </w:p>
    <w:p w14:paraId="4B89EE95" w14:textId="77777777" w:rsidR="004F5C2A" w:rsidRDefault="004F5C2A" w:rsidP="00A71D04">
      <w:r>
        <w:t xml:space="preserve">Por otra parte, el modelo de inteligencia desarrollado para el agente reidentificación, y en general, el modelo de cooperación desarrollado en el sistema multiagente, permite extrapolar la aplicabilidad del clasificador en </w:t>
      </w:r>
      <w:r w:rsidR="00C109F8">
        <w:t>sistemas CCTV que se encuentren instalados en recintos cerrados</w:t>
      </w:r>
      <w:r>
        <w:t>. Al utilizar descriptores de color en conjunto con la información de la posición global, el sistema de agentes puede identificar actividades en CCTVs que cuenten con cámaras sobrelapadas y no sobrelapadas. Por otra parte, el desarrollo de un modelo orientado</w:t>
      </w:r>
      <w:r w:rsidR="00391A2A">
        <w:t xml:space="preserve"> al uso de sistemas distribuidos favorece la escalabilidad del modelo y permite su implementación en sistemas CCTVs que </w:t>
      </w:r>
      <w:r w:rsidR="00C109F8">
        <w:t>contengan</w:t>
      </w:r>
      <w:r w:rsidR="00391A2A">
        <w:t xml:space="preserve"> una gran cantidad de cámaras.</w:t>
      </w:r>
    </w:p>
    <w:p w14:paraId="0592A40C" w14:textId="76D111AE" w:rsidR="00112CAA" w:rsidRDefault="00391A2A" w:rsidP="00A71D04">
      <w:r>
        <w:t>Una aplicación directa de AC-CCTV en la detecci</w:t>
      </w:r>
      <w:r w:rsidR="00112CAA">
        <w:t xml:space="preserve">ón de actividades inusuales se encuentra en los edificios de oficinas. Los edificios de oficinas cuentan con una información topológica que puede ser reconstruida para posición global de las personas y evaluar su trayectoria. El contexto de las acciones ejecutadas por la persona se encontraría relacionados al sitio del </w:t>
      </w:r>
      <w:r w:rsidR="00112CAA">
        <w:lastRenderedPageBreak/>
        <w:t xml:space="preserve">edificio (comedor, recepción, oficina), su cercanía con objetos de valor o que contienen información sensible y la franja horaria en que se ejecutó la acción (día, noche). Existe una ventaja evidente en el CCTV instalado en las oficinas contra el CCTV instalado en el caso de estudio, relacionada con la calidad de las imágenes obtenidas por las cámaras. En su artículo. Bharathi et al muestra </w:t>
      </w:r>
      <w:r w:rsidR="00C53978">
        <w:t xml:space="preserve">que en la actualidad, el mercado ofrece resoluciones de las cámaras que varían desde los 720p hasta los 1080p </w:t>
      </w:r>
      <w:sdt>
        <w:sdtPr>
          <w:id w:val="496152766"/>
          <w:citation/>
        </w:sdtPr>
        <w:sdtEndPr/>
        <w:sdtContent>
          <w:r w:rsidR="00C53978">
            <w:fldChar w:fldCharType="begin"/>
          </w:r>
          <w:r w:rsidR="00C53978">
            <w:instrText xml:space="preserve">CITATION Bha18 \l 9226 </w:instrText>
          </w:r>
          <w:r w:rsidR="00C53978">
            <w:fldChar w:fldCharType="separate"/>
          </w:r>
          <w:r w:rsidR="00055293">
            <w:rPr>
              <w:noProof/>
            </w:rPr>
            <w:t>[84]</w:t>
          </w:r>
          <w:r w:rsidR="00C53978">
            <w:fldChar w:fldCharType="end"/>
          </w:r>
        </w:sdtContent>
      </w:sdt>
      <w:r w:rsidR="00C53978">
        <w:t xml:space="preserve">. Estas resoluciones ofrecen una mayor información y calidad que las cámaras instaladas en el centro comercial Oviedo, lo </w:t>
      </w:r>
      <w:r w:rsidR="00C109F8">
        <w:t>que</w:t>
      </w:r>
      <w:r w:rsidR="00C53978">
        <w:t xml:space="preserve"> permite aplicar técnicas avanzadas de reidentificación </w:t>
      </w:r>
      <w:r w:rsidR="00C109F8">
        <w:t xml:space="preserve">de personas </w:t>
      </w:r>
      <w:r w:rsidR="00C53978">
        <w:t xml:space="preserve">como el reconocimiento facial </w:t>
      </w:r>
      <w:sdt>
        <w:sdtPr>
          <w:id w:val="243843744"/>
          <w:citation/>
        </w:sdtPr>
        <w:sdtEndPr/>
        <w:sdtContent>
          <w:r w:rsidR="00C53978">
            <w:fldChar w:fldCharType="begin"/>
          </w:r>
          <w:r w:rsidR="00C53978">
            <w:instrText xml:space="preserve"> CITATION MaB12 \l 9226 </w:instrText>
          </w:r>
          <w:r w:rsidR="00C53978">
            <w:fldChar w:fldCharType="separate"/>
          </w:r>
          <w:r w:rsidR="00055293">
            <w:rPr>
              <w:noProof/>
            </w:rPr>
            <w:t>[85]</w:t>
          </w:r>
          <w:r w:rsidR="00C53978">
            <w:fldChar w:fldCharType="end"/>
          </w:r>
        </w:sdtContent>
      </w:sdt>
      <w:r w:rsidR="00C53978">
        <w:t>.</w:t>
      </w:r>
    </w:p>
    <w:p w14:paraId="65AC12A2" w14:textId="77777777" w:rsidR="00C53978" w:rsidRDefault="00C109F8" w:rsidP="00A71D04">
      <w:r>
        <w:t>El uso de información topológica y la identificación del contexto de la actividad, permite de igual forma, extrapolar AC-CCTV en edificios como hospitales, en donde el contexto está asociado a identificar los pacientes y las personas que los rodean, o en conjuntos residenciales, en donde el contexto está asociado con los puntos de acceso de las habitaciones y apartamentos. Aunque el proceso general de detección de actividades se mantiene para todos los contextos, el contexto particular de cada instalación dará las pautas para el uso de técnicas específicas, que mejorarán los resultados finales del modelo de clasificación.</w:t>
      </w:r>
    </w:p>
    <w:p w14:paraId="1553CC7C" w14:textId="77777777" w:rsidR="00112CAA" w:rsidRDefault="00112CAA" w:rsidP="00112CAA">
      <w:pPr>
        <w:pStyle w:val="Ttulo2"/>
        <w:numPr>
          <w:ilvl w:val="1"/>
          <w:numId w:val="22"/>
        </w:numPr>
      </w:pPr>
      <w:bookmarkStart w:id="231" w:name="_Toc531325735"/>
      <w:r>
        <w:t>Algoritmo Macro</w:t>
      </w:r>
      <w:bookmarkEnd w:id="231"/>
    </w:p>
    <w:p w14:paraId="6EA5CB88" w14:textId="3E6FE8D6" w:rsidR="00D737BD" w:rsidRDefault="00112CAA" w:rsidP="00AE21EC">
      <w:r>
        <w:t xml:space="preserve">El proceso mostrado en el </w:t>
      </w:r>
      <w:r>
        <w:fldChar w:fldCharType="begin"/>
      </w:r>
      <w:r>
        <w:instrText xml:space="preserve"> REF _Ref529850834 \h </w:instrText>
      </w:r>
      <w:r>
        <w:fldChar w:fldCharType="separate"/>
      </w:r>
      <w:r w:rsidR="00A71D04">
        <w:t xml:space="preserve">Algoritmo </w:t>
      </w:r>
      <w:r w:rsidR="00A71D04">
        <w:rPr>
          <w:noProof/>
        </w:rPr>
        <w:t>2</w:t>
      </w:r>
      <w:r>
        <w:fldChar w:fldCharType="end"/>
      </w:r>
      <w:r>
        <w:t xml:space="preserve"> describe el conjunto de pasos ejecutados por cada uno de los modelos de inteligencia, desde la captura de la imagen por parte del agente de captura, hasta la emisión de la alerta por parte del agente interfaz. El ciclo que se ejecuta desde el agente de captura hasta el agente reidentificación se realiza por cada imagen emitida por la cámara, mientras que el ciclo que se cumple desde el agente reidentificación hasta el agente interfaz se realiza por cada actividad detectada. Cabe resaltar que el proceso lineal que se muestra en el </w:t>
      </w:r>
      <w:r>
        <w:fldChar w:fldCharType="begin"/>
      </w:r>
      <w:r>
        <w:instrText xml:space="preserve"> REF _Ref529850834 \h </w:instrText>
      </w:r>
      <w:r>
        <w:fldChar w:fldCharType="separate"/>
      </w:r>
      <w:r w:rsidR="00A71D04">
        <w:t xml:space="preserve">Algoritmo </w:t>
      </w:r>
      <w:r w:rsidR="00A71D04">
        <w:rPr>
          <w:noProof/>
        </w:rPr>
        <w:t>2</w:t>
      </w:r>
      <w:r>
        <w:fldChar w:fldCharType="end"/>
      </w:r>
      <w:r>
        <w:t xml:space="preserve"> solo se usa para fines representativos, dado que la arquitectura orientada a agentes desarrollada en el capítulo anterior permite la ejecución de los procesos en paralelo mediante mecanismos pipeline </w:t>
      </w:r>
      <w:sdt>
        <w:sdtPr>
          <w:id w:val="-1017774948"/>
          <w:citation/>
        </w:sdtPr>
        <w:sdtEndPr/>
        <w:sdtContent>
          <w:r>
            <w:fldChar w:fldCharType="begin"/>
          </w:r>
          <w:r>
            <w:instrText xml:space="preserve"> CITATION Ram97 \l 9226 </w:instrText>
          </w:r>
          <w:r>
            <w:fldChar w:fldCharType="separate"/>
          </w:r>
          <w:r w:rsidR="00055293">
            <w:rPr>
              <w:noProof/>
            </w:rPr>
            <w:t>[8]</w:t>
          </w:r>
          <w:r>
            <w:fldChar w:fldCharType="end"/>
          </w:r>
        </w:sdtContent>
      </w:sdt>
      <w:r>
        <w:t>.</w:t>
      </w:r>
    </w:p>
    <w:p w14:paraId="697E2481" w14:textId="77777777" w:rsidR="00E6244B" w:rsidRDefault="00E6244B" w:rsidP="00E6244B">
      <w:r>
        <w:t>En este capítulo se desarrolló el modelo de inteligencia para cada uno de los agentes descritos en la arquitectura de AC-CCTV. En el siguiente capítulo se describe los detalles técnicos de la implementación del modelo, la elaboración del protocolo experimental, la ejecución de pruebas y la recopilación de resultados.</w:t>
      </w:r>
    </w:p>
    <w:p w14:paraId="274B4BB2" w14:textId="77777777" w:rsidR="004E02BB" w:rsidRDefault="004E02BB" w:rsidP="00AE21EC"/>
    <w:p w14:paraId="39787315" w14:textId="77777777" w:rsidR="00E6244B" w:rsidRDefault="00E6244B" w:rsidP="00AE21EC"/>
    <w:p w14:paraId="5CE3C172" w14:textId="77777777" w:rsidR="00E6244B" w:rsidRDefault="00E6244B" w:rsidP="00AE21EC"/>
    <w:p w14:paraId="288123EF" w14:textId="77777777" w:rsidR="00E6244B" w:rsidRDefault="00E6244B" w:rsidP="00AE21EC"/>
    <w:p w14:paraId="7D4C426A" w14:textId="77777777" w:rsidR="00E6244B" w:rsidRDefault="00E6244B" w:rsidP="00AE21EC"/>
    <w:p w14:paraId="719CDE5B" w14:textId="77777777" w:rsidR="00E6244B" w:rsidRDefault="00E6244B" w:rsidP="00AE21EC"/>
    <w:p w14:paraId="2A0B4105" w14:textId="77777777" w:rsidR="004404BF" w:rsidRDefault="004404BF" w:rsidP="00AE21EC"/>
    <w:p w14:paraId="0CCA2F51" w14:textId="77777777" w:rsidR="004404BF" w:rsidRDefault="004404BF" w:rsidP="00AE21EC"/>
    <w:tbl>
      <w:tblPr>
        <w:tblW w:w="0" w:type="auto"/>
        <w:jc w:val="center"/>
        <w:tblCellMar>
          <w:top w:w="15" w:type="dxa"/>
          <w:left w:w="15" w:type="dxa"/>
          <w:bottom w:w="15" w:type="dxa"/>
          <w:right w:w="15" w:type="dxa"/>
        </w:tblCellMar>
        <w:tblLook w:val="04A0" w:firstRow="1" w:lastRow="0" w:firstColumn="1" w:lastColumn="0" w:noHBand="0" w:noVBand="1"/>
      </w:tblPr>
      <w:tblGrid>
        <w:gridCol w:w="7847"/>
      </w:tblGrid>
      <w:tr w:rsidR="0069575F" w:rsidRPr="00ED6124" w14:paraId="0356F580" w14:textId="77777777" w:rsidTr="004E02BB">
        <w:trPr>
          <w:trHeight w:val="40"/>
          <w:jc w:val="center"/>
        </w:trPr>
        <w:tc>
          <w:tcPr>
            <w:tcW w:w="0" w:type="auto"/>
            <w:tcBorders>
              <w:top w:val="single" w:sz="6" w:space="0" w:color="000000"/>
              <w:left w:val="single" w:sz="6" w:space="0" w:color="FFFFFF"/>
              <w:bottom w:val="single" w:sz="6" w:space="0" w:color="000000"/>
              <w:right w:val="single" w:sz="6" w:space="0" w:color="FFFFFF"/>
            </w:tcBorders>
            <w:shd w:val="clear" w:color="auto" w:fill="FFFFFF"/>
            <w:tcMar>
              <w:top w:w="14" w:type="dxa"/>
              <w:left w:w="14" w:type="dxa"/>
              <w:bottom w:w="14" w:type="dxa"/>
              <w:right w:w="14" w:type="dxa"/>
            </w:tcMar>
            <w:vAlign w:val="bottom"/>
            <w:hideMark/>
          </w:tcPr>
          <w:p w14:paraId="4385E961" w14:textId="0684EEC8" w:rsidR="004E02BB" w:rsidRPr="00ED6124" w:rsidRDefault="004E02BB" w:rsidP="0069575F">
            <w:pPr>
              <w:pStyle w:val="Descripcin"/>
              <w:spacing w:before="0" w:after="0"/>
              <w:jc w:val="center"/>
            </w:pPr>
            <w:bookmarkStart w:id="232" w:name="_Ref529850834"/>
            <w:r>
              <w:t xml:space="preserve">Algoritmo </w:t>
            </w:r>
            <w:r>
              <w:fldChar w:fldCharType="begin"/>
            </w:r>
            <w:r>
              <w:instrText xml:space="preserve"> SEQ Algoritmo \* ARABIC </w:instrText>
            </w:r>
            <w:r>
              <w:fldChar w:fldCharType="separate"/>
            </w:r>
            <w:r w:rsidR="00A71D04">
              <w:rPr>
                <w:noProof/>
              </w:rPr>
              <w:t>2</w:t>
            </w:r>
            <w:r>
              <w:fldChar w:fldCharType="end"/>
            </w:r>
            <w:bookmarkEnd w:id="232"/>
            <w:r>
              <w:t xml:space="preserve"> </w:t>
            </w:r>
            <w:r w:rsidRPr="00ED6124">
              <w:t xml:space="preserve">: </w:t>
            </w:r>
            <w:r>
              <w:t xml:space="preserve">Algoritmo macro </w:t>
            </w:r>
            <w:r w:rsidR="0069575F">
              <w:t>– modelo de inteligencia</w:t>
            </w:r>
            <w:r>
              <w:t xml:space="preserve"> clasificación de actividades</w:t>
            </w:r>
          </w:p>
        </w:tc>
      </w:tr>
      <w:tr w:rsidR="0069575F" w14:paraId="4CD613B1" w14:textId="77777777" w:rsidTr="0069575F">
        <w:trPr>
          <w:trHeight w:val="283"/>
          <w:jc w:val="center"/>
        </w:trPr>
        <w:tc>
          <w:tcPr>
            <w:tcW w:w="0" w:type="auto"/>
            <w:tcBorders>
              <w:top w:val="single" w:sz="6" w:space="0" w:color="000000"/>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3A14D903" w14:textId="77777777" w:rsidR="004E02BB" w:rsidRDefault="004E02BB" w:rsidP="004E02BB">
            <w:pPr>
              <w:pStyle w:val="NormalWeb"/>
              <w:spacing w:before="0" w:beforeAutospacing="0" w:after="0" w:afterAutospacing="0"/>
            </w:pPr>
            <w:r>
              <w:rPr>
                <w:rFonts w:ascii="Consolas" w:hAnsi="Consolas"/>
                <w:color w:val="000000"/>
                <w:sz w:val="18"/>
                <w:szCs w:val="18"/>
              </w:rPr>
              <w:t>1</w:t>
            </w:r>
            <w:r w:rsidR="0069575F">
              <w:rPr>
                <w:rFonts w:ascii="Consolas" w:hAnsi="Consolas"/>
                <w:color w:val="000000"/>
                <w:sz w:val="18"/>
                <w:szCs w:val="18"/>
              </w:rPr>
              <w:t xml:space="preserve">  </w:t>
            </w:r>
            <w:r>
              <w:rPr>
                <w:rFonts w:ascii="Consolas" w:hAnsi="Consolas"/>
                <w:b/>
                <w:bCs/>
                <w:color w:val="000000"/>
                <w:sz w:val="18"/>
                <w:szCs w:val="18"/>
              </w:rPr>
              <w:t>function</w:t>
            </w:r>
            <w:r>
              <w:rPr>
                <w:rFonts w:ascii="Consolas" w:hAnsi="Consolas"/>
                <w:color w:val="000000"/>
                <w:sz w:val="18"/>
                <w:szCs w:val="18"/>
              </w:rPr>
              <w:t xml:space="preserve"> </w:t>
            </w:r>
            <w:r w:rsidR="0069575F">
              <w:rPr>
                <w:rFonts w:ascii="Consolas" w:hAnsi="Consolas"/>
                <w:color w:val="000000"/>
                <w:sz w:val="18"/>
                <w:szCs w:val="18"/>
              </w:rPr>
              <w:t>ClasificarActividad</w:t>
            </w:r>
            <w:r>
              <w:rPr>
                <w:rFonts w:ascii="Consolas" w:hAnsi="Consolas"/>
                <w:color w:val="000000"/>
                <w:sz w:val="18"/>
                <w:szCs w:val="18"/>
              </w:rPr>
              <w:t xml:space="preserve">(): </w:t>
            </w:r>
          </w:p>
        </w:tc>
      </w:tr>
      <w:tr w:rsidR="0069575F" w14:paraId="5F514F83"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4BBE51B4" w14:textId="77777777" w:rsidR="004E02BB" w:rsidRDefault="004E02BB" w:rsidP="004E02BB">
            <w:pPr>
              <w:pStyle w:val="NormalWeb"/>
              <w:spacing w:before="0" w:beforeAutospacing="0" w:after="0" w:afterAutospacing="0"/>
            </w:pPr>
            <w:r>
              <w:rPr>
                <w:rFonts w:ascii="Consolas" w:hAnsi="Consolas"/>
                <w:color w:val="000000"/>
                <w:sz w:val="18"/>
                <w:szCs w:val="18"/>
              </w:rPr>
              <w:t>2    </w:t>
            </w:r>
            <w:r w:rsidR="0069575F">
              <w:rPr>
                <w:rFonts w:ascii="Consolas" w:hAnsi="Consolas"/>
                <w:color w:val="000000"/>
                <w:sz w:val="18"/>
                <w:szCs w:val="18"/>
              </w:rPr>
              <w:t>imagen</w:t>
            </w:r>
            <w:r>
              <w:rPr>
                <w:rFonts w:ascii="Consolas" w:hAnsi="Consolas"/>
                <w:color w:val="000000"/>
                <w:sz w:val="18"/>
                <w:szCs w:val="18"/>
              </w:rPr>
              <w:t xml:space="preserve"> = </w:t>
            </w:r>
            <w:r w:rsidR="0069575F">
              <w:rPr>
                <w:rFonts w:ascii="Consolas" w:hAnsi="Consolas"/>
                <w:color w:val="000000"/>
                <w:sz w:val="18"/>
                <w:szCs w:val="18"/>
              </w:rPr>
              <w:t>agente_captura.capturar_imagen()</w:t>
            </w:r>
          </w:p>
        </w:tc>
      </w:tr>
      <w:tr w:rsidR="0069575F" w14:paraId="1C2CEBE5"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4D644EB9" w14:textId="77777777" w:rsidR="004E02BB" w:rsidRDefault="004E02BB" w:rsidP="004E02BB">
            <w:pPr>
              <w:pStyle w:val="NormalWeb"/>
              <w:spacing w:before="0" w:beforeAutospacing="0" w:after="0" w:afterAutospacing="0"/>
              <w:rPr>
                <w:rFonts w:ascii="Consolas" w:hAnsi="Consolas"/>
                <w:color w:val="000000"/>
                <w:sz w:val="18"/>
                <w:szCs w:val="18"/>
              </w:rPr>
            </w:pPr>
            <w:r>
              <w:rPr>
                <w:rFonts w:ascii="Consolas" w:hAnsi="Consolas"/>
                <w:color w:val="000000"/>
                <w:sz w:val="18"/>
                <w:szCs w:val="18"/>
              </w:rPr>
              <w:t>3    </w:t>
            </w:r>
            <w:r w:rsidR="0069575F">
              <w:rPr>
                <w:rFonts w:ascii="Consolas" w:hAnsi="Consolas"/>
                <w:color w:val="000000"/>
                <w:sz w:val="18"/>
                <w:szCs w:val="18"/>
              </w:rPr>
              <w:t>lista_poses = agente_pose.detectar_poses(imagen)</w:t>
            </w:r>
          </w:p>
        </w:tc>
      </w:tr>
      <w:tr w:rsidR="0069575F" w14:paraId="178D1B25"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02627E1F" w14:textId="77777777" w:rsidR="004E02BB" w:rsidRDefault="004E02BB" w:rsidP="004E02BB">
            <w:pPr>
              <w:pStyle w:val="NormalWeb"/>
              <w:spacing w:before="0" w:beforeAutospacing="0" w:after="0" w:afterAutospacing="0"/>
            </w:pPr>
            <w:r>
              <w:rPr>
                <w:rFonts w:ascii="Consolas" w:hAnsi="Consolas"/>
                <w:color w:val="000000"/>
                <w:sz w:val="18"/>
                <w:szCs w:val="18"/>
              </w:rPr>
              <w:t>4    </w:t>
            </w:r>
            <w:r w:rsidR="0069575F">
              <w:rPr>
                <w:rFonts w:ascii="Consolas" w:hAnsi="Consolas"/>
                <w:color w:val="000000"/>
                <w:sz w:val="18"/>
                <w:szCs w:val="18"/>
              </w:rPr>
              <w:t>lista_poses_validas = agente_descriptor.filtrar_poses(lista_poses)</w:t>
            </w:r>
          </w:p>
        </w:tc>
      </w:tr>
      <w:tr w:rsidR="0069575F" w14:paraId="22DCEBDC"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1B57108B" w14:textId="77777777" w:rsidR="0069575F" w:rsidRDefault="004E02BB" w:rsidP="004E02BB">
            <w:pPr>
              <w:pStyle w:val="NormalWeb"/>
              <w:spacing w:before="0" w:beforeAutospacing="0" w:after="0" w:afterAutospacing="0"/>
              <w:rPr>
                <w:rFonts w:ascii="Consolas" w:hAnsi="Consolas"/>
                <w:color w:val="000000"/>
                <w:sz w:val="18"/>
                <w:szCs w:val="18"/>
              </w:rPr>
            </w:pPr>
            <w:r>
              <w:rPr>
                <w:rFonts w:ascii="Consolas" w:hAnsi="Consolas"/>
                <w:color w:val="000000"/>
                <w:sz w:val="18"/>
                <w:szCs w:val="18"/>
              </w:rPr>
              <w:t>5    </w:t>
            </w:r>
            <w:r w:rsidR="0069575F">
              <w:rPr>
                <w:rFonts w:ascii="Consolas" w:hAnsi="Consolas"/>
                <w:color w:val="000000"/>
                <w:sz w:val="18"/>
                <w:szCs w:val="18"/>
              </w:rPr>
              <w:t xml:space="preserve">lista_descriptores = agente_descriptor.calcular_descriptores(imagen, </w:t>
            </w:r>
          </w:p>
          <w:p w14:paraId="76227484" w14:textId="77777777" w:rsidR="0069575F" w:rsidRPr="0069575F" w:rsidRDefault="0069575F" w:rsidP="004E02BB">
            <w:pPr>
              <w:pStyle w:val="NormalWeb"/>
              <w:spacing w:before="0" w:beforeAutospacing="0" w:after="0" w:afterAutospacing="0"/>
              <w:rPr>
                <w:rFonts w:ascii="Consolas" w:hAnsi="Consolas"/>
                <w:color w:val="000000"/>
                <w:sz w:val="18"/>
                <w:szCs w:val="18"/>
              </w:rPr>
            </w:pPr>
            <w:r>
              <w:rPr>
                <w:rFonts w:ascii="Consolas" w:hAnsi="Consolas"/>
                <w:color w:val="000000"/>
                <w:sz w:val="18"/>
                <w:szCs w:val="18"/>
              </w:rPr>
              <w:t xml:space="preserve">                          lista_poses_validas)</w:t>
            </w:r>
          </w:p>
        </w:tc>
      </w:tr>
      <w:tr w:rsidR="0069575F" w14:paraId="1064B897"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10510CCC" w14:textId="77777777" w:rsidR="004E02BB" w:rsidRDefault="004E02BB" w:rsidP="004E02BB">
            <w:pPr>
              <w:pStyle w:val="NormalWeb"/>
              <w:spacing w:before="0" w:beforeAutospacing="0" w:after="0" w:afterAutospacing="0"/>
            </w:pPr>
            <w:r>
              <w:rPr>
                <w:rFonts w:ascii="Consolas" w:hAnsi="Consolas"/>
                <w:color w:val="000000"/>
                <w:sz w:val="18"/>
                <w:szCs w:val="18"/>
              </w:rPr>
              <w:t>6    </w:t>
            </w:r>
            <w:r w:rsidR="0069575F">
              <w:rPr>
                <w:rFonts w:ascii="Consolas" w:hAnsi="Consolas"/>
                <w:color w:val="000000"/>
                <w:sz w:val="18"/>
                <w:szCs w:val="18"/>
              </w:rPr>
              <w:t>agente_reidentificacion = procesar_lista_descriptores(lista_descriptores)</w:t>
            </w:r>
          </w:p>
        </w:tc>
      </w:tr>
      <w:tr w:rsidR="0069575F" w14:paraId="3B7E2615"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030A4177" w14:textId="77777777" w:rsidR="004E02BB" w:rsidRDefault="004E02BB" w:rsidP="004E02BB">
            <w:pPr>
              <w:pStyle w:val="NormalWeb"/>
              <w:spacing w:before="0" w:beforeAutospacing="0" w:after="0" w:afterAutospacing="0"/>
            </w:pPr>
            <w:r>
              <w:rPr>
                <w:rFonts w:ascii="Consolas" w:hAnsi="Consolas"/>
                <w:color w:val="000000"/>
                <w:sz w:val="18"/>
                <w:szCs w:val="18"/>
              </w:rPr>
              <w:t>7    </w:t>
            </w:r>
            <w:r w:rsidR="0069575F" w:rsidRPr="0069575F">
              <w:rPr>
                <w:rFonts w:ascii="Consolas" w:hAnsi="Consolas"/>
                <w:b/>
                <w:color w:val="000000"/>
                <w:sz w:val="18"/>
                <w:szCs w:val="18"/>
              </w:rPr>
              <w:t>if</w:t>
            </w:r>
            <w:r w:rsidR="0069575F">
              <w:rPr>
                <w:rFonts w:ascii="Consolas" w:hAnsi="Consolas"/>
                <w:color w:val="000000"/>
                <w:sz w:val="18"/>
                <w:szCs w:val="18"/>
              </w:rPr>
              <w:t xml:space="preserve"> agente_reidentificacion.actividad_detectada:</w:t>
            </w:r>
          </w:p>
        </w:tc>
      </w:tr>
      <w:tr w:rsidR="0069575F" w:rsidRPr="0069575F" w14:paraId="0021F173"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hideMark/>
          </w:tcPr>
          <w:p w14:paraId="7187C1C7" w14:textId="77777777" w:rsidR="0069575F" w:rsidRPr="0069575F" w:rsidRDefault="004E02BB" w:rsidP="004E02BB">
            <w:pPr>
              <w:pStyle w:val="NormalWeb"/>
              <w:keepNext/>
              <w:spacing w:before="0" w:beforeAutospacing="0" w:after="0" w:afterAutospacing="0"/>
              <w:rPr>
                <w:rFonts w:ascii="Consolas" w:hAnsi="Consolas"/>
                <w:color w:val="000000"/>
                <w:sz w:val="18"/>
                <w:szCs w:val="18"/>
              </w:rPr>
            </w:pPr>
            <w:r w:rsidRPr="0069575F">
              <w:rPr>
                <w:rFonts w:ascii="Consolas" w:hAnsi="Consolas"/>
                <w:color w:val="000000"/>
                <w:sz w:val="18"/>
                <w:szCs w:val="18"/>
              </w:rPr>
              <w:t>8</w:t>
            </w:r>
            <w:r w:rsidR="0069575F" w:rsidRPr="0069575F">
              <w:rPr>
                <w:rFonts w:ascii="Consolas" w:hAnsi="Consolas"/>
                <w:color w:val="000000"/>
                <w:sz w:val="18"/>
                <w:szCs w:val="18"/>
              </w:rPr>
              <w:t xml:space="preserve">      </w:t>
            </w:r>
            <w:r w:rsidR="0069575F" w:rsidRPr="0069575F">
              <w:rPr>
                <w:rFonts w:ascii="Consolas" w:hAnsi="Consolas"/>
                <w:b/>
                <w:color w:val="000000"/>
                <w:sz w:val="18"/>
                <w:szCs w:val="18"/>
              </w:rPr>
              <w:t>for</w:t>
            </w:r>
            <w:r w:rsidR="0069575F" w:rsidRPr="0069575F">
              <w:rPr>
                <w:rFonts w:ascii="Consolas" w:hAnsi="Consolas"/>
                <w:color w:val="000000"/>
                <w:sz w:val="18"/>
                <w:szCs w:val="18"/>
              </w:rPr>
              <w:t xml:space="preserve"> lista_poses in </w:t>
            </w:r>
            <w:r w:rsidR="0069575F">
              <w:rPr>
                <w:rFonts w:ascii="Consolas" w:hAnsi="Consolas"/>
                <w:color w:val="000000"/>
                <w:sz w:val="18"/>
                <w:szCs w:val="18"/>
              </w:rPr>
              <w:t>agente_reidentificacion.</w:t>
            </w:r>
            <w:r w:rsidR="00114283">
              <w:rPr>
                <w:rFonts w:ascii="Consolas" w:hAnsi="Consolas"/>
                <w:color w:val="000000"/>
                <w:sz w:val="18"/>
                <w:szCs w:val="18"/>
              </w:rPr>
              <w:t>lista_actividades_detectadas</w:t>
            </w:r>
            <w:r w:rsidR="0069575F">
              <w:rPr>
                <w:rFonts w:ascii="Consolas" w:hAnsi="Consolas"/>
                <w:color w:val="000000"/>
                <w:sz w:val="18"/>
                <w:szCs w:val="18"/>
              </w:rPr>
              <w:t>:</w:t>
            </w:r>
          </w:p>
        </w:tc>
      </w:tr>
      <w:tr w:rsidR="0069575F" w:rsidRPr="0069575F" w14:paraId="5C34FB9E"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31386986" w14:textId="77777777" w:rsidR="0069575F" w:rsidRPr="0069575F" w:rsidRDefault="0069575F"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9        lista_acciones = agente_organizador.segmentar_acciones(</w:t>
            </w:r>
            <w:r w:rsidRPr="0069575F">
              <w:rPr>
                <w:rFonts w:ascii="Consolas" w:hAnsi="Consolas"/>
                <w:color w:val="000000"/>
                <w:sz w:val="18"/>
                <w:szCs w:val="18"/>
              </w:rPr>
              <w:t>lista_poses</w:t>
            </w:r>
            <w:r>
              <w:rPr>
                <w:rFonts w:ascii="Consolas" w:hAnsi="Consolas"/>
                <w:color w:val="000000"/>
                <w:sz w:val="18"/>
                <w:szCs w:val="18"/>
              </w:rPr>
              <w:t>)</w:t>
            </w:r>
          </w:p>
        </w:tc>
      </w:tr>
      <w:tr w:rsidR="00114283" w:rsidRPr="0069575F" w14:paraId="2C8F0559"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77A5BEA0" w14:textId="77777777" w:rsidR="00114283" w:rsidRDefault="00114283"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10       acciones_detectadas = list()</w:t>
            </w:r>
          </w:p>
        </w:tc>
      </w:tr>
      <w:tr w:rsidR="0069575F" w:rsidRPr="0069575F" w14:paraId="2479493F"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05CCFFAD" w14:textId="77777777" w:rsidR="0069575F" w:rsidRDefault="0069575F"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1</w:t>
            </w:r>
            <w:r w:rsidR="00114283">
              <w:rPr>
                <w:rFonts w:ascii="Consolas" w:hAnsi="Consolas"/>
                <w:color w:val="000000"/>
                <w:sz w:val="18"/>
                <w:szCs w:val="18"/>
              </w:rPr>
              <w:t>1</w:t>
            </w:r>
            <w:r>
              <w:rPr>
                <w:rFonts w:ascii="Consolas" w:hAnsi="Consolas"/>
                <w:color w:val="000000"/>
                <w:sz w:val="18"/>
                <w:szCs w:val="18"/>
              </w:rPr>
              <w:t xml:space="preserve">       </w:t>
            </w:r>
            <w:r w:rsidRPr="0069575F">
              <w:rPr>
                <w:rFonts w:ascii="Consolas" w:hAnsi="Consolas"/>
                <w:b/>
                <w:color w:val="000000"/>
                <w:sz w:val="18"/>
                <w:szCs w:val="18"/>
              </w:rPr>
              <w:t>for</w:t>
            </w:r>
            <w:r>
              <w:rPr>
                <w:rFonts w:ascii="Consolas" w:hAnsi="Consolas"/>
                <w:color w:val="000000"/>
                <w:sz w:val="18"/>
                <w:szCs w:val="18"/>
              </w:rPr>
              <w:t xml:space="preserve"> accion </w:t>
            </w:r>
            <w:r w:rsidRPr="0069575F">
              <w:rPr>
                <w:rFonts w:ascii="Consolas" w:hAnsi="Consolas"/>
                <w:b/>
                <w:color w:val="000000"/>
                <w:sz w:val="18"/>
                <w:szCs w:val="18"/>
              </w:rPr>
              <w:t>in</w:t>
            </w:r>
            <w:r>
              <w:rPr>
                <w:rFonts w:ascii="Consolas" w:hAnsi="Consolas"/>
                <w:color w:val="000000"/>
                <w:sz w:val="18"/>
                <w:szCs w:val="18"/>
              </w:rPr>
              <w:t xml:space="preserve"> lista_acciones:</w:t>
            </w:r>
          </w:p>
        </w:tc>
      </w:tr>
      <w:tr w:rsidR="0069575F" w:rsidRPr="0069575F" w14:paraId="61665D67"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5BFBAE9B" w14:textId="77777777" w:rsidR="0069575F" w:rsidRDefault="0069575F"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1</w:t>
            </w:r>
            <w:r w:rsidR="00114283">
              <w:rPr>
                <w:rFonts w:ascii="Consolas" w:hAnsi="Consolas"/>
                <w:color w:val="000000"/>
                <w:sz w:val="18"/>
                <w:szCs w:val="18"/>
              </w:rPr>
              <w:t>2</w:t>
            </w:r>
            <w:r>
              <w:rPr>
                <w:rFonts w:ascii="Consolas" w:hAnsi="Consolas"/>
                <w:color w:val="000000"/>
                <w:sz w:val="18"/>
                <w:szCs w:val="18"/>
              </w:rPr>
              <w:t xml:space="preserve">         </w:t>
            </w:r>
            <w:r w:rsidRPr="00114283">
              <w:rPr>
                <w:rFonts w:ascii="Consolas" w:hAnsi="Consolas"/>
                <w:b/>
                <w:color w:val="000000"/>
                <w:sz w:val="18"/>
                <w:szCs w:val="18"/>
              </w:rPr>
              <w:t>if</w:t>
            </w:r>
            <w:r>
              <w:rPr>
                <w:rFonts w:ascii="Consolas" w:hAnsi="Consolas"/>
                <w:color w:val="000000"/>
                <w:sz w:val="18"/>
                <w:szCs w:val="18"/>
              </w:rPr>
              <w:t xml:space="preserve"> accion.movimiento:</w:t>
            </w:r>
          </w:p>
        </w:tc>
      </w:tr>
      <w:tr w:rsidR="0069575F" w:rsidRPr="0069575F" w14:paraId="18ED209D" w14:textId="77777777" w:rsidTr="0069575F">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2F1A243E" w14:textId="77777777" w:rsidR="0069575F" w:rsidRDefault="0069575F"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1</w:t>
            </w:r>
            <w:r w:rsidR="00114283">
              <w:rPr>
                <w:rFonts w:ascii="Consolas" w:hAnsi="Consolas"/>
                <w:color w:val="000000"/>
                <w:sz w:val="18"/>
                <w:szCs w:val="18"/>
              </w:rPr>
              <w:t>3           accion = agente_clasificador.clasificar_accion_estatica(accion)</w:t>
            </w:r>
          </w:p>
        </w:tc>
      </w:tr>
      <w:tr w:rsidR="0069575F" w:rsidRPr="0069575F" w14:paraId="5BE4578D" w14:textId="77777777" w:rsidTr="00114283">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5C08E274" w14:textId="77777777" w:rsidR="0069575F" w:rsidRDefault="0069575F"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14</w:t>
            </w:r>
            <w:r w:rsidR="00114283">
              <w:rPr>
                <w:rFonts w:ascii="Consolas" w:hAnsi="Consolas"/>
                <w:color w:val="000000"/>
                <w:sz w:val="18"/>
                <w:szCs w:val="18"/>
              </w:rPr>
              <w:t xml:space="preserve">         </w:t>
            </w:r>
            <w:r w:rsidR="00114283" w:rsidRPr="00114283">
              <w:rPr>
                <w:rFonts w:ascii="Consolas" w:hAnsi="Consolas"/>
                <w:b/>
                <w:color w:val="000000"/>
                <w:sz w:val="18"/>
                <w:szCs w:val="18"/>
              </w:rPr>
              <w:t>else</w:t>
            </w:r>
            <w:r w:rsidR="00114283">
              <w:rPr>
                <w:rFonts w:ascii="Consolas" w:hAnsi="Consolas"/>
                <w:color w:val="000000"/>
                <w:sz w:val="18"/>
                <w:szCs w:val="18"/>
              </w:rPr>
              <w:t>:</w:t>
            </w:r>
          </w:p>
        </w:tc>
      </w:tr>
      <w:tr w:rsidR="00114283" w:rsidRPr="0069575F" w14:paraId="28A20DA7" w14:textId="77777777" w:rsidTr="00114283">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61FFAD23" w14:textId="77777777" w:rsidR="00114283" w:rsidRDefault="00114283"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15           accion = agente_clasificador.clasificar_accion_movimiento(acción)</w:t>
            </w:r>
          </w:p>
        </w:tc>
      </w:tr>
      <w:tr w:rsidR="00114283" w:rsidRPr="0069575F" w14:paraId="5468285D" w14:textId="77777777" w:rsidTr="00114283">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6BF295C2" w14:textId="77777777" w:rsidR="00114283" w:rsidRDefault="00114283"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16         acciones_detectadas.append(accion)</w:t>
            </w:r>
          </w:p>
        </w:tc>
      </w:tr>
      <w:tr w:rsidR="00114283" w:rsidRPr="0069575F" w14:paraId="32FCDF62" w14:textId="77777777" w:rsidTr="00114283">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3AE15F69" w14:textId="77777777" w:rsidR="00114283" w:rsidRDefault="00114283"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17       actividades_detectadas = agente_clasificador.</w:t>
            </w:r>
          </w:p>
          <w:p w14:paraId="73162100" w14:textId="77777777" w:rsidR="00114283" w:rsidRDefault="00114283"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 xml:space="preserve">                                  clasificar_actividad(acciones_detectadas)</w:t>
            </w:r>
          </w:p>
        </w:tc>
      </w:tr>
      <w:tr w:rsidR="00114283" w:rsidRPr="0069575F" w14:paraId="21BCFE17" w14:textId="77777777" w:rsidTr="00114283">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2A12791C" w14:textId="77777777" w:rsidR="00114283" w:rsidRDefault="00114283"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18       actividad = agente_ensamble.realizar_votacion(actividades_detectadas)</w:t>
            </w:r>
          </w:p>
        </w:tc>
      </w:tr>
      <w:tr w:rsidR="00114283" w:rsidRPr="0069575F" w14:paraId="607C6D7E" w14:textId="77777777" w:rsidTr="00114283">
        <w:trPr>
          <w:trHeight w:val="283"/>
          <w:jc w:val="center"/>
        </w:trPr>
        <w:tc>
          <w:tcPr>
            <w:tcW w:w="0" w:type="auto"/>
            <w:tcBorders>
              <w:top w:val="single" w:sz="6" w:space="0" w:color="FFFFFF"/>
              <w:left w:val="single" w:sz="6" w:space="0" w:color="FFFFFF"/>
              <w:bottom w:val="single" w:sz="6" w:space="0" w:color="FFFFFF"/>
              <w:right w:val="single" w:sz="6" w:space="0" w:color="FFFFFF"/>
            </w:tcBorders>
            <w:shd w:val="clear" w:color="auto" w:fill="FFFFFF"/>
            <w:tcMar>
              <w:top w:w="14" w:type="dxa"/>
              <w:left w:w="14" w:type="dxa"/>
              <w:bottom w:w="14" w:type="dxa"/>
              <w:right w:w="14" w:type="dxa"/>
            </w:tcMar>
          </w:tcPr>
          <w:p w14:paraId="6A6C86CE" w14:textId="77777777" w:rsidR="00114283" w:rsidRDefault="00114283"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 xml:space="preserve">19       </w:t>
            </w:r>
            <w:r w:rsidRPr="00114283">
              <w:rPr>
                <w:rFonts w:ascii="Consolas" w:hAnsi="Consolas"/>
                <w:b/>
                <w:color w:val="000000"/>
                <w:sz w:val="18"/>
                <w:szCs w:val="18"/>
              </w:rPr>
              <w:t>if</w:t>
            </w:r>
            <w:r>
              <w:rPr>
                <w:rFonts w:ascii="Consolas" w:hAnsi="Consolas"/>
                <w:color w:val="000000"/>
                <w:sz w:val="18"/>
                <w:szCs w:val="18"/>
              </w:rPr>
              <w:t xml:space="preserve"> actividad.sospechosa:</w:t>
            </w:r>
          </w:p>
        </w:tc>
      </w:tr>
      <w:tr w:rsidR="00114283" w:rsidRPr="0069575F" w14:paraId="1E6987C2" w14:textId="77777777" w:rsidTr="0069575F">
        <w:trPr>
          <w:trHeight w:val="283"/>
          <w:jc w:val="center"/>
        </w:trPr>
        <w:tc>
          <w:tcPr>
            <w:tcW w:w="0" w:type="auto"/>
            <w:tcBorders>
              <w:top w:val="single" w:sz="6" w:space="0" w:color="FFFFFF"/>
              <w:left w:val="single" w:sz="6" w:space="0" w:color="FFFFFF"/>
              <w:bottom w:val="single" w:sz="6" w:space="0" w:color="000000"/>
              <w:right w:val="single" w:sz="6" w:space="0" w:color="FFFFFF"/>
            </w:tcBorders>
            <w:shd w:val="clear" w:color="auto" w:fill="FFFFFF"/>
            <w:tcMar>
              <w:top w:w="14" w:type="dxa"/>
              <w:left w:w="14" w:type="dxa"/>
              <w:bottom w:w="14" w:type="dxa"/>
              <w:right w:w="14" w:type="dxa"/>
            </w:tcMar>
          </w:tcPr>
          <w:p w14:paraId="208160C1" w14:textId="77777777" w:rsidR="00114283" w:rsidRDefault="00114283" w:rsidP="004E02BB">
            <w:pPr>
              <w:pStyle w:val="NormalWeb"/>
              <w:keepNext/>
              <w:spacing w:before="0" w:beforeAutospacing="0" w:after="0" w:afterAutospacing="0"/>
              <w:rPr>
                <w:rFonts w:ascii="Consolas" w:hAnsi="Consolas"/>
                <w:color w:val="000000"/>
                <w:sz w:val="18"/>
                <w:szCs w:val="18"/>
              </w:rPr>
            </w:pPr>
            <w:r>
              <w:rPr>
                <w:rFonts w:ascii="Consolas" w:hAnsi="Consolas"/>
                <w:color w:val="000000"/>
                <w:sz w:val="18"/>
                <w:szCs w:val="18"/>
              </w:rPr>
              <w:t>20         agente_interfaz.mostar_alerta()</w:t>
            </w:r>
          </w:p>
        </w:tc>
      </w:tr>
    </w:tbl>
    <w:p w14:paraId="5189E76E" w14:textId="77777777" w:rsidR="00B415EB" w:rsidRDefault="00B415EB" w:rsidP="00AE21EC"/>
    <w:p w14:paraId="32804B84" w14:textId="77777777" w:rsidR="00B415EB" w:rsidRPr="0069575F" w:rsidRDefault="00B415EB" w:rsidP="00AE21EC"/>
    <w:p w14:paraId="7EDDD7A6" w14:textId="77777777" w:rsidR="00E201D4" w:rsidRPr="0069575F" w:rsidRDefault="00E201D4">
      <w:pPr>
        <w:spacing w:before="0" w:after="0"/>
        <w:jc w:val="left"/>
      </w:pPr>
      <w:r w:rsidRPr="0069575F">
        <w:br w:type="page"/>
      </w:r>
    </w:p>
    <w:p w14:paraId="1FA6ED33" w14:textId="77777777" w:rsidR="00E201D4" w:rsidRDefault="00E201D4" w:rsidP="005F4B47">
      <w:pPr>
        <w:pStyle w:val="Ttulo"/>
        <w:numPr>
          <w:ilvl w:val="0"/>
          <w:numId w:val="22"/>
        </w:numPr>
        <w:rPr>
          <w:sz w:val="48"/>
          <w:lang w:eastAsia="es-CO"/>
        </w:rPr>
      </w:pPr>
      <w:bookmarkStart w:id="233" w:name="_Toc531325736"/>
      <w:r>
        <w:lastRenderedPageBreak/>
        <w:t xml:space="preserve">Implementación </w:t>
      </w:r>
      <w:r w:rsidR="003C2680">
        <w:t>y Resultados</w:t>
      </w:r>
      <w:bookmarkEnd w:id="233"/>
    </w:p>
    <w:p w14:paraId="61E67499" w14:textId="77777777" w:rsidR="003C2680" w:rsidRDefault="003C2680" w:rsidP="00E201D4"/>
    <w:p w14:paraId="6113FED3" w14:textId="77777777" w:rsidR="00E201D4" w:rsidRDefault="00E201D4" w:rsidP="003C2680">
      <w:pPr>
        <w:pStyle w:val="NormalWeb"/>
        <w:spacing w:before="240" w:beforeAutospacing="0" w:after="120" w:afterAutospacing="0"/>
        <w:jc w:val="both"/>
      </w:pPr>
      <w:r>
        <w:rPr>
          <w:color w:val="000000"/>
          <w:sz w:val="22"/>
          <w:szCs w:val="22"/>
        </w:rPr>
        <w:t xml:space="preserve">En este capítulo se describe la implementación del modelo de detección de actividades inusuales desarrollado en los capítulos anteriores. Más que buscar el desarrollo de un producto de software que pueda funcionar en un ambiente de producción, la implementación del modelo tiene como objetivo de evaluar el desempeño del modelo de inteligencia desarrollado en los niveles medio y alto del sistema de detección de actividades. La primera sección del capítulo describe detalles técnicos acerca de la implementación del modelo en componentes de software. </w:t>
      </w:r>
      <w:r w:rsidR="00B415EB">
        <w:rPr>
          <w:color w:val="000000"/>
          <w:sz w:val="22"/>
          <w:szCs w:val="22"/>
        </w:rPr>
        <w:t>Las siguientes secciones</w:t>
      </w:r>
      <w:r>
        <w:rPr>
          <w:color w:val="000000"/>
          <w:sz w:val="22"/>
          <w:szCs w:val="22"/>
        </w:rPr>
        <w:t xml:space="preserve"> del capítulo describe el protocolo experimental desarrollado para la ejecución de pruebas</w:t>
      </w:r>
      <w:r w:rsidR="00B415EB">
        <w:rPr>
          <w:color w:val="000000"/>
          <w:sz w:val="22"/>
          <w:szCs w:val="22"/>
        </w:rPr>
        <w:t>,</w:t>
      </w:r>
      <w:r>
        <w:rPr>
          <w:color w:val="000000"/>
          <w:sz w:val="22"/>
          <w:szCs w:val="22"/>
        </w:rPr>
        <w:t xml:space="preserve"> la recopilación</w:t>
      </w:r>
      <w:r w:rsidR="00B415EB">
        <w:rPr>
          <w:color w:val="000000"/>
          <w:sz w:val="22"/>
          <w:szCs w:val="22"/>
        </w:rPr>
        <w:t xml:space="preserve"> y el análisis</w:t>
      </w:r>
      <w:r>
        <w:rPr>
          <w:color w:val="000000"/>
          <w:sz w:val="22"/>
          <w:szCs w:val="22"/>
        </w:rPr>
        <w:t xml:space="preserve"> de resultados.</w:t>
      </w:r>
    </w:p>
    <w:p w14:paraId="5723DE69" w14:textId="77777777" w:rsidR="00E201D4" w:rsidRDefault="00E201D4" w:rsidP="005F4B47">
      <w:pPr>
        <w:pStyle w:val="Ttulo2"/>
        <w:numPr>
          <w:ilvl w:val="1"/>
          <w:numId w:val="22"/>
        </w:numPr>
      </w:pPr>
      <w:bookmarkStart w:id="234" w:name="_Toc531325737"/>
      <w:r>
        <w:t>Implementación del modelo de detección de actividades</w:t>
      </w:r>
      <w:bookmarkEnd w:id="234"/>
    </w:p>
    <w:p w14:paraId="1618425B" w14:textId="357B6FA2" w:rsidR="00E201D4" w:rsidRDefault="00E201D4" w:rsidP="00E201D4">
      <w:pPr>
        <w:pStyle w:val="NormalWeb"/>
        <w:spacing w:before="240" w:beforeAutospacing="0" w:after="120" w:afterAutospacing="0"/>
        <w:jc w:val="both"/>
      </w:pPr>
      <w:r>
        <w:rPr>
          <w:color w:val="000000"/>
          <w:sz w:val="22"/>
          <w:szCs w:val="22"/>
        </w:rPr>
        <w:t>En el desarrollo del modelo de inteligencia orientado a agentes se seleccionó OpenPose como librería para la implementación de la etapa de bajo nivel. La versión de OpenPose publicada en 2018 cuenta con integraciones para los lenguajes de programación C++ y Python. Aunque se ha demostrado que lenguajes compilados como C++ cuentan con mejor desempeño que lenguajes interpretados como Python</w:t>
      </w:r>
      <w:r w:rsidR="00896D6E">
        <w:rPr>
          <w:color w:val="000000"/>
          <w:sz w:val="22"/>
          <w:szCs w:val="22"/>
        </w:rPr>
        <w:t xml:space="preserve"> </w:t>
      </w:r>
      <w:sdt>
        <w:sdtPr>
          <w:rPr>
            <w:color w:val="000000"/>
            <w:sz w:val="22"/>
            <w:szCs w:val="22"/>
          </w:rPr>
          <w:id w:val="-426973981"/>
          <w:citation/>
        </w:sdtPr>
        <w:sdtEndPr/>
        <w:sdtContent>
          <w:r w:rsidR="00896D6E">
            <w:rPr>
              <w:color w:val="000000"/>
              <w:sz w:val="22"/>
              <w:szCs w:val="22"/>
            </w:rPr>
            <w:fldChar w:fldCharType="begin"/>
          </w:r>
          <w:r w:rsidR="00896D6E">
            <w:rPr>
              <w:color w:val="000000"/>
              <w:sz w:val="22"/>
              <w:szCs w:val="22"/>
            </w:rPr>
            <w:instrText xml:space="preserve"> CITATION Rom96 \l 9226 </w:instrText>
          </w:r>
          <w:r w:rsidR="00896D6E">
            <w:rPr>
              <w:color w:val="000000"/>
              <w:sz w:val="22"/>
              <w:szCs w:val="22"/>
            </w:rPr>
            <w:fldChar w:fldCharType="separate"/>
          </w:r>
          <w:r w:rsidR="00055293" w:rsidRPr="00055293">
            <w:rPr>
              <w:noProof/>
              <w:color w:val="000000"/>
              <w:sz w:val="22"/>
              <w:szCs w:val="22"/>
            </w:rPr>
            <w:t>[86]</w:t>
          </w:r>
          <w:r w:rsidR="00896D6E">
            <w:rPr>
              <w:color w:val="000000"/>
              <w:sz w:val="22"/>
              <w:szCs w:val="22"/>
            </w:rPr>
            <w:fldChar w:fldCharType="end"/>
          </w:r>
        </w:sdtContent>
      </w:sdt>
      <w:r>
        <w:rPr>
          <w:color w:val="000000"/>
          <w:sz w:val="22"/>
          <w:szCs w:val="22"/>
        </w:rPr>
        <w:t>, se selecciona a Python como lenguaje de programación gracias a que su facilidad de uso permite reducir los tiempos de implementación del software. Adicionalmente, Python cuenta con integraciones a librerías de procesamiento de imágenes e inteligencia artificial como OpenCV, TensorFlow y Caffe.</w:t>
      </w:r>
    </w:p>
    <w:p w14:paraId="3BB6593A" w14:textId="7595D499" w:rsidR="00E201D4" w:rsidRDefault="00B415EB" w:rsidP="00E201D4">
      <w:pPr>
        <w:pStyle w:val="NormalWeb"/>
        <w:spacing w:before="240" w:beforeAutospacing="0" w:after="120" w:afterAutospacing="0"/>
        <w:jc w:val="both"/>
      </w:pPr>
      <w:r>
        <w:rPr>
          <w:color w:val="000000"/>
          <w:sz w:val="22"/>
          <w:szCs w:val="22"/>
        </w:rPr>
        <w:t>De acuerdo con</w:t>
      </w:r>
      <w:r w:rsidR="00E201D4">
        <w:rPr>
          <w:color w:val="000000"/>
          <w:sz w:val="22"/>
          <w:szCs w:val="22"/>
        </w:rPr>
        <w:t xml:space="preserve"> lo mencionado en el diseño del modelo de inteligencia, la captura de las imágenes de las cámaras del CCTV se realiza por medio de la implementación de una clase en Python con base en la librería PY-MJPEG</w:t>
      </w:r>
      <w:r w:rsidR="00896D6E">
        <w:rPr>
          <w:color w:val="000000"/>
          <w:sz w:val="22"/>
          <w:szCs w:val="22"/>
        </w:rPr>
        <w:t xml:space="preserve"> </w:t>
      </w:r>
      <w:sdt>
        <w:sdtPr>
          <w:rPr>
            <w:color w:val="000000"/>
            <w:sz w:val="22"/>
            <w:szCs w:val="22"/>
          </w:rPr>
          <w:id w:val="-1196612645"/>
          <w:citation/>
        </w:sdtPr>
        <w:sdtEndPr/>
        <w:sdtContent>
          <w:r w:rsidR="00896D6E">
            <w:rPr>
              <w:color w:val="000000"/>
              <w:sz w:val="22"/>
              <w:szCs w:val="22"/>
            </w:rPr>
            <w:fldChar w:fldCharType="begin"/>
          </w:r>
          <w:r w:rsidR="00896D6E">
            <w:rPr>
              <w:color w:val="000000"/>
              <w:sz w:val="22"/>
              <w:szCs w:val="22"/>
            </w:rPr>
            <w:instrText xml:space="preserve"> CITATION Jan18 \l 9226 </w:instrText>
          </w:r>
          <w:r w:rsidR="00896D6E">
            <w:rPr>
              <w:color w:val="000000"/>
              <w:sz w:val="22"/>
              <w:szCs w:val="22"/>
            </w:rPr>
            <w:fldChar w:fldCharType="separate"/>
          </w:r>
          <w:r w:rsidR="00055293" w:rsidRPr="00055293">
            <w:rPr>
              <w:noProof/>
              <w:color w:val="000000"/>
              <w:sz w:val="22"/>
              <w:szCs w:val="22"/>
            </w:rPr>
            <w:t>[74]</w:t>
          </w:r>
          <w:r w:rsidR="00896D6E">
            <w:rPr>
              <w:color w:val="000000"/>
              <w:sz w:val="22"/>
              <w:szCs w:val="22"/>
            </w:rPr>
            <w:fldChar w:fldCharType="end"/>
          </w:r>
        </w:sdtContent>
      </w:sdt>
      <w:r w:rsidR="00E201D4">
        <w:rPr>
          <w:color w:val="000000"/>
          <w:sz w:val="22"/>
          <w:szCs w:val="22"/>
        </w:rPr>
        <w:t>. Debido a que las cámaras del CCTV del centro comercial cuentan con el protocolo MJPEG, la clase de captura realiza la detección de cuadros a partir de las marcas de inicio y finalización presentes en una imagen JPEG. Una vez la clase realiza la captura de una imagen, asigna una marca de tiempo que dependerá del reloj del sistema operativo. La captura de las imágenes en el sistema se realiza a una resolución de 640x480 y a una tasa de 2 cuadros por segundo.</w:t>
      </w:r>
    </w:p>
    <w:p w14:paraId="5D89DA70" w14:textId="5FBE3C8E" w:rsidR="00E201D4" w:rsidRDefault="00E201D4" w:rsidP="00E201D4">
      <w:pPr>
        <w:pStyle w:val="NormalWeb"/>
        <w:spacing w:before="240" w:beforeAutospacing="0" w:after="120" w:afterAutospacing="0"/>
        <w:jc w:val="both"/>
      </w:pPr>
      <w:r>
        <w:rPr>
          <w:color w:val="000000"/>
          <w:sz w:val="22"/>
          <w:szCs w:val="22"/>
        </w:rPr>
        <w:t>La identificación de poses a partir de la librería OpenPose se realiza por medio del modelo BODY_25, que permite detectar los 15 puntos del esqueleto requeridos en el modelo de inteligencia del agente pose. Durante la compilación e instalación de la librería se activó el soporte GPU disponible para las tarjetas gráficas NVIDIA. El uso de GPUs en el procesamiento de las imágenes permite reducir hasta 8 veces el tiempo de procesamiento por imagen</w:t>
      </w:r>
      <w:r w:rsidR="00E75986">
        <w:rPr>
          <w:color w:val="000000"/>
          <w:sz w:val="22"/>
          <w:szCs w:val="22"/>
        </w:rPr>
        <w:t xml:space="preserve"> </w:t>
      </w:r>
      <w:sdt>
        <w:sdtPr>
          <w:rPr>
            <w:color w:val="000000"/>
            <w:sz w:val="22"/>
            <w:szCs w:val="22"/>
          </w:rPr>
          <w:id w:val="764266975"/>
          <w:citation/>
        </w:sdtPr>
        <w:sdtEndPr/>
        <w:sdtContent>
          <w:r w:rsidR="00E75986">
            <w:rPr>
              <w:color w:val="000000"/>
              <w:sz w:val="22"/>
              <w:szCs w:val="22"/>
            </w:rPr>
            <w:fldChar w:fldCharType="begin"/>
          </w:r>
          <w:r w:rsidR="00E75986">
            <w:rPr>
              <w:color w:val="000000"/>
              <w:sz w:val="22"/>
              <w:szCs w:val="22"/>
            </w:rPr>
            <w:instrText xml:space="preserve"> CITATION CMU181 \l 9226 </w:instrText>
          </w:r>
          <w:r w:rsidR="00E75986">
            <w:rPr>
              <w:color w:val="000000"/>
              <w:sz w:val="22"/>
              <w:szCs w:val="22"/>
            </w:rPr>
            <w:fldChar w:fldCharType="separate"/>
          </w:r>
          <w:r w:rsidR="00055293" w:rsidRPr="00055293">
            <w:rPr>
              <w:noProof/>
              <w:color w:val="000000"/>
              <w:sz w:val="22"/>
              <w:szCs w:val="22"/>
            </w:rPr>
            <w:t>[75]</w:t>
          </w:r>
          <w:r w:rsidR="00E75986">
            <w:rPr>
              <w:color w:val="000000"/>
              <w:sz w:val="22"/>
              <w:szCs w:val="22"/>
            </w:rPr>
            <w:fldChar w:fldCharType="end"/>
          </w:r>
        </w:sdtContent>
      </w:sdt>
      <w:r>
        <w:rPr>
          <w:color w:val="000000"/>
          <w:sz w:val="22"/>
          <w:szCs w:val="22"/>
        </w:rPr>
        <w:t>. Cabe resaltar que BODY_25 es un modelo pre-entrenado que hace parte del conjunto de herramientas que proporciona la librería OpenPose. En las pruebas desarrolladas con BODY_25, se observó que el modelo detecta de forma precisa los videos capturados del centro comercial, incluso en ejemplos con presencia de oclusiones y baja iluminación. Dado que el enfoque del proyecto de investigación está orientado al análisis de las librerías de alto nivel, se propone como trabajo futuro el análisis del desempeño de la librería OpenPose al entrenar un nuevo modelo con ejemplos del caso de estudio seleccionado.</w:t>
      </w:r>
    </w:p>
    <w:p w14:paraId="0C8DE8C3" w14:textId="57612E36" w:rsidR="00E201D4" w:rsidRDefault="00E201D4" w:rsidP="00E201D4">
      <w:pPr>
        <w:pStyle w:val="NormalWeb"/>
        <w:spacing w:before="240" w:beforeAutospacing="0" w:after="120" w:afterAutospacing="0"/>
        <w:jc w:val="both"/>
      </w:pPr>
      <w:r>
        <w:rPr>
          <w:color w:val="000000"/>
          <w:sz w:val="22"/>
          <w:szCs w:val="22"/>
        </w:rPr>
        <w:lastRenderedPageBreak/>
        <w:t>El cálculo de los descriptores asociados a la pose de la persona se desarrolla por medio de las librerías de computación numérica de Python, y la extracción de los descriptores de color se realiza con ayuda de la librería de procesamiento de imágenes OpenCV. La extracción de los colores dominantes de la persona se efectúa a través de la librería scikit-learn, que cuenta con funciones para aplicar métodos de clusterización por medio del algoritmo K-Means</w:t>
      </w:r>
      <w:r w:rsidR="00E75986">
        <w:rPr>
          <w:color w:val="000000"/>
          <w:sz w:val="22"/>
          <w:szCs w:val="22"/>
        </w:rPr>
        <w:t xml:space="preserve"> </w:t>
      </w:r>
      <w:sdt>
        <w:sdtPr>
          <w:rPr>
            <w:color w:val="000000"/>
            <w:sz w:val="22"/>
            <w:szCs w:val="22"/>
          </w:rPr>
          <w:id w:val="-1571964978"/>
          <w:citation/>
        </w:sdtPr>
        <w:sdtEndPr/>
        <w:sdtContent>
          <w:r w:rsidR="00E75986">
            <w:rPr>
              <w:color w:val="000000"/>
              <w:sz w:val="22"/>
              <w:szCs w:val="22"/>
            </w:rPr>
            <w:fldChar w:fldCharType="begin"/>
          </w:r>
          <w:r w:rsidR="00E75986">
            <w:rPr>
              <w:color w:val="000000"/>
              <w:sz w:val="22"/>
              <w:szCs w:val="22"/>
            </w:rPr>
            <w:instrText xml:space="preserve">CITATION sci18 \l 9226 </w:instrText>
          </w:r>
          <w:r w:rsidR="00E75986">
            <w:rPr>
              <w:color w:val="000000"/>
              <w:sz w:val="22"/>
              <w:szCs w:val="22"/>
            </w:rPr>
            <w:fldChar w:fldCharType="separate"/>
          </w:r>
          <w:r w:rsidR="00055293" w:rsidRPr="00055293">
            <w:rPr>
              <w:noProof/>
              <w:color w:val="000000"/>
              <w:sz w:val="22"/>
              <w:szCs w:val="22"/>
            </w:rPr>
            <w:t>[87]</w:t>
          </w:r>
          <w:r w:rsidR="00E75986">
            <w:rPr>
              <w:color w:val="000000"/>
              <w:sz w:val="22"/>
              <w:szCs w:val="22"/>
            </w:rPr>
            <w:fldChar w:fldCharType="end"/>
          </w:r>
        </w:sdtContent>
      </w:sdt>
      <w:r>
        <w:rPr>
          <w:color w:val="000000"/>
          <w:sz w:val="22"/>
          <w:szCs w:val="22"/>
        </w:rPr>
        <w:t>. El cálculo de los descriptores de color a partir de la fórmula CIEDE2000 se realiza por medio de la librería python-colormath, que implementa métodos para realizar conversión de pixeles entre espacios de color y funciones para el cálculo de diferencias de color</w:t>
      </w:r>
      <w:r w:rsidR="00E75986">
        <w:rPr>
          <w:color w:val="000000"/>
          <w:sz w:val="22"/>
          <w:szCs w:val="22"/>
        </w:rPr>
        <w:t xml:space="preserve"> </w:t>
      </w:r>
      <w:sdt>
        <w:sdtPr>
          <w:rPr>
            <w:color w:val="000000"/>
            <w:sz w:val="22"/>
            <w:szCs w:val="22"/>
          </w:rPr>
          <w:id w:val="122821394"/>
          <w:citation/>
        </w:sdtPr>
        <w:sdtEndPr/>
        <w:sdtContent>
          <w:r w:rsidR="00E75986">
            <w:rPr>
              <w:color w:val="000000"/>
              <w:sz w:val="22"/>
              <w:szCs w:val="22"/>
            </w:rPr>
            <w:fldChar w:fldCharType="begin"/>
          </w:r>
          <w:r w:rsidR="00E75986">
            <w:rPr>
              <w:color w:val="000000"/>
              <w:sz w:val="22"/>
              <w:szCs w:val="22"/>
            </w:rPr>
            <w:instrText xml:space="preserve">CITATION pyt18 \l 9226 </w:instrText>
          </w:r>
          <w:r w:rsidR="00E75986">
            <w:rPr>
              <w:color w:val="000000"/>
              <w:sz w:val="22"/>
              <w:szCs w:val="22"/>
            </w:rPr>
            <w:fldChar w:fldCharType="separate"/>
          </w:r>
          <w:r w:rsidR="00055293" w:rsidRPr="00055293">
            <w:rPr>
              <w:noProof/>
              <w:color w:val="000000"/>
              <w:sz w:val="22"/>
              <w:szCs w:val="22"/>
            </w:rPr>
            <w:t>[88]</w:t>
          </w:r>
          <w:r w:rsidR="00E75986">
            <w:rPr>
              <w:color w:val="000000"/>
              <w:sz w:val="22"/>
              <w:szCs w:val="22"/>
            </w:rPr>
            <w:fldChar w:fldCharType="end"/>
          </w:r>
        </w:sdtContent>
      </w:sdt>
      <w:r>
        <w:rPr>
          <w:color w:val="000000"/>
          <w:sz w:val="22"/>
          <w:szCs w:val="22"/>
        </w:rPr>
        <w:t>.</w:t>
      </w:r>
    </w:p>
    <w:p w14:paraId="3B272DCC" w14:textId="77777777" w:rsidR="00E201D4" w:rsidRDefault="00E201D4" w:rsidP="00E201D4">
      <w:pPr>
        <w:pStyle w:val="NormalWeb"/>
        <w:spacing w:before="240" w:beforeAutospacing="0" w:after="120" w:afterAutospacing="0"/>
        <w:jc w:val="both"/>
      </w:pPr>
      <w:r>
        <w:rPr>
          <w:color w:val="000000"/>
          <w:sz w:val="22"/>
          <w:szCs w:val="22"/>
        </w:rPr>
        <w:t xml:space="preserve">El modelo de inteligencia define que el agente de descriptores se encuentra encargado de realizar la clasificación de la pose de la persona. Los modelos de clasificación basados en redes neuronales se desarrollaron a partir de la librería de aprendizaje de máquina TensorFlow. TensorFlow cuenta con APIs de alto nivel que permite el desarrollo de modelos de inteligencia artificial como redes neuronales, CNN (redes neuronales convolucionales por sus siglas en inglés), RNN (redes neuronales recurrentes), entre otros. Adicionalmente, TensorFlow cuenta con integración a las tarjetas de procesamiento gráfico NVIDIA. Al igual que la librería OpenPose, el uso de las GPU en TensorFlow permite la reducción de los tiempos de entrenamiento de los modelos. </w:t>
      </w:r>
    </w:p>
    <w:p w14:paraId="6914C459" w14:textId="1F5EA128" w:rsidR="00E201D4" w:rsidRDefault="00E201D4" w:rsidP="003C2680">
      <w:pPr>
        <w:pStyle w:val="NormalWeb"/>
        <w:spacing w:before="240" w:beforeAutospacing="0" w:after="120" w:afterAutospacing="0"/>
        <w:jc w:val="both"/>
      </w:pPr>
      <w:r>
        <w:rPr>
          <w:color w:val="000000"/>
          <w:sz w:val="22"/>
          <w:szCs w:val="22"/>
        </w:rPr>
        <w:t xml:space="preserve">Por otra parte, los modelos basados en SVM (máquinas de soporte vectorial) se implementaron por medio de la librería scikit-learn, que cuenta de igual forma con librerías para la implementación de SVM a partir de múltiples funciones de Kernel y permite la implementación de modelos multi-clase a partir del paradigma de entrenamiento uno a muchos </w:t>
      </w:r>
      <w:sdt>
        <w:sdtPr>
          <w:rPr>
            <w:color w:val="000000"/>
            <w:sz w:val="22"/>
            <w:szCs w:val="22"/>
          </w:rPr>
          <w:id w:val="-100642694"/>
          <w:citation/>
        </w:sdtPr>
        <w:sdtEndPr/>
        <w:sdtContent>
          <w:r w:rsidR="00E75986">
            <w:rPr>
              <w:color w:val="000000"/>
              <w:sz w:val="22"/>
              <w:szCs w:val="22"/>
            </w:rPr>
            <w:fldChar w:fldCharType="begin"/>
          </w:r>
          <w:r w:rsidR="00E75986">
            <w:rPr>
              <w:color w:val="000000"/>
              <w:sz w:val="22"/>
              <w:szCs w:val="22"/>
            </w:rPr>
            <w:instrText xml:space="preserve"> CITATION sci18 \l 9226 </w:instrText>
          </w:r>
          <w:r w:rsidR="00E75986">
            <w:rPr>
              <w:color w:val="000000"/>
              <w:sz w:val="22"/>
              <w:szCs w:val="22"/>
            </w:rPr>
            <w:fldChar w:fldCharType="separate"/>
          </w:r>
          <w:r w:rsidR="00055293" w:rsidRPr="00055293">
            <w:rPr>
              <w:noProof/>
              <w:color w:val="000000"/>
              <w:sz w:val="22"/>
              <w:szCs w:val="22"/>
            </w:rPr>
            <w:t>[87]</w:t>
          </w:r>
          <w:r w:rsidR="00E75986">
            <w:rPr>
              <w:color w:val="000000"/>
              <w:sz w:val="22"/>
              <w:szCs w:val="22"/>
            </w:rPr>
            <w:fldChar w:fldCharType="end"/>
          </w:r>
        </w:sdtContent>
      </w:sdt>
      <w:r>
        <w:rPr>
          <w:color w:val="000000"/>
          <w:sz w:val="22"/>
          <w:szCs w:val="22"/>
        </w:rPr>
        <w:t>. Así mismo, los modelos que requieren el uso de HMM (cadenas ocultas de Markov), se implementaron a partir de la librería HMM-Learn. HMM-Learn es un conjunto de funciones para el uso de modelos basados en HMM, con capacidad de manejar funciones de emisión multinomiales, gaussianas, y modelos de mezcla gaussianas (GMM por sus siglas en inglés)</w:t>
      </w:r>
      <w:r w:rsidR="00E75986">
        <w:rPr>
          <w:color w:val="000000"/>
          <w:sz w:val="22"/>
          <w:szCs w:val="22"/>
        </w:rPr>
        <w:t xml:space="preserve"> </w:t>
      </w:r>
      <w:sdt>
        <w:sdtPr>
          <w:rPr>
            <w:color w:val="000000"/>
            <w:sz w:val="22"/>
            <w:szCs w:val="22"/>
          </w:rPr>
          <w:id w:val="-982083475"/>
          <w:citation/>
        </w:sdtPr>
        <w:sdtEndPr/>
        <w:sdtContent>
          <w:r w:rsidR="00E75986">
            <w:rPr>
              <w:color w:val="000000"/>
              <w:sz w:val="22"/>
              <w:szCs w:val="22"/>
            </w:rPr>
            <w:fldChar w:fldCharType="begin"/>
          </w:r>
          <w:r w:rsidR="00E75986">
            <w:rPr>
              <w:color w:val="000000"/>
              <w:sz w:val="22"/>
              <w:szCs w:val="22"/>
            </w:rPr>
            <w:instrText xml:space="preserve"> CITATION HMM18 \l 9226 </w:instrText>
          </w:r>
          <w:r w:rsidR="00E75986">
            <w:rPr>
              <w:color w:val="000000"/>
              <w:sz w:val="22"/>
              <w:szCs w:val="22"/>
            </w:rPr>
            <w:fldChar w:fldCharType="separate"/>
          </w:r>
          <w:r w:rsidR="00055293" w:rsidRPr="00055293">
            <w:rPr>
              <w:noProof/>
              <w:color w:val="000000"/>
              <w:sz w:val="22"/>
              <w:szCs w:val="22"/>
            </w:rPr>
            <w:t>[89]</w:t>
          </w:r>
          <w:r w:rsidR="00E75986">
            <w:rPr>
              <w:color w:val="000000"/>
              <w:sz w:val="22"/>
              <w:szCs w:val="22"/>
            </w:rPr>
            <w:fldChar w:fldCharType="end"/>
          </w:r>
        </w:sdtContent>
      </w:sdt>
      <w:r>
        <w:rPr>
          <w:color w:val="000000"/>
          <w:sz w:val="22"/>
          <w:szCs w:val="22"/>
        </w:rPr>
        <w:t xml:space="preserve">. </w:t>
      </w:r>
    </w:p>
    <w:p w14:paraId="5CBD70FB" w14:textId="77777777" w:rsidR="00E201D4" w:rsidRDefault="00E201D4" w:rsidP="005F4B47">
      <w:pPr>
        <w:pStyle w:val="Ttulo2"/>
        <w:numPr>
          <w:ilvl w:val="1"/>
          <w:numId w:val="22"/>
        </w:numPr>
      </w:pPr>
      <w:bookmarkStart w:id="235" w:name="_Toc531325738"/>
      <w:r>
        <w:t>Definición de actividades, acciones y poses</w:t>
      </w:r>
      <w:bookmarkEnd w:id="235"/>
    </w:p>
    <w:p w14:paraId="6AA4478A" w14:textId="17EEB17C" w:rsidR="00E201D4" w:rsidRPr="007915E0" w:rsidRDefault="003C2680" w:rsidP="00E201D4">
      <w:pPr>
        <w:pStyle w:val="NormalWeb"/>
        <w:spacing w:before="240" w:beforeAutospacing="0" w:after="120" w:afterAutospacing="0"/>
        <w:jc w:val="both"/>
        <w:rPr>
          <w:sz w:val="22"/>
          <w:szCs w:val="22"/>
        </w:rPr>
      </w:pPr>
      <w:r>
        <w:rPr>
          <w:color w:val="000000"/>
          <w:sz w:val="22"/>
          <w:szCs w:val="22"/>
        </w:rPr>
        <w:t>De acuerdo con el</w:t>
      </w:r>
      <w:r w:rsidR="00E201D4">
        <w:rPr>
          <w:color w:val="000000"/>
          <w:sz w:val="22"/>
          <w:szCs w:val="22"/>
        </w:rPr>
        <w:t xml:space="preserve"> análisis desarrollado en el capítulo de análisis del caso de estudio, en la </w:t>
      </w:r>
      <w:r w:rsidR="00E75986">
        <w:rPr>
          <w:color w:val="000000"/>
          <w:sz w:val="22"/>
          <w:szCs w:val="22"/>
        </w:rPr>
        <w:fldChar w:fldCharType="begin"/>
      </w:r>
      <w:r w:rsidR="00E75986">
        <w:rPr>
          <w:color w:val="000000"/>
          <w:sz w:val="22"/>
          <w:szCs w:val="22"/>
        </w:rPr>
        <w:instrText xml:space="preserve"> REF _Ref529772346 \h </w:instrText>
      </w:r>
      <w:r w:rsidR="00E75986">
        <w:rPr>
          <w:color w:val="000000"/>
          <w:sz w:val="22"/>
          <w:szCs w:val="22"/>
        </w:rPr>
      </w:r>
      <w:r w:rsidR="00E75986">
        <w:rPr>
          <w:color w:val="000000"/>
          <w:sz w:val="22"/>
          <w:szCs w:val="22"/>
        </w:rPr>
        <w:fldChar w:fldCharType="separate"/>
      </w:r>
      <w:r w:rsidR="00A71D04">
        <w:t xml:space="preserve">Tabla </w:t>
      </w:r>
      <w:r w:rsidR="00A71D04">
        <w:rPr>
          <w:noProof/>
        </w:rPr>
        <w:t>8</w:t>
      </w:r>
      <w:r w:rsidR="00E75986">
        <w:rPr>
          <w:color w:val="000000"/>
          <w:sz w:val="22"/>
          <w:szCs w:val="22"/>
        </w:rPr>
        <w:fldChar w:fldCharType="end"/>
      </w:r>
      <w:r w:rsidR="00E75986">
        <w:rPr>
          <w:color w:val="000000"/>
          <w:sz w:val="22"/>
          <w:szCs w:val="22"/>
        </w:rPr>
        <w:t xml:space="preserve"> </w:t>
      </w:r>
      <w:r w:rsidR="00E201D4">
        <w:rPr>
          <w:color w:val="000000"/>
          <w:sz w:val="22"/>
          <w:szCs w:val="22"/>
        </w:rPr>
        <w:t xml:space="preserve">realiza una categorización de las actividades a identificar dentro del sistema CCTV. La categorización define el nombre de la actividad en el sistema, el comportamiento de la persona (usual, sospechoso), y una descripción de las acciones ejecutadas. Hay que resaltar que, </w:t>
      </w:r>
      <w:r>
        <w:rPr>
          <w:color w:val="000000"/>
          <w:sz w:val="22"/>
          <w:szCs w:val="22"/>
        </w:rPr>
        <w:t>de acuerdo con el</w:t>
      </w:r>
      <w:r w:rsidR="00E201D4">
        <w:rPr>
          <w:color w:val="000000"/>
          <w:sz w:val="22"/>
          <w:szCs w:val="22"/>
        </w:rPr>
        <w:t xml:space="preserve"> análisis efectuado en el desarrollo del modelo de inteligencia, se define las acciones </w:t>
      </w:r>
      <w:r>
        <w:rPr>
          <w:color w:val="000000"/>
          <w:sz w:val="22"/>
          <w:szCs w:val="22"/>
        </w:rPr>
        <w:t>de acuerdo con el</w:t>
      </w:r>
      <w:r w:rsidR="00E201D4">
        <w:rPr>
          <w:color w:val="000000"/>
          <w:sz w:val="22"/>
          <w:szCs w:val="22"/>
        </w:rPr>
        <w:t xml:space="preserve"> desplazamiento de la persona en la ejecución de la actividad. Con base en las actividades </w:t>
      </w:r>
      <w:r w:rsidR="00E201D4" w:rsidRPr="007915E0">
        <w:rPr>
          <w:color w:val="000000"/>
          <w:sz w:val="22"/>
          <w:szCs w:val="22"/>
        </w:rPr>
        <w:t>definidas en la</w:t>
      </w:r>
      <w:r w:rsidR="007915E0" w:rsidRPr="007915E0">
        <w:rPr>
          <w:color w:val="000000"/>
          <w:sz w:val="22"/>
          <w:szCs w:val="22"/>
        </w:rPr>
        <w:t xml:space="preserve"> </w:t>
      </w:r>
      <w:r w:rsidR="007915E0" w:rsidRPr="007915E0">
        <w:rPr>
          <w:color w:val="000000"/>
          <w:sz w:val="22"/>
          <w:szCs w:val="22"/>
        </w:rPr>
        <w:fldChar w:fldCharType="begin"/>
      </w:r>
      <w:r w:rsidR="007915E0" w:rsidRPr="007915E0">
        <w:rPr>
          <w:color w:val="000000"/>
          <w:sz w:val="22"/>
          <w:szCs w:val="22"/>
        </w:rPr>
        <w:instrText xml:space="preserve"> REF _Ref529772346 \h </w:instrText>
      </w:r>
      <w:r w:rsidR="007915E0">
        <w:rPr>
          <w:color w:val="000000"/>
          <w:sz w:val="22"/>
          <w:szCs w:val="22"/>
        </w:rPr>
        <w:instrText xml:space="preserve"> \* MERGEFORMAT </w:instrText>
      </w:r>
      <w:r w:rsidR="007915E0" w:rsidRPr="007915E0">
        <w:rPr>
          <w:color w:val="000000"/>
          <w:sz w:val="22"/>
          <w:szCs w:val="22"/>
        </w:rPr>
      </w:r>
      <w:r w:rsidR="007915E0" w:rsidRPr="007915E0">
        <w:rPr>
          <w:color w:val="000000"/>
          <w:sz w:val="22"/>
          <w:szCs w:val="22"/>
        </w:rPr>
        <w:fldChar w:fldCharType="separate"/>
      </w:r>
      <w:ins w:id="236" w:author="Eder Mauricio Abello Rodríguez" w:date="2018-11-30T07:35:00Z">
        <w:r w:rsidR="00A71D04" w:rsidRPr="00A71D04">
          <w:rPr>
            <w:sz w:val="22"/>
            <w:szCs w:val="22"/>
            <w:rPrChange w:id="237" w:author="Eder Mauricio Abello Rodríguez" w:date="2018-11-30T07:35:00Z">
              <w:rPr/>
            </w:rPrChange>
          </w:rPr>
          <w:t xml:space="preserve">Tabla </w:t>
        </w:r>
        <w:r w:rsidR="00A71D04" w:rsidRPr="00A71D04">
          <w:rPr>
            <w:noProof/>
            <w:sz w:val="22"/>
            <w:szCs w:val="22"/>
            <w:rPrChange w:id="238" w:author="Eder Mauricio Abello Rodríguez" w:date="2018-11-30T07:35:00Z">
              <w:rPr>
                <w:noProof/>
              </w:rPr>
            </w:rPrChange>
          </w:rPr>
          <w:t>8</w:t>
        </w:r>
      </w:ins>
      <w:del w:id="239"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8</w:delText>
        </w:r>
      </w:del>
      <w:r w:rsidR="007915E0" w:rsidRPr="007915E0">
        <w:rPr>
          <w:color w:val="000000"/>
          <w:sz w:val="22"/>
          <w:szCs w:val="22"/>
        </w:rPr>
        <w:fldChar w:fldCharType="end"/>
      </w:r>
      <w:r w:rsidR="00E201D4" w:rsidRPr="007915E0">
        <w:rPr>
          <w:color w:val="000000"/>
          <w:sz w:val="22"/>
          <w:szCs w:val="22"/>
        </w:rPr>
        <w:t xml:space="preserve">, la </w:t>
      </w:r>
      <w:r w:rsidR="007915E0" w:rsidRPr="007915E0">
        <w:rPr>
          <w:color w:val="000000"/>
          <w:sz w:val="22"/>
          <w:szCs w:val="22"/>
        </w:rPr>
        <w:fldChar w:fldCharType="begin"/>
      </w:r>
      <w:r w:rsidR="007915E0" w:rsidRPr="007915E0">
        <w:rPr>
          <w:color w:val="000000"/>
          <w:sz w:val="22"/>
          <w:szCs w:val="22"/>
        </w:rPr>
        <w:instrText xml:space="preserve"> REF _Ref529772353 \h </w:instrText>
      </w:r>
      <w:r w:rsidR="007915E0">
        <w:rPr>
          <w:color w:val="000000"/>
          <w:sz w:val="22"/>
          <w:szCs w:val="22"/>
        </w:rPr>
        <w:instrText xml:space="preserve"> \* MERGEFORMAT </w:instrText>
      </w:r>
      <w:r w:rsidR="007915E0" w:rsidRPr="007915E0">
        <w:rPr>
          <w:color w:val="000000"/>
          <w:sz w:val="22"/>
          <w:szCs w:val="22"/>
        </w:rPr>
      </w:r>
      <w:r w:rsidR="007915E0" w:rsidRPr="007915E0">
        <w:rPr>
          <w:color w:val="000000"/>
          <w:sz w:val="22"/>
          <w:szCs w:val="22"/>
        </w:rPr>
        <w:fldChar w:fldCharType="separate"/>
      </w:r>
      <w:ins w:id="240" w:author="Eder Mauricio Abello Rodríguez" w:date="2018-11-30T07:35:00Z">
        <w:r w:rsidR="00A71D04" w:rsidRPr="00A71D04">
          <w:rPr>
            <w:sz w:val="22"/>
            <w:szCs w:val="22"/>
            <w:rPrChange w:id="241" w:author="Eder Mauricio Abello Rodríguez" w:date="2018-11-30T07:35:00Z">
              <w:rPr/>
            </w:rPrChange>
          </w:rPr>
          <w:t xml:space="preserve">Tabla </w:t>
        </w:r>
        <w:r w:rsidR="00A71D04" w:rsidRPr="00A71D04">
          <w:rPr>
            <w:noProof/>
            <w:sz w:val="22"/>
            <w:szCs w:val="22"/>
            <w:rPrChange w:id="242" w:author="Eder Mauricio Abello Rodríguez" w:date="2018-11-30T07:35:00Z">
              <w:rPr>
                <w:noProof/>
              </w:rPr>
            </w:rPrChange>
          </w:rPr>
          <w:t>9</w:t>
        </w:r>
      </w:ins>
      <w:del w:id="243"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9</w:delText>
        </w:r>
      </w:del>
      <w:r w:rsidR="007915E0" w:rsidRPr="007915E0">
        <w:rPr>
          <w:color w:val="000000"/>
          <w:sz w:val="22"/>
          <w:szCs w:val="22"/>
        </w:rPr>
        <w:fldChar w:fldCharType="end"/>
      </w:r>
      <w:r w:rsidR="00E201D4" w:rsidRPr="007915E0">
        <w:rPr>
          <w:color w:val="000000"/>
          <w:sz w:val="22"/>
          <w:szCs w:val="22"/>
        </w:rPr>
        <w:t xml:space="preserve"> muestra la categorización de las acciones que alimentan el modelo de clasificación de actividades. Cada una de las acciones se clasifica como acción estática o de desplazamiento, con base en la variación de la posición global de la persona al momento de realizar su ejecución.</w:t>
      </w:r>
    </w:p>
    <w:p w14:paraId="3B596ABA" w14:textId="20A0171B" w:rsidR="00E201D4" w:rsidRPr="007915E0" w:rsidRDefault="003C2680" w:rsidP="00E201D4">
      <w:pPr>
        <w:pStyle w:val="NormalWeb"/>
        <w:spacing w:before="240" w:beforeAutospacing="0" w:after="120" w:afterAutospacing="0"/>
        <w:jc w:val="both"/>
        <w:rPr>
          <w:sz w:val="22"/>
          <w:szCs w:val="22"/>
        </w:rPr>
      </w:pPr>
      <w:r w:rsidRPr="007915E0">
        <w:rPr>
          <w:color w:val="000000"/>
          <w:sz w:val="22"/>
          <w:szCs w:val="22"/>
        </w:rPr>
        <w:t>De acuerdo con el</w:t>
      </w:r>
      <w:r w:rsidR="00E201D4" w:rsidRPr="007915E0">
        <w:rPr>
          <w:color w:val="000000"/>
          <w:sz w:val="22"/>
          <w:szCs w:val="22"/>
        </w:rPr>
        <w:t xml:space="preserve"> análisis de las actividades efectuado en la</w:t>
      </w:r>
      <w:r w:rsidR="007915E0" w:rsidRPr="007915E0">
        <w:rPr>
          <w:color w:val="000000"/>
          <w:sz w:val="22"/>
          <w:szCs w:val="22"/>
        </w:rPr>
        <w:t xml:space="preserve"> </w:t>
      </w:r>
      <w:r w:rsidR="007915E0" w:rsidRPr="007915E0">
        <w:rPr>
          <w:color w:val="000000"/>
          <w:sz w:val="22"/>
          <w:szCs w:val="22"/>
        </w:rPr>
        <w:fldChar w:fldCharType="begin"/>
      </w:r>
      <w:r w:rsidR="007915E0" w:rsidRPr="007915E0">
        <w:rPr>
          <w:color w:val="000000"/>
          <w:sz w:val="22"/>
          <w:szCs w:val="22"/>
        </w:rPr>
        <w:instrText xml:space="preserve"> REF _Ref529772353 \h </w:instrText>
      </w:r>
      <w:r w:rsidR="007915E0">
        <w:rPr>
          <w:color w:val="000000"/>
          <w:sz w:val="22"/>
          <w:szCs w:val="22"/>
        </w:rPr>
        <w:instrText xml:space="preserve"> \* MERGEFORMAT </w:instrText>
      </w:r>
      <w:r w:rsidR="007915E0" w:rsidRPr="007915E0">
        <w:rPr>
          <w:color w:val="000000"/>
          <w:sz w:val="22"/>
          <w:szCs w:val="22"/>
        </w:rPr>
      </w:r>
      <w:r w:rsidR="007915E0" w:rsidRPr="007915E0">
        <w:rPr>
          <w:color w:val="000000"/>
          <w:sz w:val="22"/>
          <w:szCs w:val="22"/>
        </w:rPr>
        <w:fldChar w:fldCharType="separate"/>
      </w:r>
      <w:ins w:id="244" w:author="Eder Mauricio Abello Rodríguez" w:date="2018-11-30T07:35:00Z">
        <w:r w:rsidR="00A71D04" w:rsidRPr="00A71D04">
          <w:rPr>
            <w:sz w:val="22"/>
            <w:szCs w:val="22"/>
            <w:rPrChange w:id="245" w:author="Eder Mauricio Abello Rodríguez" w:date="2018-11-30T07:35:00Z">
              <w:rPr/>
            </w:rPrChange>
          </w:rPr>
          <w:t xml:space="preserve">Tabla </w:t>
        </w:r>
        <w:r w:rsidR="00A71D04" w:rsidRPr="00A71D04">
          <w:rPr>
            <w:noProof/>
            <w:sz w:val="22"/>
            <w:szCs w:val="22"/>
            <w:rPrChange w:id="246" w:author="Eder Mauricio Abello Rodríguez" w:date="2018-11-30T07:35:00Z">
              <w:rPr>
                <w:noProof/>
              </w:rPr>
            </w:rPrChange>
          </w:rPr>
          <w:t>9</w:t>
        </w:r>
      </w:ins>
      <w:del w:id="247"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9</w:delText>
        </w:r>
      </w:del>
      <w:r w:rsidR="007915E0" w:rsidRPr="007915E0">
        <w:rPr>
          <w:color w:val="000000"/>
          <w:sz w:val="22"/>
          <w:szCs w:val="22"/>
        </w:rPr>
        <w:fldChar w:fldCharType="end"/>
      </w:r>
      <w:r w:rsidR="00E201D4" w:rsidRPr="007915E0">
        <w:rPr>
          <w:color w:val="000000"/>
          <w:sz w:val="22"/>
          <w:szCs w:val="22"/>
        </w:rPr>
        <w:t xml:space="preserve">, la </w:t>
      </w:r>
      <w:r w:rsidR="007915E0" w:rsidRPr="007915E0">
        <w:rPr>
          <w:color w:val="000000"/>
          <w:sz w:val="22"/>
          <w:szCs w:val="22"/>
        </w:rPr>
        <w:fldChar w:fldCharType="begin"/>
      </w:r>
      <w:r w:rsidR="007915E0" w:rsidRPr="007915E0">
        <w:rPr>
          <w:color w:val="000000"/>
          <w:sz w:val="22"/>
          <w:szCs w:val="22"/>
        </w:rPr>
        <w:instrText xml:space="preserve"> REF _Ref529772367 \h </w:instrText>
      </w:r>
      <w:r w:rsidR="007915E0">
        <w:rPr>
          <w:color w:val="000000"/>
          <w:sz w:val="22"/>
          <w:szCs w:val="22"/>
        </w:rPr>
        <w:instrText xml:space="preserve"> \* MERGEFORMAT </w:instrText>
      </w:r>
      <w:r w:rsidR="007915E0" w:rsidRPr="007915E0">
        <w:rPr>
          <w:color w:val="000000"/>
          <w:sz w:val="22"/>
          <w:szCs w:val="22"/>
        </w:rPr>
      </w:r>
      <w:r w:rsidR="007915E0" w:rsidRPr="007915E0">
        <w:rPr>
          <w:color w:val="000000"/>
          <w:sz w:val="22"/>
          <w:szCs w:val="22"/>
        </w:rPr>
        <w:fldChar w:fldCharType="separate"/>
      </w:r>
      <w:ins w:id="248" w:author="Eder Mauricio Abello Rodríguez" w:date="2018-11-30T07:35:00Z">
        <w:r w:rsidR="00A71D04" w:rsidRPr="00A71D04">
          <w:rPr>
            <w:sz w:val="22"/>
            <w:szCs w:val="22"/>
            <w:rPrChange w:id="249" w:author="Eder Mauricio Abello Rodríguez" w:date="2018-11-30T07:35:00Z">
              <w:rPr/>
            </w:rPrChange>
          </w:rPr>
          <w:t xml:space="preserve">Tabla </w:t>
        </w:r>
        <w:r w:rsidR="00A71D04" w:rsidRPr="00A71D04">
          <w:rPr>
            <w:noProof/>
            <w:sz w:val="22"/>
            <w:szCs w:val="22"/>
            <w:rPrChange w:id="250" w:author="Eder Mauricio Abello Rodríguez" w:date="2018-11-30T07:35:00Z">
              <w:rPr>
                <w:noProof/>
              </w:rPr>
            </w:rPrChange>
          </w:rPr>
          <w:t>10</w:t>
        </w:r>
      </w:ins>
      <w:del w:id="251"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10</w:delText>
        </w:r>
      </w:del>
      <w:r w:rsidR="007915E0" w:rsidRPr="007915E0">
        <w:rPr>
          <w:color w:val="000000"/>
          <w:sz w:val="22"/>
          <w:szCs w:val="22"/>
        </w:rPr>
        <w:fldChar w:fldCharType="end"/>
      </w:r>
      <w:r w:rsidR="007915E0" w:rsidRPr="007915E0">
        <w:rPr>
          <w:color w:val="000000"/>
          <w:sz w:val="22"/>
          <w:szCs w:val="22"/>
        </w:rPr>
        <w:t xml:space="preserve"> </w:t>
      </w:r>
      <w:r w:rsidR="00E201D4" w:rsidRPr="007915E0">
        <w:rPr>
          <w:color w:val="000000"/>
          <w:sz w:val="22"/>
          <w:szCs w:val="22"/>
        </w:rPr>
        <w:t>definen las poses que alimentarán el modelo de clasificación de poses. La selección de poses base para el modelo de identificación de actividades se encuentra inspirada en el trabajo de Gedat et</w:t>
      </w:r>
      <w:r w:rsidR="00E201D4">
        <w:rPr>
          <w:color w:val="000000"/>
          <w:sz w:val="22"/>
          <w:szCs w:val="22"/>
        </w:rPr>
        <w:t xml:space="preserve"> al, en donde se realiza de forma manual las poses más representativas </w:t>
      </w:r>
      <w:r w:rsidR="00E75986">
        <w:rPr>
          <w:color w:val="000000"/>
          <w:sz w:val="22"/>
          <w:szCs w:val="22"/>
        </w:rPr>
        <w:t>de acuerdo con</w:t>
      </w:r>
      <w:r w:rsidR="00E201D4">
        <w:rPr>
          <w:color w:val="000000"/>
          <w:sz w:val="22"/>
          <w:szCs w:val="22"/>
        </w:rPr>
        <w:t xml:space="preserve"> la definición de las acciones </w:t>
      </w:r>
      <w:sdt>
        <w:sdtPr>
          <w:rPr>
            <w:color w:val="000000"/>
            <w:sz w:val="22"/>
            <w:szCs w:val="22"/>
          </w:rPr>
          <w:id w:val="2130972613"/>
          <w:citation/>
        </w:sdtPr>
        <w:sdtEndPr/>
        <w:sdtContent>
          <w:r w:rsidR="00E75986">
            <w:rPr>
              <w:color w:val="000000"/>
              <w:sz w:val="22"/>
              <w:szCs w:val="22"/>
            </w:rPr>
            <w:fldChar w:fldCharType="begin"/>
          </w:r>
          <w:r w:rsidR="00E75986">
            <w:rPr>
              <w:color w:val="000000"/>
              <w:sz w:val="22"/>
              <w:szCs w:val="22"/>
            </w:rPr>
            <w:instrText xml:space="preserve"> CITATION Ged17 \l 9226 </w:instrText>
          </w:r>
          <w:r w:rsidR="00E75986">
            <w:rPr>
              <w:color w:val="000000"/>
              <w:sz w:val="22"/>
              <w:szCs w:val="22"/>
            </w:rPr>
            <w:fldChar w:fldCharType="separate"/>
          </w:r>
          <w:r w:rsidR="00055293" w:rsidRPr="00055293">
            <w:rPr>
              <w:noProof/>
              <w:color w:val="000000"/>
              <w:sz w:val="22"/>
              <w:szCs w:val="22"/>
            </w:rPr>
            <w:t>[32]</w:t>
          </w:r>
          <w:r w:rsidR="00E75986">
            <w:rPr>
              <w:color w:val="000000"/>
              <w:sz w:val="22"/>
              <w:szCs w:val="22"/>
            </w:rPr>
            <w:fldChar w:fldCharType="end"/>
          </w:r>
        </w:sdtContent>
      </w:sdt>
      <w:r w:rsidR="00E201D4">
        <w:rPr>
          <w:color w:val="000000"/>
          <w:sz w:val="22"/>
          <w:szCs w:val="22"/>
        </w:rPr>
        <w:t>. De una forma similar al trabajo de Gedat et al, la definición de las cate</w:t>
      </w:r>
      <w:r w:rsidR="00E201D4">
        <w:rPr>
          <w:color w:val="000000"/>
          <w:sz w:val="22"/>
          <w:szCs w:val="22"/>
        </w:rPr>
        <w:lastRenderedPageBreak/>
        <w:t>gorías de pose</w:t>
      </w:r>
      <w:r w:rsidR="00E201D4" w:rsidRPr="007915E0">
        <w:rPr>
          <w:color w:val="000000"/>
          <w:sz w:val="22"/>
          <w:szCs w:val="22"/>
        </w:rPr>
        <w:t xml:space="preserve"> descrita en la </w:t>
      </w:r>
      <w:r w:rsidR="007915E0" w:rsidRPr="007915E0">
        <w:rPr>
          <w:color w:val="000000"/>
          <w:sz w:val="22"/>
          <w:szCs w:val="22"/>
        </w:rPr>
        <w:fldChar w:fldCharType="begin"/>
      </w:r>
      <w:r w:rsidR="007915E0" w:rsidRPr="007915E0">
        <w:rPr>
          <w:color w:val="000000"/>
          <w:sz w:val="22"/>
          <w:szCs w:val="22"/>
        </w:rPr>
        <w:instrText xml:space="preserve"> REF _Ref529772367 \h </w:instrText>
      </w:r>
      <w:r w:rsidR="007915E0">
        <w:rPr>
          <w:color w:val="000000"/>
          <w:sz w:val="22"/>
          <w:szCs w:val="22"/>
        </w:rPr>
        <w:instrText xml:space="preserve"> \* MERGEFORMAT </w:instrText>
      </w:r>
      <w:r w:rsidR="007915E0" w:rsidRPr="007915E0">
        <w:rPr>
          <w:color w:val="000000"/>
          <w:sz w:val="22"/>
          <w:szCs w:val="22"/>
        </w:rPr>
      </w:r>
      <w:r w:rsidR="007915E0" w:rsidRPr="007915E0">
        <w:rPr>
          <w:color w:val="000000"/>
          <w:sz w:val="22"/>
          <w:szCs w:val="22"/>
        </w:rPr>
        <w:fldChar w:fldCharType="separate"/>
      </w:r>
      <w:ins w:id="252" w:author="Eder Mauricio Abello Rodríguez" w:date="2018-11-30T07:35:00Z">
        <w:r w:rsidR="00A71D04" w:rsidRPr="00A71D04">
          <w:rPr>
            <w:sz w:val="22"/>
            <w:szCs w:val="22"/>
            <w:rPrChange w:id="253" w:author="Eder Mauricio Abello Rodríguez" w:date="2018-11-30T07:35:00Z">
              <w:rPr/>
            </w:rPrChange>
          </w:rPr>
          <w:t xml:space="preserve">Tabla </w:t>
        </w:r>
        <w:r w:rsidR="00A71D04" w:rsidRPr="00A71D04">
          <w:rPr>
            <w:noProof/>
            <w:sz w:val="22"/>
            <w:szCs w:val="22"/>
            <w:rPrChange w:id="254" w:author="Eder Mauricio Abello Rodríguez" w:date="2018-11-30T07:35:00Z">
              <w:rPr>
                <w:noProof/>
              </w:rPr>
            </w:rPrChange>
          </w:rPr>
          <w:t>10</w:t>
        </w:r>
      </w:ins>
      <w:del w:id="255"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10</w:delText>
        </w:r>
      </w:del>
      <w:r w:rsidR="007915E0" w:rsidRPr="007915E0">
        <w:rPr>
          <w:color w:val="000000"/>
          <w:sz w:val="22"/>
          <w:szCs w:val="22"/>
        </w:rPr>
        <w:fldChar w:fldCharType="end"/>
      </w:r>
      <w:r w:rsidR="007915E0" w:rsidRPr="007915E0">
        <w:rPr>
          <w:color w:val="000000"/>
          <w:sz w:val="22"/>
          <w:szCs w:val="22"/>
        </w:rPr>
        <w:t xml:space="preserve"> </w:t>
      </w:r>
      <w:r w:rsidR="00E201D4" w:rsidRPr="007915E0">
        <w:rPr>
          <w:color w:val="000000"/>
          <w:sz w:val="22"/>
          <w:szCs w:val="22"/>
        </w:rPr>
        <w:t>se realizó considerando la orientación de la persona durante su ejecución. Esta distinción se realiza con el objetivo de optimizar el desempeño del clasificador, al momento de usar descriptores asociados a la posición de las articulaciones.</w:t>
      </w:r>
    </w:p>
    <w:p w14:paraId="70602321" w14:textId="32A0CEC9" w:rsidR="003C2680" w:rsidRPr="003C2680" w:rsidRDefault="00E201D4" w:rsidP="00E201D4">
      <w:pPr>
        <w:pStyle w:val="NormalWeb"/>
        <w:spacing w:before="240" w:beforeAutospacing="0" w:after="120" w:afterAutospacing="0"/>
        <w:jc w:val="both"/>
        <w:rPr>
          <w:color w:val="000000"/>
          <w:sz w:val="22"/>
          <w:szCs w:val="22"/>
        </w:rPr>
      </w:pPr>
      <w:r w:rsidRPr="007915E0">
        <w:rPr>
          <w:color w:val="000000"/>
          <w:sz w:val="22"/>
          <w:szCs w:val="22"/>
        </w:rPr>
        <w:t xml:space="preserve">Aunque la definición </w:t>
      </w:r>
      <w:r>
        <w:rPr>
          <w:color w:val="000000"/>
          <w:sz w:val="22"/>
          <w:szCs w:val="22"/>
        </w:rPr>
        <w:t xml:space="preserve">de las acciones, actividades y poses definen los eventos más relevantes que ocupa un parqueadero, existe la posibilidad de que las actividades de la persona no pertenezcan a alguna de las categorías. Para las categorías </w:t>
      </w:r>
      <w:r w:rsidRPr="00172285">
        <w:rPr>
          <w:color w:val="000000"/>
          <w:sz w:val="22"/>
          <w:szCs w:val="22"/>
        </w:rPr>
        <w:t xml:space="preserve">relacionadas en </w:t>
      </w:r>
      <w:r w:rsidR="00172285" w:rsidRPr="00172285">
        <w:rPr>
          <w:color w:val="000000"/>
          <w:sz w:val="22"/>
          <w:szCs w:val="22"/>
        </w:rPr>
        <w:t xml:space="preserve">la </w:t>
      </w:r>
      <w:r w:rsidR="00172285" w:rsidRPr="00172285">
        <w:rPr>
          <w:color w:val="000000"/>
          <w:sz w:val="22"/>
          <w:szCs w:val="22"/>
        </w:rPr>
        <w:fldChar w:fldCharType="begin"/>
      </w:r>
      <w:r w:rsidR="00172285" w:rsidRPr="00172285">
        <w:rPr>
          <w:color w:val="000000"/>
          <w:sz w:val="22"/>
          <w:szCs w:val="22"/>
        </w:rPr>
        <w:instrText xml:space="preserve"> REF _Ref529772353 \h </w:instrText>
      </w:r>
      <w:r w:rsidR="00172285">
        <w:rPr>
          <w:color w:val="000000"/>
          <w:sz w:val="22"/>
          <w:szCs w:val="22"/>
        </w:rPr>
        <w:instrText xml:space="preserve"> \* MERGEFORMAT </w:instrText>
      </w:r>
      <w:r w:rsidR="00172285" w:rsidRPr="00172285">
        <w:rPr>
          <w:color w:val="000000"/>
          <w:sz w:val="22"/>
          <w:szCs w:val="22"/>
        </w:rPr>
      </w:r>
      <w:r w:rsidR="00172285" w:rsidRPr="00172285">
        <w:rPr>
          <w:color w:val="000000"/>
          <w:sz w:val="22"/>
          <w:szCs w:val="22"/>
        </w:rPr>
        <w:fldChar w:fldCharType="separate"/>
      </w:r>
      <w:ins w:id="256" w:author="Eder Mauricio Abello Rodríguez" w:date="2018-11-30T07:35:00Z">
        <w:r w:rsidR="00A71D04" w:rsidRPr="00A71D04">
          <w:rPr>
            <w:sz w:val="22"/>
            <w:szCs w:val="22"/>
            <w:rPrChange w:id="257" w:author="Eder Mauricio Abello Rodríguez" w:date="2018-11-30T07:35:00Z">
              <w:rPr/>
            </w:rPrChange>
          </w:rPr>
          <w:t xml:space="preserve">Tabla </w:t>
        </w:r>
        <w:r w:rsidR="00A71D04" w:rsidRPr="00A71D04">
          <w:rPr>
            <w:noProof/>
            <w:sz w:val="22"/>
            <w:szCs w:val="22"/>
            <w:rPrChange w:id="258" w:author="Eder Mauricio Abello Rodríguez" w:date="2018-11-30T07:35:00Z">
              <w:rPr>
                <w:noProof/>
              </w:rPr>
            </w:rPrChange>
          </w:rPr>
          <w:t>9</w:t>
        </w:r>
      </w:ins>
      <w:del w:id="259"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9</w:delText>
        </w:r>
      </w:del>
      <w:r w:rsidR="00172285" w:rsidRPr="00172285">
        <w:rPr>
          <w:color w:val="000000"/>
          <w:sz w:val="22"/>
          <w:szCs w:val="22"/>
        </w:rPr>
        <w:fldChar w:fldCharType="end"/>
      </w:r>
      <w:r w:rsidR="00172285" w:rsidRPr="00172285">
        <w:rPr>
          <w:color w:val="000000"/>
          <w:sz w:val="22"/>
          <w:szCs w:val="22"/>
        </w:rPr>
        <w:t xml:space="preserve"> </w:t>
      </w:r>
      <w:r w:rsidRPr="00172285">
        <w:rPr>
          <w:color w:val="000000"/>
          <w:sz w:val="22"/>
          <w:szCs w:val="22"/>
        </w:rPr>
        <w:t>se adiciona una clase nula, que abarca todos los ejemplos que no clasifican en alguna de las demás clases identificadas. Esta estrategia motiva la aplicación de la estrategia de clasificación uno-a-muchos, en donde se entrenan clasificadores especializados</w:t>
      </w:r>
      <w:r>
        <w:rPr>
          <w:color w:val="000000"/>
          <w:sz w:val="22"/>
          <w:szCs w:val="22"/>
        </w:rPr>
        <w:t xml:space="preserve"> para cada una de las clases identificadas y se obtiene una respuesta conjunta a partir de métodos de ensamble </w:t>
      </w:r>
      <w:sdt>
        <w:sdtPr>
          <w:rPr>
            <w:color w:val="000000"/>
            <w:sz w:val="22"/>
            <w:szCs w:val="22"/>
          </w:rPr>
          <w:id w:val="-1958781600"/>
          <w:citation/>
        </w:sdtPr>
        <w:sdtEndPr/>
        <w:sdtContent>
          <w:r w:rsidR="00E75986">
            <w:rPr>
              <w:color w:val="000000"/>
              <w:sz w:val="22"/>
              <w:szCs w:val="22"/>
            </w:rPr>
            <w:fldChar w:fldCharType="begin"/>
          </w:r>
          <w:r w:rsidR="00E75986">
            <w:rPr>
              <w:color w:val="000000"/>
              <w:sz w:val="22"/>
              <w:szCs w:val="22"/>
            </w:rPr>
            <w:instrText xml:space="preserve"> CITATION Gal11 \l 9226 </w:instrText>
          </w:r>
          <w:r w:rsidR="00E75986">
            <w:rPr>
              <w:color w:val="000000"/>
              <w:sz w:val="22"/>
              <w:szCs w:val="22"/>
            </w:rPr>
            <w:fldChar w:fldCharType="separate"/>
          </w:r>
          <w:r w:rsidR="00055293" w:rsidRPr="00055293">
            <w:rPr>
              <w:noProof/>
              <w:color w:val="000000"/>
              <w:sz w:val="22"/>
              <w:szCs w:val="22"/>
            </w:rPr>
            <w:t>[90]</w:t>
          </w:r>
          <w:r w:rsidR="00E75986">
            <w:rPr>
              <w:color w:val="000000"/>
              <w:sz w:val="22"/>
              <w:szCs w:val="22"/>
            </w:rPr>
            <w:fldChar w:fldCharType="end"/>
          </w:r>
        </w:sdtContent>
      </w:sdt>
      <w:r>
        <w:rPr>
          <w:color w:val="000000"/>
          <w:sz w:val="22"/>
          <w:szCs w:val="22"/>
        </w:rPr>
        <w:t>.</w:t>
      </w:r>
    </w:p>
    <w:p w14:paraId="3330A6B8" w14:textId="7B630C14" w:rsidR="00E201D4" w:rsidRDefault="007915E0" w:rsidP="00172285">
      <w:pPr>
        <w:pStyle w:val="Descripcin"/>
        <w:ind w:left="720" w:hanging="720"/>
        <w:jc w:val="center"/>
      </w:pPr>
      <w:bookmarkStart w:id="260" w:name="_Ref529772346"/>
      <w:r>
        <w:t xml:space="preserve">Tabla </w:t>
      </w:r>
      <w:r>
        <w:fldChar w:fldCharType="begin"/>
      </w:r>
      <w:r>
        <w:instrText xml:space="preserve"> SEQ Tabla \* ARABIC </w:instrText>
      </w:r>
      <w:r>
        <w:fldChar w:fldCharType="separate"/>
      </w:r>
      <w:r w:rsidR="00A71D04">
        <w:rPr>
          <w:noProof/>
        </w:rPr>
        <w:t>8</w:t>
      </w:r>
      <w:r>
        <w:fldChar w:fldCharType="end"/>
      </w:r>
      <w:bookmarkEnd w:id="260"/>
      <w:r>
        <w:t xml:space="preserve">: </w:t>
      </w:r>
      <w:r w:rsidR="00E201D4">
        <w:t>Definición de actividades</w:t>
      </w:r>
    </w:p>
    <w:tbl>
      <w:tblPr>
        <w:tblW w:w="0" w:type="auto"/>
        <w:tblCellMar>
          <w:top w:w="15" w:type="dxa"/>
          <w:left w:w="15" w:type="dxa"/>
          <w:bottom w:w="15" w:type="dxa"/>
          <w:right w:w="15" w:type="dxa"/>
        </w:tblCellMar>
        <w:tblLook w:val="04A0" w:firstRow="1" w:lastRow="0" w:firstColumn="1" w:lastColumn="0" w:noHBand="0" w:noVBand="1"/>
      </w:tblPr>
      <w:tblGrid>
        <w:gridCol w:w="229"/>
        <w:gridCol w:w="908"/>
        <w:gridCol w:w="5823"/>
        <w:gridCol w:w="1348"/>
      </w:tblGrid>
      <w:tr w:rsidR="00E201D4" w14:paraId="029955D9" w14:textId="77777777" w:rsidTr="00E201D4">
        <w:trPr>
          <w:trHeight w:val="30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6C78B2E3" w14:textId="77777777" w:rsidR="00E201D4" w:rsidRDefault="00E201D4">
            <w:pPr>
              <w:pStyle w:val="NormalWeb"/>
              <w:spacing w:before="0" w:beforeAutospacing="0" w:after="0" w:afterAutospacing="0"/>
              <w:jc w:val="center"/>
            </w:pPr>
            <w:r>
              <w:rPr>
                <w:b/>
                <w:bCs/>
                <w:color w:val="000000"/>
                <w:sz w:val="18"/>
                <w:szCs w:val="18"/>
              </w:rPr>
              <w:t>ID</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6D73AAB2" w14:textId="77777777" w:rsidR="00E201D4" w:rsidRDefault="00E201D4">
            <w:pPr>
              <w:pStyle w:val="NormalWeb"/>
              <w:spacing w:before="0" w:beforeAutospacing="0" w:after="0" w:afterAutospacing="0"/>
              <w:jc w:val="center"/>
            </w:pPr>
            <w:r>
              <w:rPr>
                <w:b/>
                <w:bCs/>
                <w:color w:val="000000"/>
                <w:sz w:val="18"/>
                <w:szCs w:val="18"/>
              </w:rPr>
              <w:t>Nombre</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09684ECD" w14:textId="77777777" w:rsidR="00E201D4" w:rsidRDefault="00E201D4">
            <w:pPr>
              <w:pStyle w:val="NormalWeb"/>
              <w:spacing w:before="0" w:beforeAutospacing="0" w:after="0" w:afterAutospacing="0"/>
              <w:jc w:val="center"/>
            </w:pPr>
            <w:r>
              <w:rPr>
                <w:b/>
                <w:bCs/>
                <w:color w:val="000000"/>
                <w:sz w:val="18"/>
                <w:szCs w:val="18"/>
              </w:rPr>
              <w:t>Descripción</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01A3C3C0" w14:textId="77777777" w:rsidR="00E201D4" w:rsidRDefault="00E201D4">
            <w:pPr>
              <w:pStyle w:val="NormalWeb"/>
              <w:spacing w:before="0" w:beforeAutospacing="0" w:after="0" w:afterAutospacing="0"/>
              <w:jc w:val="center"/>
            </w:pPr>
            <w:r>
              <w:rPr>
                <w:b/>
                <w:bCs/>
                <w:color w:val="000000"/>
                <w:sz w:val="18"/>
                <w:szCs w:val="18"/>
              </w:rPr>
              <w:t>Comportamiento</w:t>
            </w:r>
          </w:p>
        </w:tc>
      </w:tr>
      <w:tr w:rsidR="00E201D4" w14:paraId="068BBC66" w14:textId="77777777" w:rsidTr="00E201D4">
        <w:trPr>
          <w:trHeight w:val="66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4F7F290B" w14:textId="77777777" w:rsidR="00E201D4" w:rsidRDefault="00E201D4">
            <w:pPr>
              <w:pStyle w:val="NormalWeb"/>
              <w:spacing w:before="0" w:beforeAutospacing="0" w:after="0" w:afterAutospacing="0"/>
              <w:jc w:val="center"/>
            </w:pPr>
            <w:r>
              <w:rPr>
                <w:b/>
                <w:bCs/>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5C566DB6" w14:textId="77777777" w:rsidR="00E201D4" w:rsidRDefault="00E201D4">
            <w:pPr>
              <w:pStyle w:val="NormalWeb"/>
              <w:spacing w:before="0" w:beforeAutospacing="0" w:after="0" w:afterAutospacing="0"/>
              <w:jc w:val="center"/>
            </w:pPr>
            <w:r>
              <w:rPr>
                <w:color w:val="000000"/>
                <w:sz w:val="18"/>
                <w:szCs w:val="18"/>
              </w:rPr>
              <w:t>Subirse Vehículo</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7ABBC11F" w14:textId="77777777" w:rsidR="00E201D4" w:rsidRDefault="00E201D4">
            <w:pPr>
              <w:pStyle w:val="NormalWeb"/>
              <w:spacing w:before="0" w:beforeAutospacing="0" w:after="0" w:afterAutospacing="0"/>
            </w:pPr>
            <w:r>
              <w:rPr>
                <w:color w:val="000000"/>
                <w:sz w:val="18"/>
                <w:szCs w:val="18"/>
              </w:rPr>
              <w:t>Acercarse al vehículo en un desplazamiento constante. Se puede o no acercar la mano para realizar el movimiento de apertura de la puerta. Abrir la puerta, subirse al vehículo.</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0FECB295" w14:textId="77777777" w:rsidR="00E201D4" w:rsidRDefault="00E201D4">
            <w:pPr>
              <w:pStyle w:val="NormalWeb"/>
              <w:spacing w:before="0" w:beforeAutospacing="0" w:after="0" w:afterAutospacing="0"/>
              <w:jc w:val="center"/>
            </w:pPr>
            <w:r>
              <w:rPr>
                <w:color w:val="000000"/>
                <w:sz w:val="18"/>
                <w:szCs w:val="18"/>
              </w:rPr>
              <w:t>Usual</w:t>
            </w:r>
          </w:p>
        </w:tc>
      </w:tr>
      <w:tr w:rsidR="00E201D4" w14:paraId="4EFCD807" w14:textId="77777777" w:rsidTr="00E201D4">
        <w:trPr>
          <w:trHeight w:val="46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39C7465C" w14:textId="77777777" w:rsidR="00E201D4" w:rsidRDefault="00E201D4">
            <w:pPr>
              <w:pStyle w:val="NormalWeb"/>
              <w:spacing w:before="0" w:beforeAutospacing="0" w:after="0" w:afterAutospacing="0"/>
              <w:jc w:val="center"/>
            </w:pPr>
            <w:r>
              <w:rPr>
                <w:b/>
                <w:bCs/>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2CE2FED4" w14:textId="77777777" w:rsidR="00E201D4" w:rsidRDefault="00E201D4">
            <w:pPr>
              <w:pStyle w:val="NormalWeb"/>
              <w:spacing w:before="0" w:beforeAutospacing="0" w:after="0" w:afterAutospacing="0"/>
              <w:jc w:val="center"/>
            </w:pPr>
            <w:r>
              <w:rPr>
                <w:color w:val="000000"/>
                <w:sz w:val="18"/>
                <w:szCs w:val="18"/>
              </w:rPr>
              <w:t>Bajarse Vehículo</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1B56E8D4" w14:textId="77777777" w:rsidR="00E201D4" w:rsidRDefault="00E201D4">
            <w:pPr>
              <w:pStyle w:val="NormalWeb"/>
              <w:spacing w:before="0" w:beforeAutospacing="0" w:after="0" w:afterAutospacing="0"/>
            </w:pPr>
            <w:r>
              <w:rPr>
                <w:color w:val="000000"/>
                <w:sz w:val="18"/>
                <w:szCs w:val="18"/>
              </w:rPr>
              <w:t>Descender del vehículo. Cerrar la puerta. Se puede o no realizar el movimiento de cierre de la puerta. Retirarse de la escena en un desplazamiento constante.</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702ED060" w14:textId="77777777" w:rsidR="00E201D4" w:rsidRDefault="00E201D4">
            <w:pPr>
              <w:pStyle w:val="NormalWeb"/>
              <w:spacing w:before="0" w:beforeAutospacing="0" w:after="0" w:afterAutospacing="0"/>
              <w:jc w:val="center"/>
            </w:pPr>
            <w:r>
              <w:rPr>
                <w:color w:val="000000"/>
                <w:sz w:val="18"/>
                <w:szCs w:val="18"/>
              </w:rPr>
              <w:t>Usual</w:t>
            </w:r>
          </w:p>
        </w:tc>
      </w:tr>
      <w:tr w:rsidR="00E201D4" w14:paraId="00B1040A" w14:textId="77777777" w:rsidTr="00E201D4">
        <w:trPr>
          <w:trHeight w:val="46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54F866C6" w14:textId="77777777" w:rsidR="00E201D4" w:rsidRDefault="00E201D4">
            <w:pPr>
              <w:pStyle w:val="NormalWeb"/>
              <w:spacing w:before="0" w:beforeAutospacing="0" w:after="0" w:afterAutospacing="0"/>
              <w:jc w:val="center"/>
            </w:pPr>
            <w:r>
              <w:rPr>
                <w:b/>
                <w:bCs/>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588B98CA" w14:textId="77777777" w:rsidR="00E201D4" w:rsidRDefault="00E201D4">
            <w:pPr>
              <w:pStyle w:val="NormalWeb"/>
              <w:spacing w:before="0" w:beforeAutospacing="0" w:after="0" w:afterAutospacing="0"/>
              <w:jc w:val="center"/>
            </w:pPr>
            <w:r>
              <w:rPr>
                <w:color w:val="000000"/>
                <w:sz w:val="18"/>
                <w:szCs w:val="18"/>
              </w:rPr>
              <w:t>Caminar</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7E715592" w14:textId="77777777" w:rsidR="00E201D4" w:rsidRDefault="00E201D4">
            <w:pPr>
              <w:pStyle w:val="NormalWeb"/>
              <w:spacing w:before="0" w:beforeAutospacing="0" w:after="0" w:afterAutospacing="0"/>
            </w:pPr>
            <w:r>
              <w:rPr>
                <w:color w:val="000000"/>
                <w:sz w:val="18"/>
                <w:szCs w:val="18"/>
              </w:rPr>
              <w:t>Realizar el desplazamiento sobre la escena, sin volver al mismo punto y sin realizar numerosos cambios en la dirección de trayectoria.</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5CECBA39" w14:textId="77777777" w:rsidR="00E201D4" w:rsidRDefault="00E201D4">
            <w:pPr>
              <w:pStyle w:val="NormalWeb"/>
              <w:spacing w:before="0" w:beforeAutospacing="0" w:after="0" w:afterAutospacing="0"/>
              <w:jc w:val="center"/>
            </w:pPr>
            <w:r>
              <w:rPr>
                <w:color w:val="000000"/>
                <w:sz w:val="18"/>
                <w:szCs w:val="18"/>
              </w:rPr>
              <w:t>Usual</w:t>
            </w:r>
          </w:p>
        </w:tc>
      </w:tr>
      <w:tr w:rsidR="00E201D4" w14:paraId="1C851E0F" w14:textId="77777777" w:rsidTr="00E201D4">
        <w:trPr>
          <w:trHeight w:val="84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21F49341" w14:textId="77777777" w:rsidR="00E201D4" w:rsidRDefault="00E201D4">
            <w:pPr>
              <w:pStyle w:val="NormalWeb"/>
              <w:spacing w:before="0" w:beforeAutospacing="0" w:after="0" w:afterAutospacing="0"/>
              <w:jc w:val="center"/>
            </w:pPr>
            <w:r>
              <w:rPr>
                <w:b/>
                <w:bCs/>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3EC1F11E" w14:textId="77777777" w:rsidR="00E201D4" w:rsidRDefault="00E201D4">
            <w:pPr>
              <w:pStyle w:val="NormalWeb"/>
              <w:spacing w:before="0" w:beforeAutospacing="0" w:after="0" w:afterAutospacing="0"/>
              <w:jc w:val="center"/>
            </w:pPr>
            <w:r>
              <w:rPr>
                <w:color w:val="000000"/>
                <w:sz w:val="18"/>
                <w:szCs w:val="18"/>
              </w:rPr>
              <w:t>Forcejear Puerta</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314BDC56" w14:textId="77777777" w:rsidR="00E201D4" w:rsidRDefault="00E201D4">
            <w:pPr>
              <w:pStyle w:val="NormalWeb"/>
              <w:spacing w:before="0" w:beforeAutospacing="0" w:after="0" w:afterAutospacing="0"/>
            </w:pPr>
            <w:r>
              <w:rPr>
                <w:color w:val="000000"/>
                <w:sz w:val="18"/>
                <w:szCs w:val="18"/>
              </w:rPr>
              <w:t>Acercarse al vehículo en un desplazamiento constante. Acercar la mano para intentar abrir la puerta. Durar en esa posición más de 10 segundos. Abrir la puerta. Extraer un objeto del interior del vehículo. Cerrar la puerta. Retirarse de la escena a una velocidad constante.</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46509586" w14:textId="77777777" w:rsidR="00E201D4" w:rsidRDefault="00E201D4">
            <w:pPr>
              <w:pStyle w:val="NormalWeb"/>
              <w:spacing w:before="0" w:beforeAutospacing="0" w:after="0" w:afterAutospacing="0"/>
              <w:jc w:val="center"/>
            </w:pPr>
            <w:r>
              <w:rPr>
                <w:color w:val="000000"/>
                <w:sz w:val="18"/>
                <w:szCs w:val="18"/>
              </w:rPr>
              <w:t>Sospechoso</w:t>
            </w:r>
          </w:p>
        </w:tc>
      </w:tr>
      <w:tr w:rsidR="00E201D4" w14:paraId="2AD5B2FC" w14:textId="77777777" w:rsidTr="00E201D4">
        <w:trPr>
          <w:trHeight w:val="84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39DED9E6" w14:textId="77777777" w:rsidR="00E201D4" w:rsidRDefault="00E201D4">
            <w:pPr>
              <w:pStyle w:val="NormalWeb"/>
              <w:spacing w:before="0" w:beforeAutospacing="0" w:after="0" w:afterAutospacing="0"/>
              <w:jc w:val="center"/>
            </w:pPr>
            <w:r>
              <w:rPr>
                <w:b/>
                <w:bCs/>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355A2C17" w14:textId="77777777" w:rsidR="00E201D4" w:rsidRDefault="00E201D4">
            <w:pPr>
              <w:pStyle w:val="NormalWeb"/>
              <w:spacing w:before="0" w:beforeAutospacing="0" w:after="0" w:afterAutospacing="0"/>
              <w:jc w:val="center"/>
            </w:pPr>
            <w:r>
              <w:rPr>
                <w:color w:val="000000"/>
                <w:sz w:val="18"/>
                <w:szCs w:val="18"/>
              </w:rPr>
              <w:t>Forcejear Llanta</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5F5A3888" w14:textId="77777777" w:rsidR="00E201D4" w:rsidRDefault="00E201D4">
            <w:pPr>
              <w:pStyle w:val="NormalWeb"/>
              <w:spacing w:before="0" w:beforeAutospacing="0" w:after="0" w:afterAutospacing="0"/>
            </w:pPr>
            <w:r>
              <w:rPr>
                <w:color w:val="000000"/>
                <w:sz w:val="18"/>
                <w:szCs w:val="18"/>
              </w:rPr>
              <w:t>Acercarse al vehículo en un desplazamiento constante, a un lado de la llanta. Agacharse. Acercar las manos en repetidas ocasiones, intentando extraer elementos de la llanta. Permanecer en esta acción más de 15 segundos. Levantarse. Retirarse del vehículo.</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2337B2DE" w14:textId="77777777" w:rsidR="00E201D4" w:rsidRDefault="00E201D4">
            <w:pPr>
              <w:pStyle w:val="NormalWeb"/>
              <w:spacing w:before="0" w:beforeAutospacing="0" w:after="0" w:afterAutospacing="0"/>
              <w:jc w:val="center"/>
            </w:pPr>
            <w:r>
              <w:rPr>
                <w:color w:val="000000"/>
                <w:sz w:val="18"/>
                <w:szCs w:val="18"/>
              </w:rPr>
              <w:t>Sospechoso</w:t>
            </w:r>
          </w:p>
        </w:tc>
      </w:tr>
      <w:tr w:rsidR="00E201D4" w14:paraId="5BD35A94" w14:textId="77777777" w:rsidTr="00E201D4">
        <w:trPr>
          <w:trHeight w:val="66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63403A32" w14:textId="77777777" w:rsidR="00E201D4" w:rsidRDefault="00E201D4">
            <w:pPr>
              <w:pStyle w:val="NormalWeb"/>
              <w:spacing w:before="0" w:beforeAutospacing="0" w:after="0" w:afterAutospacing="0"/>
              <w:jc w:val="center"/>
            </w:pPr>
            <w:r>
              <w:rPr>
                <w:b/>
                <w:bCs/>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32058966" w14:textId="77777777" w:rsidR="00E201D4" w:rsidRDefault="00E201D4">
            <w:pPr>
              <w:pStyle w:val="NormalWeb"/>
              <w:spacing w:before="0" w:beforeAutospacing="0" w:after="0" w:afterAutospacing="0"/>
              <w:jc w:val="center"/>
            </w:pPr>
            <w:r>
              <w:rPr>
                <w:color w:val="000000"/>
                <w:sz w:val="18"/>
                <w:szCs w:val="18"/>
              </w:rPr>
              <w:t>Forcejear Plumillas</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1974E3DA" w14:textId="77777777" w:rsidR="00E201D4" w:rsidRDefault="00E201D4">
            <w:pPr>
              <w:pStyle w:val="NormalWeb"/>
              <w:spacing w:before="0" w:beforeAutospacing="0" w:after="0" w:afterAutospacing="0"/>
            </w:pPr>
            <w:r>
              <w:rPr>
                <w:color w:val="000000"/>
                <w:sz w:val="18"/>
                <w:szCs w:val="18"/>
              </w:rPr>
              <w:t>Acercarse al vehículo. Estirarse hacia el frente con una o las 2 manos en posición de extraer un elemento. Permanecer en esta misma acción 5 segundos. Retirarse del vehículo.</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3455D4D9" w14:textId="77777777" w:rsidR="00E201D4" w:rsidRDefault="00E201D4">
            <w:pPr>
              <w:pStyle w:val="NormalWeb"/>
              <w:spacing w:before="0" w:beforeAutospacing="0" w:after="0" w:afterAutospacing="0"/>
              <w:jc w:val="center"/>
            </w:pPr>
            <w:r>
              <w:rPr>
                <w:color w:val="000000"/>
                <w:sz w:val="18"/>
                <w:szCs w:val="18"/>
              </w:rPr>
              <w:t>Sospechoso</w:t>
            </w:r>
          </w:p>
        </w:tc>
      </w:tr>
      <w:tr w:rsidR="00E201D4" w14:paraId="4E486458" w14:textId="77777777" w:rsidTr="00E201D4">
        <w:trPr>
          <w:trHeight w:val="46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5646C01F" w14:textId="77777777" w:rsidR="00E201D4" w:rsidRDefault="00E201D4">
            <w:pPr>
              <w:pStyle w:val="NormalWeb"/>
              <w:spacing w:before="0" w:beforeAutospacing="0" w:after="0" w:afterAutospacing="0"/>
              <w:jc w:val="center"/>
            </w:pPr>
            <w:r>
              <w:rPr>
                <w:b/>
                <w:bCs/>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734555BA" w14:textId="77777777" w:rsidR="00E201D4" w:rsidRDefault="00E201D4">
            <w:pPr>
              <w:pStyle w:val="NormalWeb"/>
              <w:spacing w:before="0" w:beforeAutospacing="0" w:after="0" w:afterAutospacing="0"/>
              <w:jc w:val="center"/>
            </w:pPr>
            <w:r>
              <w:rPr>
                <w:color w:val="000000"/>
                <w:sz w:val="18"/>
                <w:szCs w:val="18"/>
              </w:rPr>
              <w:t>Merodear</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45F6B310" w14:textId="77777777" w:rsidR="00E201D4" w:rsidRDefault="00E201D4">
            <w:pPr>
              <w:pStyle w:val="NormalWeb"/>
              <w:spacing w:before="0" w:beforeAutospacing="0" w:after="0" w:afterAutospacing="0"/>
            </w:pPr>
            <w:r>
              <w:rPr>
                <w:color w:val="000000"/>
                <w:sz w:val="18"/>
                <w:szCs w:val="18"/>
              </w:rPr>
              <w:t>Desplazarse a lo largo del parqueadero, realizando numerosos cambios de dirección.</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24403545" w14:textId="77777777" w:rsidR="00E201D4" w:rsidRDefault="00E201D4">
            <w:pPr>
              <w:pStyle w:val="NormalWeb"/>
              <w:spacing w:before="0" w:beforeAutospacing="0" w:after="0" w:afterAutospacing="0"/>
              <w:jc w:val="center"/>
            </w:pPr>
            <w:r>
              <w:rPr>
                <w:color w:val="000000"/>
                <w:sz w:val="18"/>
                <w:szCs w:val="18"/>
              </w:rPr>
              <w:t>Sospechoso</w:t>
            </w:r>
          </w:p>
        </w:tc>
      </w:tr>
    </w:tbl>
    <w:p w14:paraId="4A3E5A5C" w14:textId="77777777" w:rsidR="003C2680" w:rsidRDefault="003C2680" w:rsidP="005F4B47">
      <w:pPr>
        <w:pStyle w:val="Ttulo2"/>
        <w:numPr>
          <w:ilvl w:val="1"/>
          <w:numId w:val="22"/>
        </w:numPr>
      </w:pPr>
      <w:bookmarkStart w:id="261" w:name="_Toc531325739"/>
      <w:r>
        <w:t>Captura de datos</w:t>
      </w:r>
      <w:bookmarkEnd w:id="261"/>
    </w:p>
    <w:p w14:paraId="551D65D2" w14:textId="40EC5107" w:rsidR="003C2680" w:rsidRDefault="003C2680" w:rsidP="003C2680">
      <w:pPr>
        <w:pStyle w:val="NormalWeb"/>
        <w:spacing w:before="240" w:beforeAutospacing="0" w:after="120" w:afterAutospacing="0"/>
        <w:jc w:val="both"/>
      </w:pPr>
      <w:r>
        <w:rPr>
          <w:color w:val="000000"/>
          <w:sz w:val="22"/>
          <w:szCs w:val="22"/>
        </w:rPr>
        <w:t xml:space="preserve">Cada una de las actividades definidas en la </w:t>
      </w:r>
      <w:r w:rsidR="009C27CA">
        <w:rPr>
          <w:color w:val="000000"/>
          <w:sz w:val="22"/>
          <w:szCs w:val="22"/>
        </w:rPr>
        <w:fldChar w:fldCharType="begin"/>
      </w:r>
      <w:r w:rsidR="009C27CA">
        <w:rPr>
          <w:color w:val="000000"/>
          <w:sz w:val="22"/>
          <w:szCs w:val="22"/>
        </w:rPr>
        <w:instrText xml:space="preserve"> REF _Ref529772346 \h </w:instrText>
      </w:r>
      <w:r w:rsidR="009C27CA">
        <w:rPr>
          <w:color w:val="000000"/>
          <w:sz w:val="22"/>
          <w:szCs w:val="22"/>
        </w:rPr>
      </w:r>
      <w:r w:rsidR="009C27CA">
        <w:rPr>
          <w:color w:val="000000"/>
          <w:sz w:val="22"/>
          <w:szCs w:val="22"/>
        </w:rPr>
        <w:fldChar w:fldCharType="separate"/>
      </w:r>
      <w:r w:rsidR="00A71D04">
        <w:t xml:space="preserve">Tabla </w:t>
      </w:r>
      <w:r w:rsidR="00A71D04">
        <w:rPr>
          <w:noProof/>
        </w:rPr>
        <w:t>8</w:t>
      </w:r>
      <w:r w:rsidR="009C27CA">
        <w:rPr>
          <w:color w:val="000000"/>
          <w:sz w:val="22"/>
          <w:szCs w:val="22"/>
        </w:rPr>
        <w:fldChar w:fldCharType="end"/>
      </w:r>
      <w:r w:rsidR="009C27CA">
        <w:rPr>
          <w:color w:val="000000"/>
          <w:sz w:val="22"/>
          <w:szCs w:val="22"/>
        </w:rPr>
        <w:t xml:space="preserve"> </w:t>
      </w:r>
      <w:r>
        <w:rPr>
          <w:color w:val="000000"/>
          <w:sz w:val="22"/>
          <w:szCs w:val="22"/>
        </w:rPr>
        <w:t xml:space="preserve">se desarrollaron por 3 personas, en una de las zonas monitoreada por el CCTV del centro comercial. Antes de realizar la ejecución de las actividades, se realizó la caracterización de la zona en donde se ejecutó la captura de los videos para la validación experimental del modelo. El objetivo de la caracterización de la zona es determinar la posición de los puntos de calibración para cada una de las cámaras, en miras de poder aplicar las técnicas de transformación proyectiva necesarias para el cálculo de la posición global. La </w:t>
      </w:r>
      <w:r w:rsidR="00172285">
        <w:rPr>
          <w:color w:val="000000"/>
          <w:sz w:val="22"/>
          <w:szCs w:val="22"/>
        </w:rPr>
        <w:t xml:space="preserve"> </w:t>
      </w:r>
      <w:r w:rsidR="00172285">
        <w:rPr>
          <w:color w:val="000000"/>
          <w:sz w:val="22"/>
          <w:szCs w:val="22"/>
        </w:rPr>
        <w:fldChar w:fldCharType="begin"/>
      </w:r>
      <w:r w:rsidR="00172285">
        <w:rPr>
          <w:color w:val="000000"/>
          <w:sz w:val="22"/>
          <w:szCs w:val="22"/>
        </w:rPr>
        <w:instrText xml:space="preserve"> REF _Ref529816098 \h </w:instrText>
      </w:r>
      <w:r w:rsidR="00172285">
        <w:rPr>
          <w:color w:val="000000"/>
          <w:sz w:val="22"/>
          <w:szCs w:val="22"/>
        </w:rPr>
      </w:r>
      <w:r w:rsidR="00172285">
        <w:rPr>
          <w:color w:val="000000"/>
          <w:sz w:val="22"/>
          <w:szCs w:val="22"/>
        </w:rPr>
        <w:fldChar w:fldCharType="separate"/>
      </w:r>
      <w:r w:rsidR="00A71D04">
        <w:t xml:space="preserve">Figura </w:t>
      </w:r>
      <w:r w:rsidR="00A71D04">
        <w:rPr>
          <w:noProof/>
        </w:rPr>
        <w:t>13</w:t>
      </w:r>
      <w:r w:rsidR="00172285">
        <w:rPr>
          <w:color w:val="000000"/>
          <w:sz w:val="22"/>
          <w:szCs w:val="22"/>
        </w:rPr>
        <w:fldChar w:fldCharType="end"/>
      </w:r>
      <w:r>
        <w:rPr>
          <w:color w:val="000000"/>
          <w:sz w:val="22"/>
          <w:szCs w:val="22"/>
        </w:rPr>
        <w:t xml:space="preserve">A y </w:t>
      </w:r>
      <w:r w:rsidR="00172285">
        <w:rPr>
          <w:color w:val="000000"/>
          <w:sz w:val="22"/>
          <w:szCs w:val="22"/>
        </w:rPr>
        <w:fldChar w:fldCharType="begin"/>
      </w:r>
      <w:r w:rsidR="00172285">
        <w:rPr>
          <w:color w:val="000000"/>
          <w:sz w:val="22"/>
          <w:szCs w:val="22"/>
        </w:rPr>
        <w:instrText xml:space="preserve"> REF _Ref529816098 \h </w:instrText>
      </w:r>
      <w:r w:rsidR="00172285">
        <w:rPr>
          <w:color w:val="000000"/>
          <w:sz w:val="22"/>
          <w:szCs w:val="22"/>
        </w:rPr>
      </w:r>
      <w:r w:rsidR="00172285">
        <w:rPr>
          <w:color w:val="000000"/>
          <w:sz w:val="22"/>
          <w:szCs w:val="22"/>
        </w:rPr>
        <w:fldChar w:fldCharType="separate"/>
      </w:r>
      <w:r w:rsidR="00A71D04">
        <w:t xml:space="preserve">Figura </w:t>
      </w:r>
      <w:r w:rsidR="00A71D04">
        <w:rPr>
          <w:noProof/>
        </w:rPr>
        <w:t>13</w:t>
      </w:r>
      <w:r w:rsidR="00172285">
        <w:rPr>
          <w:color w:val="000000"/>
          <w:sz w:val="22"/>
          <w:szCs w:val="22"/>
        </w:rPr>
        <w:fldChar w:fldCharType="end"/>
      </w:r>
      <w:r w:rsidR="00172285">
        <w:rPr>
          <w:color w:val="000000"/>
          <w:sz w:val="22"/>
          <w:szCs w:val="22"/>
        </w:rPr>
        <w:t xml:space="preserve">B </w:t>
      </w:r>
      <w:r>
        <w:rPr>
          <w:color w:val="000000"/>
          <w:sz w:val="22"/>
          <w:szCs w:val="22"/>
        </w:rPr>
        <w:t>muestra la posición de los puntos tomados para la calibración de cámaras, que se encuentra asociado a las líneas de delimitación entre bahías y la posición de los tope llantas.</w:t>
      </w:r>
    </w:p>
    <w:p w14:paraId="63D8006E" w14:textId="77777777" w:rsidR="003C2680" w:rsidRPr="003C2680" w:rsidRDefault="003C2680" w:rsidP="003C2680">
      <w:pPr>
        <w:pStyle w:val="NormalWeb"/>
        <w:spacing w:before="240" w:beforeAutospacing="0" w:after="120" w:afterAutospacing="0"/>
        <w:jc w:val="both"/>
        <w:sectPr w:rsidR="003C2680" w:rsidRPr="003C2680" w:rsidSect="00D34F01">
          <w:headerReference w:type="default" r:id="rId31"/>
          <w:footerReference w:type="default" r:id="rId32"/>
          <w:pgSz w:w="12240" w:h="15840" w:code="1"/>
          <w:pgMar w:top="1800" w:right="1800" w:bottom="2160" w:left="2160" w:header="864" w:footer="864" w:gutter="0"/>
          <w:cols w:space="720"/>
          <w:docGrid w:linePitch="299"/>
        </w:sectPr>
      </w:pPr>
    </w:p>
    <w:p w14:paraId="70955F50" w14:textId="77777777" w:rsidR="003C2680" w:rsidRDefault="003C2680" w:rsidP="00E201D4">
      <w:pPr>
        <w:pStyle w:val="NormalWeb"/>
        <w:spacing w:before="240" w:beforeAutospacing="0" w:after="120" w:afterAutospacing="0"/>
        <w:jc w:val="center"/>
        <w:rPr>
          <w:color w:val="000000"/>
          <w:sz w:val="20"/>
          <w:szCs w:val="20"/>
        </w:rPr>
      </w:pPr>
    </w:p>
    <w:p w14:paraId="2D767AB9" w14:textId="48D26432" w:rsidR="00E201D4" w:rsidRDefault="007915E0" w:rsidP="007915E0">
      <w:pPr>
        <w:pStyle w:val="Descripcin"/>
        <w:jc w:val="center"/>
      </w:pPr>
      <w:bookmarkStart w:id="262" w:name="_Ref529772353"/>
      <w:r>
        <w:t xml:space="preserve">Tabla </w:t>
      </w:r>
      <w:r>
        <w:fldChar w:fldCharType="begin"/>
      </w:r>
      <w:r>
        <w:instrText xml:space="preserve"> SEQ Tabla \* ARABIC </w:instrText>
      </w:r>
      <w:r>
        <w:fldChar w:fldCharType="separate"/>
      </w:r>
      <w:r w:rsidR="00A71D04">
        <w:rPr>
          <w:noProof/>
        </w:rPr>
        <w:t>9</w:t>
      </w:r>
      <w:r>
        <w:fldChar w:fldCharType="end"/>
      </w:r>
      <w:bookmarkEnd w:id="262"/>
      <w:r>
        <w:t xml:space="preserve">: </w:t>
      </w:r>
      <w:r w:rsidR="00E201D4">
        <w:t>Definición de acciones</w:t>
      </w:r>
    </w:p>
    <w:tbl>
      <w:tblPr>
        <w:tblW w:w="0" w:type="auto"/>
        <w:jc w:val="center"/>
        <w:tblCellMar>
          <w:top w:w="15" w:type="dxa"/>
          <w:left w:w="15" w:type="dxa"/>
          <w:bottom w:w="15" w:type="dxa"/>
          <w:right w:w="15" w:type="dxa"/>
        </w:tblCellMar>
        <w:tblLook w:val="04A0" w:firstRow="1" w:lastRow="0" w:firstColumn="1" w:lastColumn="0" w:noHBand="0" w:noVBand="1"/>
      </w:tblPr>
      <w:tblGrid>
        <w:gridCol w:w="229"/>
        <w:gridCol w:w="2317"/>
        <w:gridCol w:w="1188"/>
      </w:tblGrid>
      <w:tr w:rsidR="00E201D4" w14:paraId="0EFC711D"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354ECC05" w14:textId="77777777" w:rsidR="00E201D4" w:rsidRDefault="00E201D4">
            <w:pPr>
              <w:pStyle w:val="NormalWeb"/>
              <w:spacing w:before="0" w:beforeAutospacing="0" w:after="0" w:afterAutospacing="0"/>
              <w:jc w:val="center"/>
            </w:pPr>
            <w:r>
              <w:rPr>
                <w:b/>
                <w:bCs/>
                <w:color w:val="000000"/>
                <w:sz w:val="18"/>
                <w:szCs w:val="18"/>
              </w:rPr>
              <w:t>ID</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2AF5BA3A" w14:textId="77777777" w:rsidR="00E201D4" w:rsidRDefault="00E201D4">
            <w:pPr>
              <w:pStyle w:val="NormalWeb"/>
              <w:spacing w:before="0" w:beforeAutospacing="0" w:after="0" w:afterAutospacing="0"/>
              <w:jc w:val="center"/>
            </w:pPr>
            <w:r>
              <w:rPr>
                <w:b/>
                <w:bCs/>
                <w:color w:val="000000"/>
                <w:sz w:val="18"/>
                <w:szCs w:val="18"/>
              </w:rPr>
              <w:t>Nombre</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2FF617D1" w14:textId="77777777" w:rsidR="00E201D4" w:rsidRDefault="00E201D4">
            <w:pPr>
              <w:pStyle w:val="NormalWeb"/>
              <w:spacing w:before="0" w:beforeAutospacing="0" w:after="0" w:afterAutospacing="0"/>
              <w:jc w:val="center"/>
            </w:pPr>
            <w:r>
              <w:rPr>
                <w:b/>
                <w:bCs/>
                <w:color w:val="000000"/>
                <w:sz w:val="18"/>
                <w:szCs w:val="18"/>
              </w:rPr>
              <w:t>Categoría</w:t>
            </w:r>
          </w:p>
        </w:tc>
      </w:tr>
      <w:tr w:rsidR="00E201D4" w14:paraId="15A40F27"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58C2441" w14:textId="77777777" w:rsidR="00E201D4" w:rsidRDefault="00E201D4">
            <w:pPr>
              <w:pStyle w:val="NormalWeb"/>
              <w:spacing w:before="0" w:beforeAutospacing="0" w:after="0" w:afterAutospacing="0"/>
              <w:jc w:val="center"/>
            </w:pPr>
            <w:r>
              <w:rPr>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6C57865C" w14:textId="77777777" w:rsidR="00E201D4" w:rsidRDefault="00E201D4">
            <w:pPr>
              <w:pStyle w:val="NormalWeb"/>
              <w:spacing w:before="0" w:beforeAutospacing="0" w:after="0" w:afterAutospacing="0"/>
              <w:jc w:val="center"/>
            </w:pPr>
            <w:r>
              <w:rPr>
                <w:color w:val="000000"/>
                <w:sz w:val="18"/>
                <w:szCs w:val="18"/>
              </w:rPr>
              <w:t>Acercarse al lado del vehículo</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4CA72D3" w14:textId="77777777" w:rsidR="00E201D4" w:rsidRDefault="00E201D4">
            <w:pPr>
              <w:pStyle w:val="NormalWeb"/>
              <w:spacing w:before="0" w:beforeAutospacing="0" w:after="0" w:afterAutospacing="0"/>
              <w:jc w:val="center"/>
            </w:pPr>
            <w:r>
              <w:rPr>
                <w:color w:val="000000"/>
                <w:sz w:val="18"/>
                <w:szCs w:val="18"/>
              </w:rPr>
              <w:t>Desplazamiento</w:t>
            </w:r>
          </w:p>
        </w:tc>
      </w:tr>
      <w:tr w:rsidR="00E201D4" w14:paraId="0BC2A1C5"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1E60071" w14:textId="77777777" w:rsidR="00E201D4" w:rsidRDefault="00E201D4">
            <w:pPr>
              <w:pStyle w:val="NormalWeb"/>
              <w:spacing w:before="0" w:beforeAutospacing="0" w:after="0" w:afterAutospacing="0"/>
              <w:jc w:val="center"/>
            </w:pPr>
            <w:r>
              <w:rPr>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FABCE82" w14:textId="77777777" w:rsidR="00E201D4" w:rsidRDefault="00E201D4">
            <w:pPr>
              <w:pStyle w:val="NormalWeb"/>
              <w:spacing w:before="0" w:beforeAutospacing="0" w:after="0" w:afterAutospacing="0"/>
              <w:jc w:val="center"/>
            </w:pPr>
            <w:r>
              <w:rPr>
                <w:color w:val="000000"/>
                <w:sz w:val="18"/>
                <w:szCs w:val="18"/>
              </w:rPr>
              <w:t>Acercarse al frente del vehículo</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D1E3ACC" w14:textId="77777777" w:rsidR="00E201D4" w:rsidRDefault="00E201D4">
            <w:pPr>
              <w:pStyle w:val="NormalWeb"/>
              <w:spacing w:before="0" w:beforeAutospacing="0" w:after="0" w:afterAutospacing="0"/>
              <w:jc w:val="center"/>
            </w:pPr>
            <w:r>
              <w:rPr>
                <w:color w:val="000000"/>
                <w:sz w:val="18"/>
                <w:szCs w:val="18"/>
              </w:rPr>
              <w:t>Desplazamiento</w:t>
            </w:r>
          </w:p>
        </w:tc>
      </w:tr>
      <w:tr w:rsidR="00E201D4" w14:paraId="5E4859AA"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4C4A735" w14:textId="77777777" w:rsidR="00E201D4" w:rsidRDefault="00E201D4">
            <w:pPr>
              <w:pStyle w:val="NormalWeb"/>
              <w:spacing w:before="0" w:beforeAutospacing="0" w:after="0" w:afterAutospacing="0"/>
              <w:jc w:val="center"/>
            </w:pPr>
            <w:r>
              <w:rPr>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74F6F46" w14:textId="77777777" w:rsidR="00E201D4" w:rsidRDefault="00E201D4">
            <w:pPr>
              <w:pStyle w:val="NormalWeb"/>
              <w:spacing w:before="0" w:beforeAutospacing="0" w:after="0" w:afterAutospacing="0"/>
              <w:jc w:val="center"/>
            </w:pPr>
            <w:r>
              <w:rPr>
                <w:color w:val="000000"/>
                <w:sz w:val="18"/>
                <w:szCs w:val="18"/>
              </w:rPr>
              <w:t>Acercarse detrás del vehículo</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D6CB429" w14:textId="77777777" w:rsidR="00E201D4" w:rsidRDefault="00E201D4">
            <w:pPr>
              <w:pStyle w:val="NormalWeb"/>
              <w:spacing w:before="0" w:beforeAutospacing="0" w:after="0" w:afterAutospacing="0"/>
              <w:jc w:val="center"/>
            </w:pPr>
            <w:r>
              <w:rPr>
                <w:color w:val="000000"/>
                <w:sz w:val="18"/>
                <w:szCs w:val="18"/>
              </w:rPr>
              <w:t>Desplazamiento</w:t>
            </w:r>
          </w:p>
        </w:tc>
      </w:tr>
      <w:tr w:rsidR="00E201D4" w14:paraId="6CA0C288"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8A4C79F" w14:textId="77777777" w:rsidR="00E201D4" w:rsidRDefault="00E201D4">
            <w:pPr>
              <w:pStyle w:val="NormalWeb"/>
              <w:spacing w:before="0" w:beforeAutospacing="0" w:after="0" w:afterAutospacing="0"/>
              <w:jc w:val="center"/>
            </w:pPr>
            <w:r>
              <w:rPr>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48AD1B8" w14:textId="77777777" w:rsidR="00E201D4" w:rsidRDefault="00E201D4">
            <w:pPr>
              <w:pStyle w:val="NormalWeb"/>
              <w:spacing w:before="0" w:beforeAutospacing="0" w:after="0" w:afterAutospacing="0"/>
              <w:jc w:val="center"/>
            </w:pPr>
            <w:r>
              <w:rPr>
                <w:color w:val="000000"/>
                <w:sz w:val="18"/>
                <w:szCs w:val="18"/>
              </w:rPr>
              <w:t>Acercarse a zona despejada</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C9C20BC" w14:textId="77777777" w:rsidR="00E201D4" w:rsidRDefault="00E201D4">
            <w:pPr>
              <w:pStyle w:val="NormalWeb"/>
              <w:spacing w:before="0" w:beforeAutospacing="0" w:after="0" w:afterAutospacing="0"/>
              <w:jc w:val="center"/>
            </w:pPr>
            <w:r>
              <w:rPr>
                <w:color w:val="000000"/>
                <w:sz w:val="18"/>
                <w:szCs w:val="18"/>
              </w:rPr>
              <w:t>Desplazamiento</w:t>
            </w:r>
          </w:p>
        </w:tc>
      </w:tr>
      <w:tr w:rsidR="00E201D4" w14:paraId="4E9C28E2"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6E53CD5F" w14:textId="77777777" w:rsidR="00E201D4" w:rsidRDefault="00E201D4">
            <w:pPr>
              <w:pStyle w:val="NormalWeb"/>
              <w:spacing w:before="0" w:beforeAutospacing="0" w:after="0" w:afterAutospacing="0"/>
              <w:jc w:val="center"/>
            </w:pPr>
            <w:r>
              <w:rPr>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FFA99FE" w14:textId="77777777" w:rsidR="00E201D4" w:rsidRDefault="00E201D4">
            <w:pPr>
              <w:pStyle w:val="NormalWeb"/>
              <w:spacing w:before="0" w:beforeAutospacing="0" w:after="0" w:afterAutospacing="0"/>
              <w:jc w:val="center"/>
            </w:pPr>
            <w:r>
              <w:rPr>
                <w:color w:val="000000"/>
                <w:sz w:val="18"/>
                <w:szCs w:val="18"/>
              </w:rPr>
              <w:t>Agacharse</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6BF26F13" w14:textId="77777777" w:rsidR="00E201D4" w:rsidRDefault="00E201D4">
            <w:pPr>
              <w:pStyle w:val="NormalWeb"/>
              <w:spacing w:before="0" w:beforeAutospacing="0" w:after="0" w:afterAutospacing="0"/>
              <w:jc w:val="center"/>
            </w:pPr>
            <w:r>
              <w:rPr>
                <w:color w:val="000000"/>
                <w:sz w:val="18"/>
                <w:szCs w:val="18"/>
              </w:rPr>
              <w:t>Estático</w:t>
            </w:r>
          </w:p>
        </w:tc>
      </w:tr>
      <w:tr w:rsidR="00E201D4" w14:paraId="1F6F00E0"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7D93F0A" w14:textId="77777777" w:rsidR="00E201D4" w:rsidRDefault="00E201D4">
            <w:pPr>
              <w:pStyle w:val="NormalWeb"/>
              <w:spacing w:before="0" w:beforeAutospacing="0" w:after="0" w:afterAutospacing="0"/>
              <w:jc w:val="center"/>
            </w:pPr>
            <w:r>
              <w:rPr>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45453C6" w14:textId="77777777" w:rsidR="00E201D4" w:rsidRDefault="00E201D4">
            <w:pPr>
              <w:pStyle w:val="NormalWeb"/>
              <w:spacing w:before="0" w:beforeAutospacing="0" w:after="0" w:afterAutospacing="0"/>
              <w:jc w:val="center"/>
            </w:pPr>
            <w:r>
              <w:rPr>
                <w:color w:val="000000"/>
                <w:sz w:val="18"/>
                <w:szCs w:val="18"/>
              </w:rPr>
              <w:t>Quedarse quieto</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21EB768" w14:textId="77777777" w:rsidR="00E201D4" w:rsidRDefault="00E201D4">
            <w:pPr>
              <w:pStyle w:val="NormalWeb"/>
              <w:spacing w:before="0" w:beforeAutospacing="0" w:after="0" w:afterAutospacing="0"/>
              <w:jc w:val="center"/>
            </w:pPr>
            <w:r>
              <w:rPr>
                <w:color w:val="000000"/>
                <w:sz w:val="18"/>
                <w:szCs w:val="18"/>
              </w:rPr>
              <w:t>Estático</w:t>
            </w:r>
          </w:p>
        </w:tc>
      </w:tr>
      <w:tr w:rsidR="00E201D4" w14:paraId="2641BBB7"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0816107" w14:textId="77777777" w:rsidR="00E201D4" w:rsidRDefault="00E201D4">
            <w:pPr>
              <w:pStyle w:val="NormalWeb"/>
              <w:spacing w:before="0" w:beforeAutospacing="0" w:after="0" w:afterAutospacing="0"/>
              <w:jc w:val="center"/>
            </w:pPr>
            <w:r>
              <w:rPr>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E74003D" w14:textId="77777777" w:rsidR="00E201D4" w:rsidRDefault="00E201D4">
            <w:pPr>
              <w:pStyle w:val="NormalWeb"/>
              <w:spacing w:before="0" w:beforeAutospacing="0" w:after="0" w:afterAutospacing="0"/>
              <w:jc w:val="center"/>
            </w:pPr>
            <w:r>
              <w:rPr>
                <w:color w:val="000000"/>
                <w:sz w:val="18"/>
                <w:szCs w:val="18"/>
              </w:rPr>
              <w:t>Manipular puerta</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33A14EE" w14:textId="77777777" w:rsidR="00E201D4" w:rsidRDefault="00E201D4">
            <w:pPr>
              <w:pStyle w:val="NormalWeb"/>
              <w:spacing w:before="0" w:beforeAutospacing="0" w:after="0" w:afterAutospacing="0"/>
              <w:jc w:val="center"/>
            </w:pPr>
            <w:r>
              <w:rPr>
                <w:color w:val="000000"/>
                <w:sz w:val="18"/>
                <w:szCs w:val="18"/>
              </w:rPr>
              <w:t>Estático</w:t>
            </w:r>
          </w:p>
        </w:tc>
      </w:tr>
      <w:tr w:rsidR="00E201D4" w14:paraId="62327A91"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2CB195F" w14:textId="77777777" w:rsidR="00E201D4" w:rsidRDefault="00E201D4">
            <w:pPr>
              <w:pStyle w:val="NormalWeb"/>
              <w:spacing w:before="0" w:beforeAutospacing="0" w:after="0" w:afterAutospacing="0"/>
              <w:jc w:val="center"/>
            </w:pPr>
            <w:r>
              <w:rPr>
                <w:color w:val="000000"/>
                <w:sz w:val="18"/>
                <w:szCs w:val="18"/>
              </w:rPr>
              <w:t>8</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4992CB4" w14:textId="77777777" w:rsidR="00E201D4" w:rsidRDefault="00E201D4">
            <w:pPr>
              <w:pStyle w:val="NormalWeb"/>
              <w:spacing w:before="0" w:beforeAutospacing="0" w:after="0" w:afterAutospacing="0"/>
              <w:jc w:val="center"/>
            </w:pPr>
            <w:r>
              <w:rPr>
                <w:color w:val="000000"/>
                <w:sz w:val="18"/>
                <w:szCs w:val="18"/>
              </w:rPr>
              <w:t>Estirar brazos</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354AB0B" w14:textId="77777777" w:rsidR="00E201D4" w:rsidRDefault="00E201D4">
            <w:pPr>
              <w:pStyle w:val="NormalWeb"/>
              <w:spacing w:before="0" w:beforeAutospacing="0" w:after="0" w:afterAutospacing="0"/>
              <w:jc w:val="center"/>
            </w:pPr>
            <w:r>
              <w:rPr>
                <w:color w:val="000000"/>
                <w:sz w:val="18"/>
                <w:szCs w:val="18"/>
              </w:rPr>
              <w:t>Estático</w:t>
            </w:r>
          </w:p>
        </w:tc>
      </w:tr>
      <w:tr w:rsidR="00E201D4" w14:paraId="35A9E340"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5950803" w14:textId="77777777" w:rsidR="00E201D4" w:rsidRDefault="00E201D4">
            <w:pPr>
              <w:pStyle w:val="NormalWeb"/>
              <w:spacing w:before="0" w:beforeAutospacing="0" w:after="0" w:afterAutospacing="0"/>
              <w:jc w:val="center"/>
            </w:pPr>
            <w:r>
              <w:rPr>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16124D3" w14:textId="77777777" w:rsidR="00E201D4" w:rsidRDefault="00E201D4">
            <w:pPr>
              <w:pStyle w:val="NormalWeb"/>
              <w:spacing w:before="0" w:beforeAutospacing="0" w:after="0" w:afterAutospacing="0"/>
              <w:jc w:val="center"/>
            </w:pPr>
            <w:r>
              <w:rPr>
                <w:color w:val="000000"/>
                <w:sz w:val="18"/>
                <w:szCs w:val="18"/>
              </w:rPr>
              <w:t>Nulo</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6CE5BF1" w14:textId="77777777" w:rsidR="00E201D4" w:rsidRDefault="00E201D4">
            <w:pPr>
              <w:pStyle w:val="NormalWeb"/>
              <w:spacing w:before="0" w:beforeAutospacing="0" w:after="0" w:afterAutospacing="0"/>
              <w:jc w:val="center"/>
            </w:pPr>
            <w:r>
              <w:rPr>
                <w:color w:val="000000"/>
                <w:sz w:val="18"/>
                <w:szCs w:val="18"/>
              </w:rPr>
              <w:t>Estático</w:t>
            </w:r>
          </w:p>
        </w:tc>
      </w:tr>
    </w:tbl>
    <w:p w14:paraId="517FE428" w14:textId="77777777" w:rsidR="00E201D4" w:rsidRDefault="00E201D4" w:rsidP="00E201D4">
      <w:pPr>
        <w:spacing w:after="240"/>
      </w:pPr>
    </w:p>
    <w:p w14:paraId="3260A2DB" w14:textId="77777777" w:rsidR="003C2680" w:rsidRDefault="003C2680" w:rsidP="00E201D4">
      <w:pPr>
        <w:pStyle w:val="NormalWeb"/>
        <w:spacing w:before="240" w:beforeAutospacing="0" w:after="120" w:afterAutospacing="0"/>
        <w:jc w:val="center"/>
        <w:rPr>
          <w:color w:val="000000"/>
          <w:sz w:val="20"/>
          <w:szCs w:val="20"/>
        </w:rPr>
      </w:pPr>
    </w:p>
    <w:p w14:paraId="40547A9C" w14:textId="77777777" w:rsidR="003C2680" w:rsidRDefault="003C2680" w:rsidP="00E201D4">
      <w:pPr>
        <w:pStyle w:val="NormalWeb"/>
        <w:spacing w:before="240" w:beforeAutospacing="0" w:after="120" w:afterAutospacing="0"/>
        <w:jc w:val="center"/>
        <w:rPr>
          <w:color w:val="000000"/>
          <w:sz w:val="20"/>
          <w:szCs w:val="20"/>
        </w:rPr>
      </w:pPr>
    </w:p>
    <w:p w14:paraId="03F07E5A" w14:textId="16078608" w:rsidR="00E201D4" w:rsidRDefault="007915E0" w:rsidP="007915E0">
      <w:pPr>
        <w:pStyle w:val="Descripcin"/>
        <w:jc w:val="center"/>
      </w:pPr>
      <w:bookmarkStart w:id="263" w:name="_Ref529772367"/>
      <w:r>
        <w:t xml:space="preserve">Tabla </w:t>
      </w:r>
      <w:r>
        <w:fldChar w:fldCharType="begin"/>
      </w:r>
      <w:r>
        <w:instrText xml:space="preserve"> SEQ Tabla \* ARABIC </w:instrText>
      </w:r>
      <w:r>
        <w:fldChar w:fldCharType="separate"/>
      </w:r>
      <w:r w:rsidR="00A71D04">
        <w:rPr>
          <w:noProof/>
        </w:rPr>
        <w:t>10</w:t>
      </w:r>
      <w:r>
        <w:fldChar w:fldCharType="end"/>
      </w:r>
      <w:bookmarkEnd w:id="263"/>
      <w:r>
        <w:t xml:space="preserve">: </w:t>
      </w:r>
      <w:r w:rsidR="00E201D4">
        <w:t>Definición de poses</w:t>
      </w:r>
    </w:p>
    <w:tbl>
      <w:tblPr>
        <w:tblW w:w="0" w:type="auto"/>
        <w:jc w:val="center"/>
        <w:tblCellMar>
          <w:top w:w="15" w:type="dxa"/>
          <w:left w:w="15" w:type="dxa"/>
          <w:bottom w:w="15" w:type="dxa"/>
          <w:right w:w="15" w:type="dxa"/>
        </w:tblCellMar>
        <w:tblLook w:val="04A0" w:firstRow="1" w:lastRow="0" w:firstColumn="1" w:lastColumn="0" w:noHBand="0" w:noVBand="1"/>
      </w:tblPr>
      <w:tblGrid>
        <w:gridCol w:w="208"/>
        <w:gridCol w:w="1168"/>
        <w:gridCol w:w="1038"/>
        <w:gridCol w:w="678"/>
      </w:tblGrid>
      <w:tr w:rsidR="00E201D4" w14:paraId="7AC8E759"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3C2C07B4" w14:textId="77777777" w:rsidR="00E201D4" w:rsidRDefault="00E201D4">
            <w:pPr>
              <w:pStyle w:val="NormalWeb"/>
              <w:spacing w:before="0" w:beforeAutospacing="0" w:after="0" w:afterAutospacing="0"/>
              <w:jc w:val="center"/>
            </w:pPr>
            <w:r>
              <w:rPr>
                <w:b/>
                <w:bCs/>
                <w:color w:val="000000"/>
                <w:sz w:val="18"/>
                <w:szCs w:val="18"/>
              </w:rPr>
              <w:t>Id</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0306966" w14:textId="77777777" w:rsidR="00E201D4" w:rsidRDefault="00E201D4">
            <w:pPr>
              <w:pStyle w:val="NormalWeb"/>
              <w:spacing w:before="0" w:beforeAutospacing="0" w:after="0" w:afterAutospacing="0"/>
              <w:jc w:val="center"/>
            </w:pPr>
            <w:r>
              <w:rPr>
                <w:b/>
                <w:bCs/>
                <w:color w:val="000000"/>
                <w:sz w:val="18"/>
                <w:szCs w:val="18"/>
              </w:rPr>
              <w:t>Nombre</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C481BD6" w14:textId="77777777" w:rsidR="00E201D4" w:rsidRDefault="00E201D4">
            <w:pPr>
              <w:pStyle w:val="NormalWeb"/>
              <w:spacing w:before="0" w:beforeAutospacing="0" w:after="0" w:afterAutospacing="0"/>
              <w:jc w:val="center"/>
            </w:pPr>
            <w:r>
              <w:rPr>
                <w:b/>
                <w:bCs/>
                <w:color w:val="000000"/>
                <w:sz w:val="18"/>
                <w:szCs w:val="18"/>
              </w:rPr>
              <w:t>Subcategoría</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560B9E8" w14:textId="77777777" w:rsidR="00E201D4" w:rsidRDefault="00E201D4">
            <w:pPr>
              <w:pStyle w:val="NormalWeb"/>
              <w:spacing w:before="0" w:beforeAutospacing="0" w:after="0" w:afterAutospacing="0"/>
              <w:jc w:val="center"/>
            </w:pPr>
            <w:r>
              <w:rPr>
                <w:b/>
                <w:bCs/>
                <w:color w:val="000000"/>
                <w:sz w:val="18"/>
                <w:szCs w:val="18"/>
              </w:rPr>
              <w:t>Ejemplo</w:t>
            </w:r>
          </w:p>
        </w:tc>
      </w:tr>
      <w:tr w:rsidR="00E201D4" w14:paraId="3E447D2F"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08603B05" w14:textId="77777777" w:rsidR="00E201D4" w:rsidRDefault="00E201D4">
            <w:pPr>
              <w:pStyle w:val="NormalWeb"/>
              <w:spacing w:before="0" w:beforeAutospacing="0" w:after="0" w:afterAutospacing="0"/>
              <w:jc w:val="center"/>
            </w:pPr>
            <w:r>
              <w:rPr>
                <w:color w:val="000000"/>
                <w:sz w:val="18"/>
                <w:szCs w:val="18"/>
              </w:rPr>
              <w:t>1</w:t>
            </w:r>
          </w:p>
        </w:tc>
        <w:tc>
          <w:tcPr>
            <w:tcW w:w="0" w:type="auto"/>
            <w:vMerge w:val="restart"/>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6EC4E1B1" w14:textId="77777777" w:rsidR="00E201D4" w:rsidRDefault="00E201D4">
            <w:pPr>
              <w:pStyle w:val="NormalWeb"/>
              <w:spacing w:before="0" w:beforeAutospacing="0" w:after="0" w:afterAutospacing="0"/>
              <w:jc w:val="center"/>
            </w:pPr>
            <w:r>
              <w:rPr>
                <w:color w:val="000000"/>
                <w:sz w:val="18"/>
                <w:szCs w:val="18"/>
              </w:rPr>
              <w:t>De Pie</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121329F5" w14:textId="77777777" w:rsidR="00E201D4" w:rsidRDefault="00E201D4">
            <w:pPr>
              <w:pStyle w:val="NormalWeb"/>
              <w:spacing w:before="0" w:beforeAutospacing="0" w:after="0" w:afterAutospacing="0"/>
              <w:jc w:val="center"/>
            </w:pPr>
            <w:r>
              <w:rPr>
                <w:color w:val="000000"/>
                <w:sz w:val="18"/>
                <w:szCs w:val="18"/>
              </w:rPr>
              <w:t>Frente</w:t>
            </w:r>
          </w:p>
        </w:tc>
        <w:tc>
          <w:tcPr>
            <w:tcW w:w="0" w:type="auto"/>
            <w:vMerge w:val="restart"/>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43D49CA" w14:textId="77777777" w:rsidR="00E201D4" w:rsidRDefault="00E201D4">
            <w:pPr>
              <w:pStyle w:val="NormalWeb"/>
              <w:spacing w:before="0" w:beforeAutospacing="0" w:after="0" w:afterAutospacing="0"/>
              <w:jc w:val="center"/>
            </w:pPr>
            <w:r>
              <w:rPr>
                <w:rFonts w:ascii="Arial" w:hAnsi="Arial" w:cs="Arial"/>
                <w:noProof/>
                <w:color w:val="000000"/>
                <w:sz w:val="20"/>
                <w:szCs w:val="20"/>
              </w:rPr>
              <w:drawing>
                <wp:inline distT="0" distB="0" distL="0" distR="0" wp14:anchorId="2E72305C" wp14:editId="6DB60CAA">
                  <wp:extent cx="222885" cy="659765"/>
                  <wp:effectExtent l="0" t="0" r="5715" b="6985"/>
                  <wp:docPr id="23" name="Imagen 23" descr="https://lh3.googleusercontent.com/tzbb-JfMWPHHuaSSTnaZNMAjAcRAmNSNJPzHzpxO99uD_3syHteJ49rqDUjWoYsDEuhvVgxuFKvjtczTHU2s4mCyTYQhQC8Xl0OFT4k5SQwZ6uW9291lBA2200hOePdJYIWeqE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3.googleusercontent.com/tzbb-JfMWPHHuaSSTnaZNMAjAcRAmNSNJPzHzpxO99uD_3syHteJ49rqDUjWoYsDEuhvVgxuFKvjtczTHU2s4mCyTYQhQC8Xl0OFT4k5SQwZ6uW9291lBA2200hOePdJYIWeqEP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2885" cy="659765"/>
                          </a:xfrm>
                          <a:prstGeom prst="rect">
                            <a:avLst/>
                          </a:prstGeom>
                          <a:noFill/>
                          <a:ln>
                            <a:noFill/>
                          </a:ln>
                        </pic:spPr>
                      </pic:pic>
                    </a:graphicData>
                  </a:graphic>
                </wp:inline>
              </w:drawing>
            </w:r>
          </w:p>
        </w:tc>
      </w:tr>
      <w:tr w:rsidR="00E201D4" w14:paraId="2B21AFAC"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648353C1" w14:textId="77777777" w:rsidR="00E201D4" w:rsidRDefault="00E201D4">
            <w:pPr>
              <w:pStyle w:val="NormalWeb"/>
              <w:spacing w:before="0" w:beforeAutospacing="0" w:after="0" w:afterAutospacing="0"/>
              <w:jc w:val="center"/>
            </w:pPr>
            <w:r>
              <w:rPr>
                <w:color w:val="000000"/>
                <w:sz w:val="18"/>
                <w:szCs w:val="18"/>
              </w:rPr>
              <w:t>2</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311198" w14:textId="77777777" w:rsidR="00E201D4" w:rsidRDefault="00E201D4">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7E7CBF12" w14:textId="77777777" w:rsidR="00E201D4" w:rsidRDefault="00E201D4">
            <w:pPr>
              <w:pStyle w:val="NormalWeb"/>
              <w:spacing w:before="0" w:beforeAutospacing="0" w:after="0" w:afterAutospacing="0"/>
              <w:jc w:val="center"/>
            </w:pPr>
            <w:r>
              <w:rPr>
                <w:color w:val="000000"/>
                <w:sz w:val="18"/>
                <w:szCs w:val="18"/>
              </w:rPr>
              <w:t>Detrás</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2BB00FD" w14:textId="77777777" w:rsidR="00E201D4" w:rsidRDefault="00E201D4">
            <w:pPr>
              <w:rPr>
                <w:sz w:val="24"/>
                <w:szCs w:val="24"/>
              </w:rPr>
            </w:pPr>
          </w:p>
        </w:tc>
      </w:tr>
      <w:tr w:rsidR="00E201D4" w14:paraId="18D122E8" w14:textId="77777777" w:rsidTr="003C2680">
        <w:trPr>
          <w:trHeight w:val="30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465D1115" w14:textId="77777777" w:rsidR="00E201D4" w:rsidRDefault="00E201D4">
            <w:pPr>
              <w:pStyle w:val="NormalWeb"/>
              <w:spacing w:before="0" w:beforeAutospacing="0" w:after="0" w:afterAutospacing="0"/>
              <w:jc w:val="center"/>
            </w:pPr>
            <w:r>
              <w:rPr>
                <w:color w:val="000000"/>
                <w:sz w:val="18"/>
                <w:szCs w:val="18"/>
              </w:rPr>
              <w:t>3</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6523EC" w14:textId="77777777" w:rsidR="00E201D4" w:rsidRDefault="00E201D4">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72201802" w14:textId="77777777" w:rsidR="00E201D4" w:rsidRDefault="00E201D4">
            <w:pPr>
              <w:pStyle w:val="NormalWeb"/>
              <w:spacing w:before="0" w:beforeAutospacing="0" w:after="0" w:afterAutospacing="0"/>
              <w:jc w:val="center"/>
            </w:pPr>
            <w:r>
              <w:rPr>
                <w:color w:val="000000"/>
                <w:sz w:val="18"/>
                <w:szCs w:val="18"/>
              </w:rPr>
              <w:t>Izquierda</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45E78E" w14:textId="77777777" w:rsidR="00E201D4" w:rsidRDefault="00E201D4">
            <w:pPr>
              <w:rPr>
                <w:sz w:val="24"/>
                <w:szCs w:val="24"/>
              </w:rPr>
            </w:pPr>
          </w:p>
        </w:tc>
      </w:tr>
      <w:tr w:rsidR="00E201D4" w14:paraId="52F0E9D9" w14:textId="77777777" w:rsidTr="003C2680">
        <w:trPr>
          <w:trHeight w:val="26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2A34DC79" w14:textId="77777777" w:rsidR="00E201D4" w:rsidRDefault="00E201D4">
            <w:pPr>
              <w:pStyle w:val="NormalWeb"/>
              <w:spacing w:before="0" w:beforeAutospacing="0" w:after="0" w:afterAutospacing="0"/>
              <w:jc w:val="center"/>
            </w:pPr>
            <w:r>
              <w:rPr>
                <w:color w:val="000000"/>
                <w:sz w:val="18"/>
                <w:szCs w:val="18"/>
              </w:rPr>
              <w:t>4</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8FADEA8" w14:textId="77777777" w:rsidR="00E201D4" w:rsidRDefault="00E201D4">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5B3C9E8F" w14:textId="77777777" w:rsidR="00E201D4" w:rsidRDefault="00E201D4">
            <w:pPr>
              <w:pStyle w:val="NormalWeb"/>
              <w:spacing w:before="0" w:beforeAutospacing="0" w:after="0" w:afterAutospacing="0"/>
              <w:jc w:val="center"/>
            </w:pPr>
            <w:r>
              <w:rPr>
                <w:color w:val="000000"/>
                <w:sz w:val="18"/>
                <w:szCs w:val="18"/>
              </w:rPr>
              <w:t>Derecha</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F9BB163" w14:textId="77777777" w:rsidR="00E201D4" w:rsidRDefault="00E201D4">
            <w:pPr>
              <w:rPr>
                <w:sz w:val="24"/>
                <w:szCs w:val="24"/>
              </w:rPr>
            </w:pPr>
          </w:p>
        </w:tc>
      </w:tr>
      <w:tr w:rsidR="00E201D4" w14:paraId="35112889" w14:textId="77777777" w:rsidTr="003C2680">
        <w:trPr>
          <w:trHeight w:val="64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7F47FD39" w14:textId="77777777" w:rsidR="00E201D4" w:rsidRDefault="00E201D4">
            <w:pPr>
              <w:pStyle w:val="NormalWeb"/>
              <w:spacing w:before="0" w:beforeAutospacing="0" w:after="0" w:afterAutospacing="0"/>
              <w:jc w:val="center"/>
            </w:pPr>
            <w:r>
              <w:rPr>
                <w:color w:val="000000"/>
                <w:sz w:val="18"/>
                <w:szCs w:val="18"/>
              </w:rPr>
              <w:t>5</w:t>
            </w:r>
          </w:p>
        </w:tc>
        <w:tc>
          <w:tcPr>
            <w:tcW w:w="0" w:type="auto"/>
            <w:vMerge w:val="restart"/>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07CA7A48" w14:textId="77777777" w:rsidR="00E201D4" w:rsidRDefault="00E201D4">
            <w:pPr>
              <w:pStyle w:val="NormalWeb"/>
              <w:spacing w:before="0" w:beforeAutospacing="0" w:after="0" w:afterAutospacing="0"/>
              <w:jc w:val="center"/>
            </w:pPr>
            <w:r>
              <w:rPr>
                <w:color w:val="000000"/>
                <w:sz w:val="18"/>
                <w:szCs w:val="18"/>
              </w:rPr>
              <w:t>Brazos al frente</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7DC1D852" w14:textId="77777777" w:rsidR="00E201D4" w:rsidRDefault="00E201D4">
            <w:pPr>
              <w:pStyle w:val="NormalWeb"/>
              <w:spacing w:before="0" w:beforeAutospacing="0" w:after="0" w:afterAutospacing="0"/>
              <w:jc w:val="center"/>
            </w:pPr>
            <w:r>
              <w:rPr>
                <w:color w:val="000000"/>
                <w:sz w:val="18"/>
                <w:szCs w:val="18"/>
              </w:rPr>
              <w:t>Izquierda</w:t>
            </w:r>
          </w:p>
        </w:tc>
        <w:tc>
          <w:tcPr>
            <w:tcW w:w="0" w:type="auto"/>
            <w:vMerge w:val="restart"/>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094BC86" w14:textId="77777777" w:rsidR="00E201D4" w:rsidRDefault="00E201D4">
            <w:pPr>
              <w:pStyle w:val="NormalWeb"/>
              <w:spacing w:before="0" w:beforeAutospacing="0" w:after="0" w:afterAutospacing="0"/>
              <w:jc w:val="center"/>
            </w:pPr>
            <w:r>
              <w:rPr>
                <w:rFonts w:ascii="Arial" w:hAnsi="Arial" w:cs="Arial"/>
                <w:noProof/>
                <w:color w:val="000000"/>
                <w:sz w:val="20"/>
                <w:szCs w:val="20"/>
              </w:rPr>
              <w:drawing>
                <wp:inline distT="0" distB="0" distL="0" distR="0" wp14:anchorId="7C10CE64" wp14:editId="2BCABD41">
                  <wp:extent cx="191135" cy="636270"/>
                  <wp:effectExtent l="0" t="0" r="0" b="0"/>
                  <wp:docPr id="22" name="Imagen 22" descr="https://lh4.googleusercontent.com/4J5krXdpD7lAOaD3ij74nyaEO17xiuLU4t4PZkkZDz8-gLQZ0mI5sT3Q_pBbiV6XCMxAPGVuWq0He5vYZlqKkina34h4nCq9dv6_qQDkeJj7mqtwew7fhtPPoU_aik_E7W3x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4J5krXdpD7lAOaD3ij74nyaEO17xiuLU4t4PZkkZDz8-gLQZ0mI5sT3Q_pBbiV6XCMxAPGVuWq0He5vYZlqKkina34h4nCq9dv6_qQDkeJj7mqtwew7fhtPPoU_aik_E7W3xu--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1135" cy="636270"/>
                          </a:xfrm>
                          <a:prstGeom prst="rect">
                            <a:avLst/>
                          </a:prstGeom>
                          <a:noFill/>
                          <a:ln>
                            <a:noFill/>
                          </a:ln>
                        </pic:spPr>
                      </pic:pic>
                    </a:graphicData>
                  </a:graphic>
                </wp:inline>
              </w:drawing>
            </w:r>
          </w:p>
        </w:tc>
      </w:tr>
      <w:tr w:rsidR="00E201D4" w14:paraId="3F167E7B" w14:textId="77777777" w:rsidTr="003C2680">
        <w:trPr>
          <w:trHeight w:val="46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6E4CF106" w14:textId="77777777" w:rsidR="00E201D4" w:rsidRDefault="00E201D4">
            <w:pPr>
              <w:pStyle w:val="NormalWeb"/>
              <w:spacing w:before="0" w:beforeAutospacing="0" w:after="0" w:afterAutospacing="0"/>
              <w:jc w:val="center"/>
            </w:pPr>
            <w:r>
              <w:rPr>
                <w:color w:val="000000"/>
                <w:sz w:val="18"/>
                <w:szCs w:val="18"/>
              </w:rPr>
              <w:t>6</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8C76A8B" w14:textId="77777777" w:rsidR="00E201D4" w:rsidRDefault="00E201D4">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354F179C" w14:textId="77777777" w:rsidR="00E201D4" w:rsidRDefault="00E201D4">
            <w:pPr>
              <w:pStyle w:val="NormalWeb"/>
              <w:spacing w:before="0" w:beforeAutospacing="0" w:after="0" w:afterAutospacing="0"/>
              <w:jc w:val="center"/>
            </w:pPr>
            <w:r>
              <w:rPr>
                <w:color w:val="000000"/>
                <w:sz w:val="18"/>
                <w:szCs w:val="18"/>
              </w:rPr>
              <w:t>Derecha</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6498F98" w14:textId="77777777" w:rsidR="00E201D4" w:rsidRDefault="00E201D4">
            <w:pPr>
              <w:rPr>
                <w:sz w:val="24"/>
                <w:szCs w:val="24"/>
              </w:rPr>
            </w:pPr>
          </w:p>
        </w:tc>
      </w:tr>
      <w:tr w:rsidR="00E201D4" w14:paraId="5824C5D6" w14:textId="77777777" w:rsidTr="003C2680">
        <w:trPr>
          <w:trHeight w:val="48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5CFEFA5E" w14:textId="77777777" w:rsidR="00E201D4" w:rsidRDefault="00E201D4">
            <w:pPr>
              <w:pStyle w:val="NormalWeb"/>
              <w:spacing w:before="0" w:beforeAutospacing="0" w:after="0" w:afterAutospacing="0"/>
              <w:jc w:val="center"/>
            </w:pPr>
            <w:r>
              <w:rPr>
                <w:color w:val="000000"/>
                <w:sz w:val="18"/>
                <w:szCs w:val="18"/>
              </w:rPr>
              <w:t>7</w:t>
            </w:r>
          </w:p>
        </w:tc>
        <w:tc>
          <w:tcPr>
            <w:tcW w:w="0" w:type="auto"/>
            <w:vMerge w:val="restart"/>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3CD7BF24" w14:textId="77777777" w:rsidR="00E201D4" w:rsidRDefault="00E201D4">
            <w:pPr>
              <w:pStyle w:val="NormalWeb"/>
              <w:spacing w:before="0" w:beforeAutospacing="0" w:after="0" w:afterAutospacing="0"/>
              <w:jc w:val="center"/>
            </w:pPr>
            <w:r>
              <w:rPr>
                <w:color w:val="000000"/>
                <w:sz w:val="18"/>
                <w:szCs w:val="18"/>
              </w:rPr>
              <w:t>Agacharse</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3BCC9D7F" w14:textId="77777777" w:rsidR="00E201D4" w:rsidRDefault="00E201D4">
            <w:pPr>
              <w:pStyle w:val="NormalWeb"/>
              <w:spacing w:before="0" w:beforeAutospacing="0" w:after="0" w:afterAutospacing="0"/>
              <w:jc w:val="center"/>
            </w:pPr>
            <w:r>
              <w:rPr>
                <w:color w:val="000000"/>
                <w:sz w:val="18"/>
                <w:szCs w:val="18"/>
              </w:rPr>
              <w:t>Izquierda</w:t>
            </w:r>
          </w:p>
        </w:tc>
        <w:tc>
          <w:tcPr>
            <w:tcW w:w="0" w:type="auto"/>
            <w:vMerge w:val="restart"/>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33C2EDAD" w14:textId="77777777" w:rsidR="00E201D4" w:rsidRDefault="00E201D4">
            <w:pPr>
              <w:pStyle w:val="NormalWeb"/>
              <w:spacing w:before="0" w:beforeAutospacing="0" w:after="0" w:afterAutospacing="0"/>
              <w:jc w:val="center"/>
            </w:pPr>
            <w:r>
              <w:rPr>
                <w:rFonts w:ascii="Arial" w:hAnsi="Arial" w:cs="Arial"/>
                <w:noProof/>
                <w:color w:val="000000"/>
                <w:sz w:val="20"/>
                <w:szCs w:val="20"/>
              </w:rPr>
              <w:drawing>
                <wp:inline distT="0" distB="0" distL="0" distR="0" wp14:anchorId="1BCB21E2" wp14:editId="5ADFA893">
                  <wp:extent cx="262255" cy="501015"/>
                  <wp:effectExtent l="0" t="0" r="4445" b="0"/>
                  <wp:docPr id="21" name="Imagen 21" descr="https://lh3.googleusercontent.com/kye5a8MgKN_EoCtBcRIPSlIAxobR2XHorhQUB-eRPZ9IoCF5p2S4IchBd6Pxzboe5SGZJstre5KGTJ7-48f3B-Cpq3t4D-jssCqAg3KhU9OLatLTV_n7AxhNu9gaLtY3mjOlNe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kye5a8MgKN_EoCtBcRIPSlIAxobR2XHorhQUB-eRPZ9IoCF5p2S4IchBd6Pxzboe5SGZJstre5KGTJ7-48f3B-Cpq3t4D-jssCqAg3KhU9OLatLTV_n7AxhNu9gaLtY3mjOlNek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2255" cy="501015"/>
                          </a:xfrm>
                          <a:prstGeom prst="rect">
                            <a:avLst/>
                          </a:prstGeom>
                          <a:noFill/>
                          <a:ln>
                            <a:noFill/>
                          </a:ln>
                        </pic:spPr>
                      </pic:pic>
                    </a:graphicData>
                  </a:graphic>
                </wp:inline>
              </w:drawing>
            </w:r>
          </w:p>
        </w:tc>
      </w:tr>
      <w:tr w:rsidR="00E201D4" w14:paraId="33970018" w14:textId="77777777" w:rsidTr="003C2680">
        <w:trPr>
          <w:trHeight w:val="48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15C6813B" w14:textId="77777777" w:rsidR="00E201D4" w:rsidRDefault="00E201D4">
            <w:pPr>
              <w:pStyle w:val="NormalWeb"/>
              <w:spacing w:before="0" w:beforeAutospacing="0" w:after="0" w:afterAutospacing="0"/>
              <w:jc w:val="center"/>
            </w:pPr>
            <w:r>
              <w:rPr>
                <w:color w:val="000000"/>
                <w:sz w:val="18"/>
                <w:szCs w:val="18"/>
              </w:rPr>
              <w:t>8</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B5869C7" w14:textId="77777777" w:rsidR="00E201D4" w:rsidRDefault="00E201D4">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09DF0416" w14:textId="77777777" w:rsidR="00E201D4" w:rsidRDefault="00E201D4">
            <w:pPr>
              <w:pStyle w:val="NormalWeb"/>
              <w:spacing w:before="0" w:beforeAutospacing="0" w:after="0" w:afterAutospacing="0"/>
              <w:jc w:val="center"/>
            </w:pPr>
            <w:r>
              <w:rPr>
                <w:color w:val="000000"/>
                <w:sz w:val="18"/>
                <w:szCs w:val="18"/>
              </w:rPr>
              <w:t>Derecha</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BAC7F28" w14:textId="77777777" w:rsidR="00E201D4" w:rsidRDefault="00E201D4">
            <w:pPr>
              <w:rPr>
                <w:sz w:val="24"/>
                <w:szCs w:val="24"/>
              </w:rPr>
            </w:pPr>
          </w:p>
        </w:tc>
      </w:tr>
      <w:tr w:rsidR="00E201D4" w14:paraId="4B78E70F" w14:textId="77777777" w:rsidTr="003C2680">
        <w:trPr>
          <w:trHeight w:val="46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42EB5509" w14:textId="77777777" w:rsidR="00E201D4" w:rsidRDefault="00E201D4">
            <w:pPr>
              <w:pStyle w:val="NormalWeb"/>
              <w:spacing w:before="0" w:beforeAutospacing="0" w:after="0" w:afterAutospacing="0"/>
              <w:jc w:val="center"/>
            </w:pPr>
            <w:r>
              <w:rPr>
                <w:color w:val="000000"/>
                <w:sz w:val="18"/>
                <w:szCs w:val="18"/>
              </w:rPr>
              <w:t>9</w:t>
            </w:r>
          </w:p>
        </w:tc>
        <w:tc>
          <w:tcPr>
            <w:tcW w:w="0" w:type="auto"/>
            <w:vMerge w:val="restart"/>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592A1C93" w14:textId="77777777" w:rsidR="00E201D4" w:rsidRDefault="00E201D4">
            <w:pPr>
              <w:pStyle w:val="NormalWeb"/>
              <w:spacing w:before="0" w:beforeAutospacing="0" w:after="0" w:afterAutospacing="0"/>
              <w:jc w:val="center"/>
            </w:pPr>
            <w:r>
              <w:rPr>
                <w:color w:val="000000"/>
                <w:sz w:val="18"/>
                <w:szCs w:val="18"/>
              </w:rPr>
              <w:t>Brazo Estirado</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3F97193B" w14:textId="77777777" w:rsidR="00E201D4" w:rsidRDefault="00E201D4">
            <w:pPr>
              <w:pStyle w:val="NormalWeb"/>
              <w:spacing w:before="0" w:beforeAutospacing="0" w:after="0" w:afterAutospacing="0"/>
              <w:jc w:val="center"/>
            </w:pPr>
            <w:r>
              <w:rPr>
                <w:color w:val="000000"/>
                <w:sz w:val="18"/>
                <w:szCs w:val="18"/>
              </w:rPr>
              <w:t>Izquierda</w:t>
            </w:r>
          </w:p>
        </w:tc>
        <w:tc>
          <w:tcPr>
            <w:tcW w:w="0" w:type="auto"/>
            <w:vMerge w:val="restart"/>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22AFC081" w14:textId="77777777" w:rsidR="00E201D4" w:rsidRDefault="00E201D4">
            <w:pPr>
              <w:pStyle w:val="NormalWeb"/>
              <w:spacing w:before="0" w:beforeAutospacing="0" w:after="0" w:afterAutospacing="0"/>
              <w:jc w:val="center"/>
            </w:pPr>
            <w:r>
              <w:rPr>
                <w:rFonts w:ascii="Arial" w:hAnsi="Arial" w:cs="Arial"/>
                <w:noProof/>
                <w:color w:val="000000"/>
                <w:sz w:val="20"/>
                <w:szCs w:val="20"/>
              </w:rPr>
              <w:drawing>
                <wp:inline distT="0" distB="0" distL="0" distR="0" wp14:anchorId="51530890" wp14:editId="797C4B22">
                  <wp:extent cx="254635" cy="476885"/>
                  <wp:effectExtent l="0" t="0" r="0" b="0"/>
                  <wp:docPr id="20" name="Imagen 20" descr="https://lh6.googleusercontent.com/1RvDPO0JEdwsoy2oknSafZhjLZShdpxTb73cpk_PYcuF9bvzndRaZIYNY6lMkYRF4ZtIBfFiAlQySLaWt8kttxl3yj3dKamgWlpNjRBnG03ajJXF7DSLPlC1xrWOt-qN3zMj4C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1RvDPO0JEdwsoy2oknSafZhjLZShdpxTb73cpk_PYcuF9bvzndRaZIYNY6lMkYRF4ZtIBfFiAlQySLaWt8kttxl3yj3dKamgWlpNjRBnG03ajJXF7DSLPlC1xrWOt-qN3zMj4CCV"/>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4635" cy="476885"/>
                          </a:xfrm>
                          <a:prstGeom prst="rect">
                            <a:avLst/>
                          </a:prstGeom>
                          <a:noFill/>
                          <a:ln>
                            <a:noFill/>
                          </a:ln>
                        </pic:spPr>
                      </pic:pic>
                    </a:graphicData>
                  </a:graphic>
                </wp:inline>
              </w:drawing>
            </w:r>
          </w:p>
        </w:tc>
      </w:tr>
      <w:tr w:rsidR="00E201D4" w14:paraId="137CE315" w14:textId="77777777" w:rsidTr="003C2680">
        <w:trPr>
          <w:trHeight w:val="460"/>
          <w:jc w:val="center"/>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78450E40" w14:textId="77777777" w:rsidR="00E201D4" w:rsidRDefault="00E201D4">
            <w:pPr>
              <w:pStyle w:val="NormalWeb"/>
              <w:spacing w:before="0" w:beforeAutospacing="0" w:after="0" w:afterAutospacing="0"/>
              <w:jc w:val="center"/>
            </w:pPr>
            <w:r>
              <w:rPr>
                <w:color w:val="000000"/>
                <w:sz w:val="18"/>
                <w:szCs w:val="18"/>
              </w:rPr>
              <w:t>10</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C40AB5C" w14:textId="77777777" w:rsidR="00E201D4" w:rsidRDefault="00E201D4">
            <w:pPr>
              <w:rPr>
                <w:sz w:val="24"/>
                <w:szCs w:val="24"/>
              </w:rPr>
            </w:pP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center"/>
            <w:hideMark/>
          </w:tcPr>
          <w:p w14:paraId="27FA9083" w14:textId="77777777" w:rsidR="00E201D4" w:rsidRDefault="00E201D4">
            <w:pPr>
              <w:pStyle w:val="NormalWeb"/>
              <w:spacing w:before="0" w:beforeAutospacing="0" w:after="0" w:afterAutospacing="0"/>
              <w:jc w:val="center"/>
            </w:pPr>
            <w:r>
              <w:rPr>
                <w:color w:val="000000"/>
                <w:sz w:val="18"/>
                <w:szCs w:val="18"/>
              </w:rPr>
              <w:t>Derecha</w:t>
            </w:r>
          </w:p>
        </w:tc>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286ABE2" w14:textId="77777777" w:rsidR="00E201D4" w:rsidRDefault="00E201D4">
            <w:pPr>
              <w:rPr>
                <w:sz w:val="24"/>
                <w:szCs w:val="24"/>
              </w:rPr>
            </w:pPr>
          </w:p>
        </w:tc>
      </w:tr>
    </w:tbl>
    <w:p w14:paraId="39205846" w14:textId="77777777" w:rsidR="003C2680" w:rsidRDefault="003C2680" w:rsidP="00E201D4">
      <w:pPr>
        <w:sectPr w:rsidR="003C2680" w:rsidSect="003C2680">
          <w:type w:val="continuous"/>
          <w:pgSz w:w="12240" w:h="15840" w:code="1"/>
          <w:pgMar w:top="1800" w:right="1800" w:bottom="2160" w:left="2160" w:header="864" w:footer="864" w:gutter="0"/>
          <w:cols w:num="2" w:space="720"/>
          <w:docGrid w:linePitch="299"/>
        </w:sectPr>
      </w:pPr>
    </w:p>
    <w:p w14:paraId="28E73F63" w14:textId="4D56C7F9" w:rsidR="00E201D4" w:rsidRDefault="00E201D4" w:rsidP="00E201D4">
      <w:pPr>
        <w:pStyle w:val="NormalWeb"/>
        <w:spacing w:before="240" w:beforeAutospacing="0" w:after="120" w:afterAutospacing="0"/>
        <w:jc w:val="both"/>
        <w:rPr>
          <w:color w:val="000000"/>
          <w:sz w:val="22"/>
          <w:szCs w:val="22"/>
        </w:rPr>
      </w:pPr>
      <w:r>
        <w:rPr>
          <w:color w:val="000000"/>
          <w:sz w:val="22"/>
          <w:szCs w:val="22"/>
        </w:rPr>
        <w:t xml:space="preserve">Cada uno de los </w:t>
      </w:r>
      <w:r w:rsidRPr="009C27CA">
        <w:rPr>
          <w:color w:val="000000"/>
          <w:sz w:val="22"/>
          <w:szCs w:val="22"/>
        </w:rPr>
        <w:t>actores realizó cada una de las actividades definidas en la</w:t>
      </w:r>
      <w:r w:rsidR="009C27CA" w:rsidRPr="009C27CA">
        <w:rPr>
          <w:color w:val="000000"/>
          <w:sz w:val="22"/>
          <w:szCs w:val="22"/>
        </w:rPr>
        <w:t xml:space="preserve"> </w:t>
      </w:r>
      <w:r w:rsidR="009C27CA" w:rsidRPr="009C27CA">
        <w:rPr>
          <w:color w:val="000000"/>
          <w:sz w:val="22"/>
          <w:szCs w:val="22"/>
        </w:rPr>
        <w:fldChar w:fldCharType="begin"/>
      </w:r>
      <w:r w:rsidR="009C27CA" w:rsidRPr="009C27CA">
        <w:rPr>
          <w:color w:val="000000"/>
          <w:sz w:val="22"/>
          <w:szCs w:val="22"/>
        </w:rPr>
        <w:instrText xml:space="preserve"> REF _Ref529772346 \h </w:instrText>
      </w:r>
      <w:r w:rsidR="009C27CA">
        <w:rPr>
          <w:color w:val="000000"/>
          <w:sz w:val="22"/>
          <w:szCs w:val="22"/>
        </w:rPr>
        <w:instrText xml:space="preserve"> \* MERGEFORMAT </w:instrText>
      </w:r>
      <w:r w:rsidR="009C27CA" w:rsidRPr="009C27CA">
        <w:rPr>
          <w:color w:val="000000"/>
          <w:sz w:val="22"/>
          <w:szCs w:val="22"/>
        </w:rPr>
      </w:r>
      <w:r w:rsidR="009C27CA" w:rsidRPr="009C27CA">
        <w:rPr>
          <w:color w:val="000000"/>
          <w:sz w:val="22"/>
          <w:szCs w:val="22"/>
        </w:rPr>
        <w:fldChar w:fldCharType="separate"/>
      </w:r>
      <w:ins w:id="264" w:author="Eder Mauricio Abello Rodríguez" w:date="2018-11-30T07:35:00Z">
        <w:r w:rsidR="00A71D04" w:rsidRPr="00A71D04">
          <w:rPr>
            <w:sz w:val="22"/>
            <w:szCs w:val="22"/>
            <w:rPrChange w:id="265" w:author="Eder Mauricio Abello Rodríguez" w:date="2018-11-30T07:35:00Z">
              <w:rPr/>
            </w:rPrChange>
          </w:rPr>
          <w:t xml:space="preserve">Tabla </w:t>
        </w:r>
        <w:r w:rsidR="00A71D04" w:rsidRPr="00A71D04">
          <w:rPr>
            <w:noProof/>
            <w:sz w:val="22"/>
            <w:szCs w:val="22"/>
            <w:rPrChange w:id="266" w:author="Eder Mauricio Abello Rodríguez" w:date="2018-11-30T07:35:00Z">
              <w:rPr>
                <w:noProof/>
              </w:rPr>
            </w:rPrChange>
          </w:rPr>
          <w:t>8</w:t>
        </w:r>
      </w:ins>
      <w:del w:id="267" w:author="Eder Mauricio Abello Rodríguez" w:date="2018-11-30T07:35:00Z">
        <w:r w:rsidR="00FC40B8" w:rsidRPr="00A71D04" w:rsidDel="00A71D04">
          <w:rPr>
            <w:sz w:val="22"/>
            <w:szCs w:val="22"/>
          </w:rPr>
          <w:delText xml:space="preserve">Tabla </w:delText>
        </w:r>
        <w:r w:rsidR="00FC40B8" w:rsidRPr="00A71D04" w:rsidDel="00A71D04">
          <w:rPr>
            <w:noProof/>
            <w:sz w:val="22"/>
            <w:szCs w:val="22"/>
          </w:rPr>
          <w:delText>8</w:delText>
        </w:r>
      </w:del>
      <w:r w:rsidR="009C27CA" w:rsidRPr="009C27CA">
        <w:rPr>
          <w:color w:val="000000"/>
          <w:sz w:val="22"/>
          <w:szCs w:val="22"/>
        </w:rPr>
        <w:fldChar w:fldCharType="end"/>
      </w:r>
      <w:r w:rsidRPr="009C27CA">
        <w:rPr>
          <w:color w:val="000000"/>
          <w:sz w:val="22"/>
          <w:szCs w:val="22"/>
        </w:rPr>
        <w:t>, para un total de 90 ejemplos por cada una de las clases. Para completar el entrenamiento del modelo, se tomaron un total de 50 secuencias de video de los registros capturados por el centro comercial. Cada uno de los actores fue inducido a ejecutar las acciones de forma</w:t>
      </w:r>
      <w:r>
        <w:rPr>
          <w:color w:val="000000"/>
          <w:sz w:val="22"/>
          <w:szCs w:val="22"/>
        </w:rPr>
        <w:t xml:space="preserve"> distinta (puerta de entrada del vehículo, velocidad de desplazamiento, lado del vehículo por el cual se ejecuta la acción), con el objetivo de abarcar una muestra diversa para el correcto entrenamiento del modelo.</w:t>
      </w:r>
    </w:p>
    <w:p w14:paraId="4A777728" w14:textId="77777777" w:rsidR="003C2680" w:rsidRDefault="00AE119D" w:rsidP="005F4B47">
      <w:pPr>
        <w:pStyle w:val="Ttulo2"/>
        <w:numPr>
          <w:ilvl w:val="1"/>
          <w:numId w:val="22"/>
        </w:numPr>
      </w:pPr>
      <w:bookmarkStart w:id="268" w:name="_Toc531325740"/>
      <w:r>
        <w:t>Elaboración del Protocolo Experimenta</w:t>
      </w:r>
      <w:r w:rsidR="00172285">
        <w:t>l</w:t>
      </w:r>
      <w:bookmarkEnd w:id="268"/>
    </w:p>
    <w:p w14:paraId="64230A3A" w14:textId="6F92A1B9" w:rsidR="003C2680" w:rsidRDefault="003C2680" w:rsidP="003C2680">
      <w:pPr>
        <w:pStyle w:val="NormalWeb"/>
        <w:spacing w:before="240" w:beforeAutospacing="0" w:after="120" w:afterAutospacing="0"/>
        <w:jc w:val="both"/>
      </w:pPr>
      <w:r>
        <w:rPr>
          <w:color w:val="000000"/>
          <w:sz w:val="22"/>
          <w:szCs w:val="22"/>
        </w:rPr>
        <w:t xml:space="preserve">Una vez ejecutada la implementación del modelo y realizada la captura de los videos, se ejecutan los protocolos experimentales para las etapas de nivel medio y nivel alto. El objetivo de obtener la precisión del sistema al clasificar el conjunto de actividades definido en la </w:t>
      </w:r>
      <w:r w:rsidR="00AE119D">
        <w:rPr>
          <w:color w:val="000000"/>
          <w:sz w:val="22"/>
          <w:szCs w:val="22"/>
        </w:rPr>
        <w:fldChar w:fldCharType="begin"/>
      </w:r>
      <w:r w:rsidR="00AE119D">
        <w:rPr>
          <w:color w:val="000000"/>
          <w:sz w:val="22"/>
          <w:szCs w:val="22"/>
        </w:rPr>
        <w:instrText xml:space="preserve"> REF _Ref529772346 \h </w:instrText>
      </w:r>
      <w:r w:rsidR="00AE119D">
        <w:rPr>
          <w:color w:val="000000"/>
          <w:sz w:val="22"/>
          <w:szCs w:val="22"/>
        </w:rPr>
      </w:r>
      <w:r w:rsidR="00AE119D">
        <w:rPr>
          <w:color w:val="000000"/>
          <w:sz w:val="22"/>
          <w:szCs w:val="22"/>
        </w:rPr>
        <w:fldChar w:fldCharType="separate"/>
      </w:r>
      <w:r w:rsidR="00A71D04">
        <w:t xml:space="preserve">Tabla </w:t>
      </w:r>
      <w:r w:rsidR="00A71D04">
        <w:rPr>
          <w:noProof/>
        </w:rPr>
        <w:t>8</w:t>
      </w:r>
      <w:r w:rsidR="00AE119D">
        <w:rPr>
          <w:color w:val="000000"/>
          <w:sz w:val="22"/>
          <w:szCs w:val="22"/>
        </w:rPr>
        <w:fldChar w:fldCharType="end"/>
      </w:r>
      <w:r>
        <w:rPr>
          <w:color w:val="000000"/>
          <w:sz w:val="22"/>
          <w:szCs w:val="22"/>
        </w:rPr>
        <w:t xml:space="preserve">. Dado que el modelo de inteligencia contempla la implementación de múltiples clasificadores en cada uno de los niveles, la evaluación de desempeño de cada uno de los clasificadores se medirá en función del desempeño del sistema global. </w:t>
      </w:r>
    </w:p>
    <w:p w14:paraId="2F4C44F6" w14:textId="77777777" w:rsidR="003C2680" w:rsidRDefault="003C2680" w:rsidP="00E201D4">
      <w:pPr>
        <w:pStyle w:val="NormalWeb"/>
        <w:spacing w:before="240" w:beforeAutospacing="0" w:after="120" w:afterAutospacing="0"/>
        <w:jc w:val="both"/>
      </w:pPr>
    </w:p>
    <w:p w14:paraId="1BFE6ECE" w14:textId="77777777" w:rsidR="00E201D4" w:rsidRDefault="00E201D4" w:rsidP="00E201D4">
      <w:pPr>
        <w:pStyle w:val="NormalWeb"/>
        <w:spacing w:before="240" w:beforeAutospacing="0" w:after="120" w:afterAutospacing="0"/>
        <w:jc w:val="center"/>
      </w:pPr>
      <w:r>
        <w:rPr>
          <w:noProof/>
          <w:color w:val="000000"/>
          <w:sz w:val="22"/>
          <w:szCs w:val="22"/>
        </w:rPr>
        <w:lastRenderedPageBreak/>
        <w:drawing>
          <wp:inline distT="0" distB="0" distL="0" distR="0" wp14:anchorId="305B5ADA" wp14:editId="3BB92EA5">
            <wp:extent cx="2417445" cy="2003425"/>
            <wp:effectExtent l="0" t="0" r="1905" b="0"/>
            <wp:docPr id="19" name="Imagen 19" descr="https://lh4.googleusercontent.com/5lqQ1_7Y2Ii1GnvgXX_zDK92gOMXUIdz3SxGOm38GVD13paQBEm2Ad3xHMeDIB50tGrudgUiKJtFOvfvA1hRcKBu_12zomyXZt2yJuUw8rJwkutnjOrjr_gLzz-1NSsCsvIT5j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4.googleusercontent.com/5lqQ1_7Y2Ii1GnvgXX_zDK92gOMXUIdz3SxGOm38GVD13paQBEm2Ad3xHMeDIB50tGrudgUiKJtFOvfvA1hRcKBu_12zomyXZt2yJuUw8rJwkutnjOrjr_gLzz-1NSsCsvIT5jab"/>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7445" cy="2003425"/>
                    </a:xfrm>
                    <a:prstGeom prst="rect">
                      <a:avLst/>
                    </a:prstGeom>
                    <a:noFill/>
                    <a:ln>
                      <a:noFill/>
                    </a:ln>
                  </pic:spPr>
                </pic:pic>
              </a:graphicData>
            </a:graphic>
          </wp:inline>
        </w:drawing>
      </w:r>
      <w:r>
        <w:rPr>
          <w:color w:val="000000"/>
          <w:sz w:val="22"/>
          <w:szCs w:val="22"/>
        </w:rPr>
        <w:t xml:space="preserve">    </w:t>
      </w:r>
      <w:r>
        <w:rPr>
          <w:noProof/>
          <w:color w:val="000000"/>
          <w:sz w:val="22"/>
          <w:szCs w:val="22"/>
        </w:rPr>
        <w:drawing>
          <wp:inline distT="0" distB="0" distL="0" distR="0" wp14:anchorId="4A3F346D" wp14:editId="75CB142F">
            <wp:extent cx="2679700" cy="2409190"/>
            <wp:effectExtent l="0" t="0" r="6350" b="0"/>
            <wp:docPr id="18" name="Imagen 18" descr="https://lh6.googleusercontent.com/6XH0RSoamfOU49pyRb2U-CjLBNoJ7yF7jkeurVrlytOFNgWUceup679TmHBQCQdBh73Hjm9eE9zfh_Yl4ZlWmcdfqTKS3Aim9g-89nujLKi85CG4glXbVYgK_XNlk_teoTRQL-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6XH0RSoamfOU49pyRb2U-CjLBNoJ7yF7jkeurVrlytOFNgWUceup679TmHBQCQdBh73Hjm9eE9zfh_Yl4ZlWmcdfqTKS3Aim9g-89nujLKi85CG4glXbVYgK_XNlk_teoTRQL-t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79700" cy="2409190"/>
                    </a:xfrm>
                    <a:prstGeom prst="rect">
                      <a:avLst/>
                    </a:prstGeom>
                    <a:noFill/>
                    <a:ln>
                      <a:noFill/>
                    </a:ln>
                  </pic:spPr>
                </pic:pic>
              </a:graphicData>
            </a:graphic>
          </wp:inline>
        </w:drawing>
      </w:r>
    </w:p>
    <w:p w14:paraId="0AED9BB9" w14:textId="6399360F" w:rsidR="00E201D4" w:rsidRDefault="00172285" w:rsidP="00172285">
      <w:pPr>
        <w:pStyle w:val="Descripcin"/>
      </w:pPr>
      <w:bookmarkStart w:id="269" w:name="_Ref529816098"/>
      <w:r>
        <w:t xml:space="preserve">Figura </w:t>
      </w:r>
      <w:r>
        <w:fldChar w:fldCharType="begin"/>
      </w:r>
      <w:r>
        <w:instrText xml:space="preserve"> SEQ Figura \* ARABIC </w:instrText>
      </w:r>
      <w:r>
        <w:fldChar w:fldCharType="separate"/>
      </w:r>
      <w:r w:rsidR="00A71D04">
        <w:rPr>
          <w:noProof/>
        </w:rPr>
        <w:t>13</w:t>
      </w:r>
      <w:r>
        <w:fldChar w:fldCharType="end"/>
      </w:r>
      <w:bookmarkEnd w:id="269"/>
      <w:r>
        <w:t>:</w:t>
      </w:r>
      <w:r>
        <w:rPr>
          <w:b w:val="0"/>
          <w:lang w:eastAsia="es-CO"/>
        </w:rPr>
        <w:t xml:space="preserve"> A</w:t>
      </w:r>
      <w:r w:rsidR="00E201D4">
        <w:t>: Puntos de calibración seleccionados para el cálculo de la matriz proyectiva, efectuado para una de las cámaras que monitorean la zona en que se hicieron las muestras. B: Coordenadas de los puntos de calibración de cada una de las bahías en que se realizaron la captura de muestras. Los números internos representan la identificación de cada cámara dentro del CCTV. Cada una de las coordenadas se encuentra expresada en centímetros. La línea del centro representa el espacio entre bahías por el cual transitan los vehículos, y sobre el cual se encuentran instaladas las cámaras.</w:t>
      </w:r>
    </w:p>
    <w:p w14:paraId="587BB53D" w14:textId="77777777" w:rsidR="00E201D4" w:rsidRDefault="00E201D4" w:rsidP="00E201D4"/>
    <w:p w14:paraId="1CE4C55F" w14:textId="77777777" w:rsidR="00E201D4" w:rsidRDefault="00E201D4" w:rsidP="00E201D4">
      <w:pPr>
        <w:pStyle w:val="NormalWeb"/>
        <w:spacing w:before="240" w:beforeAutospacing="0" w:after="120" w:afterAutospacing="0"/>
        <w:jc w:val="both"/>
      </w:pPr>
      <w:r>
        <w:rPr>
          <w:color w:val="000000"/>
          <w:sz w:val="22"/>
          <w:szCs w:val="22"/>
        </w:rPr>
        <w:t xml:space="preserve">El protocolo experimental realiza un análisis especial en el clasificador de poses, debido a que el modelo de inteligencia plantea el uso de descriptores de diferentes tipos para la implementación de los clasificadores (poses, ángulos). </w:t>
      </w:r>
      <w:r w:rsidR="003C2680">
        <w:rPr>
          <w:color w:val="000000"/>
          <w:sz w:val="22"/>
          <w:szCs w:val="22"/>
        </w:rPr>
        <w:t>El desarrollo de los experimentos incluye</w:t>
      </w:r>
      <w:r>
        <w:rPr>
          <w:color w:val="000000"/>
          <w:sz w:val="22"/>
          <w:szCs w:val="22"/>
        </w:rPr>
        <w:t xml:space="preserve"> pruebas del clasificador de poses utilizando diferentes tipos de descriptores, con el objetivo de seleccionar el que demuestre un valor más alto de precisión. El tipo de descriptor seleccionado será la base para el entrenamiento de los clasificadores que participarán en las pruebas globales del sistema.</w:t>
      </w:r>
    </w:p>
    <w:p w14:paraId="0F7489AF" w14:textId="77777777" w:rsidR="00E201D4" w:rsidRDefault="00E201D4" w:rsidP="00E201D4">
      <w:pPr>
        <w:pStyle w:val="NormalWeb"/>
        <w:spacing w:before="240" w:beforeAutospacing="0" w:after="120" w:afterAutospacing="0"/>
        <w:jc w:val="both"/>
      </w:pPr>
      <w:r>
        <w:rPr>
          <w:color w:val="000000"/>
          <w:sz w:val="22"/>
          <w:szCs w:val="22"/>
        </w:rPr>
        <w:t xml:space="preserve">Aunque el desarrollo del protocolo experimental se centra en el análisis de la etapa de alto nivel, </w:t>
      </w:r>
      <w:r w:rsidR="003C2680">
        <w:rPr>
          <w:color w:val="000000"/>
          <w:sz w:val="22"/>
          <w:szCs w:val="22"/>
        </w:rPr>
        <w:t>las pruebas ejecutadas en los experimentos también evalúan</w:t>
      </w:r>
      <w:r>
        <w:rPr>
          <w:color w:val="000000"/>
          <w:sz w:val="22"/>
          <w:szCs w:val="22"/>
        </w:rPr>
        <w:t xml:space="preserve"> el desempeño de técnicas como la transformación proyectiva o los algoritmos de </w:t>
      </w:r>
      <w:r w:rsidR="003C2680">
        <w:rPr>
          <w:color w:val="000000"/>
          <w:sz w:val="22"/>
          <w:szCs w:val="22"/>
        </w:rPr>
        <w:t>reidentificación</w:t>
      </w:r>
      <w:r>
        <w:rPr>
          <w:color w:val="000000"/>
          <w:sz w:val="22"/>
          <w:szCs w:val="22"/>
        </w:rPr>
        <w:t xml:space="preserve"> utilizados en la etapa de nivel medio. La siguiente sección muestra el protocolo de los 3 experimentos ejecutados a partir de los datos capturados en la sección 7.</w:t>
      </w:r>
      <w:r w:rsidR="00B415EB">
        <w:rPr>
          <w:color w:val="000000"/>
          <w:sz w:val="22"/>
          <w:szCs w:val="22"/>
        </w:rPr>
        <w:t>3</w:t>
      </w:r>
      <w:r>
        <w:rPr>
          <w:color w:val="000000"/>
          <w:sz w:val="22"/>
          <w:szCs w:val="22"/>
        </w:rPr>
        <w:t>. En cada uno de los experimentos, se definen las variables independientes, dependientes e intervinientes, su tipo, y su rango de valores.</w:t>
      </w:r>
    </w:p>
    <w:p w14:paraId="04D2AC96" w14:textId="6A4BCA23" w:rsidR="007915E0" w:rsidRDefault="00E201D4" w:rsidP="00E201D4">
      <w:pPr>
        <w:pStyle w:val="NormalWeb"/>
        <w:spacing w:before="240" w:beforeAutospacing="0" w:after="120" w:afterAutospacing="0"/>
        <w:jc w:val="both"/>
        <w:rPr>
          <w:color w:val="000000"/>
          <w:sz w:val="22"/>
          <w:szCs w:val="22"/>
        </w:rPr>
      </w:pPr>
      <w:r>
        <w:rPr>
          <w:color w:val="000000"/>
          <w:sz w:val="22"/>
          <w:szCs w:val="22"/>
        </w:rPr>
        <w:t>El proceso experimental se ejecutó en un computador Intel Core I7 6500U con memoria RAM de 8GB y tarjeta gráfica NVIDIA 940MX. El computador de pruebas cuenta con un sistema operativo Linux de 64 bits. La versión de Python que se utilizó la implementación del modelo y la ejecución de pruebas es la 3.6</w:t>
      </w:r>
      <w:r w:rsidR="00172285">
        <w:rPr>
          <w:color w:val="000000"/>
          <w:sz w:val="22"/>
          <w:szCs w:val="22"/>
        </w:rPr>
        <w:t xml:space="preserve"> </w:t>
      </w:r>
      <w:sdt>
        <w:sdtPr>
          <w:rPr>
            <w:color w:val="000000"/>
            <w:sz w:val="22"/>
            <w:szCs w:val="22"/>
          </w:rPr>
          <w:id w:val="1209928845"/>
          <w:citation/>
        </w:sdtPr>
        <w:sdtEndPr/>
        <w:sdtContent>
          <w:r w:rsidR="00172285">
            <w:rPr>
              <w:color w:val="000000"/>
              <w:sz w:val="22"/>
              <w:szCs w:val="22"/>
            </w:rPr>
            <w:fldChar w:fldCharType="begin"/>
          </w:r>
          <w:r w:rsidR="00172285">
            <w:rPr>
              <w:color w:val="000000"/>
              <w:sz w:val="22"/>
              <w:szCs w:val="22"/>
            </w:rPr>
            <w:instrText xml:space="preserve"> CITATION Pyt16 \l 9226 </w:instrText>
          </w:r>
          <w:r w:rsidR="00172285">
            <w:rPr>
              <w:color w:val="000000"/>
              <w:sz w:val="22"/>
              <w:szCs w:val="22"/>
            </w:rPr>
            <w:fldChar w:fldCharType="separate"/>
          </w:r>
          <w:r w:rsidR="00055293" w:rsidRPr="00055293">
            <w:rPr>
              <w:noProof/>
              <w:color w:val="000000"/>
              <w:sz w:val="22"/>
              <w:szCs w:val="22"/>
            </w:rPr>
            <w:t>[91]</w:t>
          </w:r>
          <w:r w:rsidR="00172285">
            <w:rPr>
              <w:color w:val="000000"/>
              <w:sz w:val="22"/>
              <w:szCs w:val="22"/>
            </w:rPr>
            <w:fldChar w:fldCharType="end"/>
          </w:r>
        </w:sdtContent>
      </w:sdt>
      <w:r>
        <w:rPr>
          <w:color w:val="000000"/>
          <w:sz w:val="22"/>
          <w:szCs w:val="22"/>
        </w:rPr>
        <w:t xml:space="preserve">. Dado que el protocolo experimental se encuentra orientado a la evaluación de niveles medio y alto, se realiza un preprocesamiento </w:t>
      </w:r>
      <w:r>
        <w:rPr>
          <w:color w:val="000000"/>
          <w:sz w:val="22"/>
          <w:szCs w:val="22"/>
        </w:rPr>
        <w:lastRenderedPageBreak/>
        <w:t>sobre los videos capturados, para extraer las poses generadas a través de la librería OpenPose. El objetivo del preprocesamiento es reducir los tiempos de entrenamiento de los modelos de clasificación, al adicionar información a la imagen que es calculada por las etapas de bajo nivel.</w:t>
      </w:r>
    </w:p>
    <w:p w14:paraId="213397D6" w14:textId="7F1AD6FA" w:rsidR="00E201D4" w:rsidRDefault="004B0FF5" w:rsidP="004B0FF5">
      <w:pPr>
        <w:pStyle w:val="Descripcin"/>
        <w:jc w:val="center"/>
      </w:pPr>
      <w:bookmarkStart w:id="270" w:name="_Ref529770842"/>
      <w:bookmarkStart w:id="271" w:name="_Ref529771417"/>
      <w:r>
        <w:t xml:space="preserve">Experimento </w:t>
      </w:r>
      <w:r>
        <w:fldChar w:fldCharType="begin"/>
      </w:r>
      <w:r>
        <w:instrText xml:space="preserve"> SEQ Experimento \* ARABIC </w:instrText>
      </w:r>
      <w:r>
        <w:fldChar w:fldCharType="separate"/>
      </w:r>
      <w:r w:rsidR="00A71D04">
        <w:rPr>
          <w:noProof/>
        </w:rPr>
        <w:t>1</w:t>
      </w:r>
      <w:r>
        <w:fldChar w:fldCharType="end"/>
      </w:r>
      <w:bookmarkEnd w:id="270"/>
      <w:r>
        <w:t>:</w:t>
      </w:r>
      <w:r w:rsidR="00E201D4">
        <w:t xml:space="preserve"> Medición del error obtenido </w:t>
      </w:r>
      <w:r>
        <w:t>en la ejecución de la transformación proyectiva</w:t>
      </w:r>
      <w:bookmarkEnd w:id="271"/>
    </w:p>
    <w:tbl>
      <w:tblPr>
        <w:tblW w:w="0" w:type="auto"/>
        <w:tblCellMar>
          <w:top w:w="15" w:type="dxa"/>
          <w:left w:w="15" w:type="dxa"/>
          <w:bottom w:w="15" w:type="dxa"/>
          <w:right w:w="15" w:type="dxa"/>
        </w:tblCellMar>
        <w:tblLook w:val="04A0" w:firstRow="1" w:lastRow="0" w:firstColumn="1" w:lastColumn="0" w:noHBand="0" w:noVBand="1"/>
      </w:tblPr>
      <w:tblGrid>
        <w:gridCol w:w="1715"/>
        <w:gridCol w:w="6593"/>
      </w:tblGrid>
      <w:tr w:rsidR="00E201D4" w14:paraId="723D7C5F"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5354C010" w14:textId="77777777" w:rsidR="00E201D4" w:rsidRDefault="00E201D4">
            <w:pPr>
              <w:pStyle w:val="NormalWeb"/>
              <w:spacing w:before="0" w:beforeAutospacing="0" w:after="0" w:afterAutospacing="0"/>
            </w:pPr>
            <w:r>
              <w:rPr>
                <w:color w:val="000000"/>
                <w:sz w:val="18"/>
                <w:szCs w:val="18"/>
              </w:rPr>
              <w:t>OBJETIVO DEL EXPERIMENTO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558FF0D" w14:textId="77777777" w:rsidR="00E201D4" w:rsidRDefault="00E201D4">
            <w:pPr>
              <w:pStyle w:val="NormalWeb"/>
              <w:spacing w:before="0" w:beforeAutospacing="0" w:after="0" w:afterAutospacing="0"/>
              <w:jc w:val="both"/>
            </w:pPr>
            <w:r>
              <w:rPr>
                <w:color w:val="000000"/>
                <w:sz w:val="18"/>
                <w:szCs w:val="18"/>
              </w:rPr>
              <w:t>Obtener una medida del error al realizar el cambio del espacio de coordenadas a partir de técnicas de homografía.</w:t>
            </w:r>
          </w:p>
        </w:tc>
      </w:tr>
      <w:tr w:rsidR="00E201D4" w14:paraId="54C22FBD"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3BD94305" w14:textId="77777777" w:rsidR="00E201D4" w:rsidRDefault="00E201D4">
            <w:pPr>
              <w:pStyle w:val="NormalWeb"/>
              <w:spacing w:before="0" w:beforeAutospacing="0" w:after="0" w:afterAutospacing="0"/>
            </w:pPr>
            <w:r>
              <w:rPr>
                <w:color w:val="000000"/>
                <w:sz w:val="18"/>
                <w:szCs w:val="18"/>
              </w:rPr>
              <w:t>PROCEDIMIENTO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8ECF00F" w14:textId="77777777" w:rsidR="00E201D4" w:rsidRDefault="00E201D4">
            <w:pPr>
              <w:pStyle w:val="NormalWeb"/>
              <w:spacing w:before="0" w:beforeAutospacing="0" w:after="0" w:afterAutospacing="0"/>
              <w:jc w:val="both"/>
            </w:pPr>
            <w:r>
              <w:rPr>
                <w:color w:val="000000"/>
                <w:sz w:val="18"/>
                <w:szCs w:val="18"/>
              </w:rPr>
              <w:t>Seleccionar una de las bahías que componen el parqueadero del centro comercial. Realizar las marcas sobre el piso de 20 puntos de prueba, divididos en 4 grupos. 2 de los grupos de puntos tendrán variaciones en el eje Y mientras su valor en X permanece constante. Por otra parte, los otros grupos restantes tendrán variaciones en el eje X mientras el eje Y permanece constante. Aplicar la transformación proyectiva sobre cada uno de los puntos marcados en la imagen.</w:t>
            </w:r>
          </w:p>
        </w:tc>
      </w:tr>
      <w:tr w:rsidR="00E201D4" w14:paraId="67265BCD"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38AE39A8" w14:textId="77777777" w:rsidR="00E201D4" w:rsidRDefault="00E201D4">
            <w:pPr>
              <w:pStyle w:val="NormalWeb"/>
              <w:spacing w:before="0" w:beforeAutospacing="0" w:after="0" w:afterAutospacing="0"/>
            </w:pPr>
            <w:r>
              <w:rPr>
                <w:color w:val="000000"/>
                <w:sz w:val="18"/>
                <w:szCs w:val="18"/>
              </w:rPr>
              <w:t>V. INDEPENDIENTES</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EE6AD43" w14:textId="77777777" w:rsidR="00E201D4" w:rsidRDefault="00E201D4">
            <w:pPr>
              <w:pStyle w:val="NormalWeb"/>
              <w:spacing w:before="0" w:beforeAutospacing="0" w:after="0" w:afterAutospacing="0"/>
            </w:pPr>
            <w:r>
              <w:rPr>
                <w:b/>
                <w:bCs/>
                <w:color w:val="000000"/>
                <w:sz w:val="18"/>
                <w:szCs w:val="18"/>
              </w:rPr>
              <w:t xml:space="preserve">(x, y) </w:t>
            </w:r>
            <w:r>
              <w:rPr>
                <w:color w:val="000000"/>
                <w:sz w:val="18"/>
                <w:szCs w:val="18"/>
              </w:rPr>
              <w:t>Coordenadas de la posición del punto sobre la imagen</w:t>
            </w:r>
          </w:p>
          <w:p w14:paraId="4291A4E7" w14:textId="77777777" w:rsidR="00E201D4" w:rsidRDefault="00E201D4" w:rsidP="005F4B47">
            <w:pPr>
              <w:pStyle w:val="NormalWeb"/>
              <w:numPr>
                <w:ilvl w:val="0"/>
                <w:numId w:val="6"/>
              </w:numPr>
              <w:spacing w:before="0" w:beforeAutospacing="0" w:after="0" w:afterAutospacing="0"/>
              <w:textAlignment w:val="baseline"/>
              <w:rPr>
                <w:color w:val="000000"/>
                <w:sz w:val="18"/>
                <w:szCs w:val="18"/>
              </w:rPr>
            </w:pPr>
            <w:r>
              <w:rPr>
                <w:color w:val="000000"/>
                <w:sz w:val="18"/>
                <w:szCs w:val="18"/>
              </w:rPr>
              <w:t>Tipo de variable: numérica</w:t>
            </w:r>
          </w:p>
          <w:p w14:paraId="68700948" w14:textId="77777777" w:rsidR="00E201D4" w:rsidRDefault="00E201D4" w:rsidP="005F4B47">
            <w:pPr>
              <w:pStyle w:val="NormalWeb"/>
              <w:numPr>
                <w:ilvl w:val="0"/>
                <w:numId w:val="6"/>
              </w:numPr>
              <w:spacing w:before="0" w:beforeAutospacing="0" w:after="0" w:afterAutospacing="0"/>
              <w:textAlignment w:val="baseline"/>
              <w:rPr>
                <w:color w:val="000000"/>
                <w:sz w:val="18"/>
                <w:szCs w:val="18"/>
              </w:rPr>
            </w:pPr>
            <w:r>
              <w:rPr>
                <w:color w:val="000000"/>
                <w:sz w:val="18"/>
                <w:szCs w:val="18"/>
              </w:rPr>
              <w:t>Unidad: Pixeles</w:t>
            </w:r>
          </w:p>
          <w:p w14:paraId="2D21076B" w14:textId="77777777" w:rsidR="00E201D4" w:rsidRDefault="00E201D4" w:rsidP="005F4B47">
            <w:pPr>
              <w:pStyle w:val="NormalWeb"/>
              <w:numPr>
                <w:ilvl w:val="0"/>
                <w:numId w:val="6"/>
              </w:numPr>
              <w:spacing w:before="0" w:beforeAutospacing="0" w:after="0" w:afterAutospacing="0"/>
              <w:textAlignment w:val="baseline"/>
              <w:rPr>
                <w:color w:val="000000"/>
                <w:sz w:val="18"/>
                <w:szCs w:val="18"/>
              </w:rPr>
            </w:pPr>
            <w:r>
              <w:rPr>
                <w:color w:val="000000"/>
                <w:sz w:val="18"/>
                <w:szCs w:val="18"/>
              </w:rPr>
              <w:t xml:space="preserve">Valores Posibles en el experimento: 20 </w:t>
            </w:r>
          </w:p>
        </w:tc>
      </w:tr>
      <w:tr w:rsidR="00E201D4" w14:paraId="44BCB7DC" w14:textId="77777777" w:rsidTr="00E201D4">
        <w:trPr>
          <w:trHeight w:val="240"/>
        </w:trPr>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459CAFB3" w14:textId="77777777" w:rsidR="00E201D4" w:rsidRDefault="00E201D4">
            <w:pPr>
              <w:pStyle w:val="NormalWeb"/>
              <w:spacing w:before="0" w:beforeAutospacing="0" w:after="0" w:afterAutospacing="0"/>
            </w:pPr>
            <w:r>
              <w:rPr>
                <w:color w:val="000000"/>
                <w:sz w:val="18"/>
                <w:szCs w:val="18"/>
              </w:rPr>
              <w:t>V. DEPENDIENTES</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70D32E8" w14:textId="77777777" w:rsidR="00E201D4" w:rsidRDefault="00E201D4">
            <w:pPr>
              <w:pStyle w:val="NormalWeb"/>
              <w:spacing w:before="0" w:beforeAutospacing="0" w:after="0" w:afterAutospacing="0"/>
            </w:pPr>
            <w:r>
              <w:rPr>
                <w:b/>
                <w:bCs/>
                <w:color w:val="000000"/>
                <w:sz w:val="18"/>
                <w:szCs w:val="18"/>
              </w:rPr>
              <w:t>e</w:t>
            </w:r>
            <w:r>
              <w:rPr>
                <w:color w:val="000000"/>
                <w:sz w:val="18"/>
                <w:szCs w:val="18"/>
              </w:rPr>
              <w:t xml:space="preserve">: Error en la posición entre el </w:t>
            </w:r>
            <w:r w:rsidR="009E48A3">
              <w:rPr>
                <w:color w:val="000000"/>
                <w:sz w:val="18"/>
                <w:szCs w:val="18"/>
              </w:rPr>
              <w:t>píxel</w:t>
            </w:r>
            <w:r>
              <w:rPr>
                <w:color w:val="000000"/>
                <w:sz w:val="18"/>
                <w:szCs w:val="18"/>
              </w:rPr>
              <w:t xml:space="preserve"> proyectado por la transformación proyectiva y el valor real</w:t>
            </w:r>
          </w:p>
          <w:p w14:paraId="4066AFB2" w14:textId="77777777" w:rsidR="00E201D4" w:rsidRDefault="00E201D4" w:rsidP="005F4B47">
            <w:pPr>
              <w:pStyle w:val="NormalWeb"/>
              <w:numPr>
                <w:ilvl w:val="0"/>
                <w:numId w:val="7"/>
              </w:numPr>
              <w:spacing w:before="0" w:beforeAutospacing="0" w:after="0" w:afterAutospacing="0"/>
              <w:textAlignment w:val="baseline"/>
              <w:rPr>
                <w:color w:val="000000"/>
                <w:sz w:val="18"/>
                <w:szCs w:val="18"/>
              </w:rPr>
            </w:pPr>
            <w:r>
              <w:rPr>
                <w:color w:val="000000"/>
                <w:sz w:val="18"/>
                <w:szCs w:val="18"/>
              </w:rPr>
              <w:t>Tipo de variable: numérica</w:t>
            </w:r>
          </w:p>
          <w:p w14:paraId="3E6F0918" w14:textId="77777777" w:rsidR="00E201D4" w:rsidRDefault="00E201D4" w:rsidP="005F4B47">
            <w:pPr>
              <w:pStyle w:val="NormalWeb"/>
              <w:numPr>
                <w:ilvl w:val="0"/>
                <w:numId w:val="7"/>
              </w:numPr>
              <w:spacing w:before="0" w:beforeAutospacing="0" w:after="0" w:afterAutospacing="0"/>
              <w:textAlignment w:val="baseline"/>
              <w:rPr>
                <w:color w:val="000000"/>
                <w:sz w:val="18"/>
                <w:szCs w:val="18"/>
              </w:rPr>
            </w:pPr>
            <w:r>
              <w:rPr>
                <w:color w:val="000000"/>
                <w:sz w:val="18"/>
                <w:szCs w:val="18"/>
              </w:rPr>
              <w:t>Unidad: Centímetros</w:t>
            </w:r>
          </w:p>
        </w:tc>
      </w:tr>
      <w:tr w:rsidR="00E201D4" w14:paraId="2952CA35"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16E63A1B" w14:textId="77777777" w:rsidR="00E201D4" w:rsidRDefault="00E201D4">
            <w:pPr>
              <w:pStyle w:val="NormalWeb"/>
              <w:spacing w:before="0" w:beforeAutospacing="0" w:after="0" w:afterAutospacing="0"/>
            </w:pPr>
            <w:r>
              <w:rPr>
                <w:color w:val="000000"/>
                <w:sz w:val="18"/>
                <w:szCs w:val="18"/>
              </w:rPr>
              <w:t>V. INTERVINIENTES</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94FE6B7" w14:textId="77777777" w:rsidR="00E201D4" w:rsidRDefault="00E201D4" w:rsidP="005F4B47">
            <w:pPr>
              <w:pStyle w:val="NormalWeb"/>
              <w:numPr>
                <w:ilvl w:val="0"/>
                <w:numId w:val="2"/>
              </w:numPr>
              <w:spacing w:before="0" w:beforeAutospacing="0" w:after="0" w:afterAutospacing="0"/>
            </w:pPr>
            <w:r>
              <w:rPr>
                <w:color w:val="000000"/>
                <w:sz w:val="18"/>
                <w:szCs w:val="18"/>
              </w:rPr>
              <w:t>Distorsión producida por el lente de la cámara. El control de la variable se realiza ejecutando el experimento sobre una misma cámara.</w:t>
            </w:r>
          </w:p>
        </w:tc>
      </w:tr>
    </w:tbl>
    <w:p w14:paraId="682410EB" w14:textId="77777777" w:rsidR="00157F9A" w:rsidRDefault="00157F9A" w:rsidP="004B0FF5">
      <w:pPr>
        <w:pStyle w:val="Descripcin"/>
        <w:jc w:val="center"/>
      </w:pPr>
      <w:bookmarkStart w:id="272" w:name="_Ref529771674"/>
      <w:bookmarkStart w:id="273" w:name="_Ref529776004"/>
      <w:bookmarkStart w:id="274" w:name="_Ref529771440"/>
    </w:p>
    <w:p w14:paraId="4AA9F404" w14:textId="5EF9677C" w:rsidR="00E201D4" w:rsidRDefault="004B0FF5" w:rsidP="004B0FF5">
      <w:pPr>
        <w:pStyle w:val="Descripcin"/>
        <w:jc w:val="center"/>
      </w:pPr>
      <w:bookmarkStart w:id="275" w:name="_Ref530873366"/>
      <w:r>
        <w:t xml:space="preserve">Experimento </w:t>
      </w:r>
      <w:r>
        <w:fldChar w:fldCharType="begin"/>
      </w:r>
      <w:r>
        <w:instrText xml:space="preserve"> SEQ Experimento \* ARABIC </w:instrText>
      </w:r>
      <w:r>
        <w:fldChar w:fldCharType="separate"/>
      </w:r>
      <w:r w:rsidR="00A71D04">
        <w:rPr>
          <w:noProof/>
        </w:rPr>
        <w:t>2</w:t>
      </w:r>
      <w:r>
        <w:fldChar w:fldCharType="end"/>
      </w:r>
      <w:bookmarkEnd w:id="272"/>
      <w:bookmarkEnd w:id="273"/>
      <w:bookmarkEnd w:id="275"/>
      <w:r>
        <w:t>:</w:t>
      </w:r>
      <w:r w:rsidR="00E201D4">
        <w:t xml:space="preserve"> Evaluación del desempeño del clasificador de poses</w:t>
      </w:r>
      <w:bookmarkEnd w:id="274"/>
    </w:p>
    <w:tbl>
      <w:tblPr>
        <w:tblW w:w="0" w:type="auto"/>
        <w:tblCellMar>
          <w:top w:w="15" w:type="dxa"/>
          <w:left w:w="15" w:type="dxa"/>
          <w:bottom w:w="15" w:type="dxa"/>
          <w:right w:w="15" w:type="dxa"/>
        </w:tblCellMar>
        <w:tblLook w:val="04A0" w:firstRow="1" w:lastRow="0" w:firstColumn="1" w:lastColumn="0" w:noHBand="0" w:noVBand="1"/>
      </w:tblPr>
      <w:tblGrid>
        <w:gridCol w:w="1730"/>
        <w:gridCol w:w="6578"/>
      </w:tblGrid>
      <w:tr w:rsidR="00E201D4" w14:paraId="66C5748C"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750325D3" w14:textId="77777777" w:rsidR="00E201D4" w:rsidRDefault="00E201D4">
            <w:pPr>
              <w:pStyle w:val="NormalWeb"/>
              <w:spacing w:before="0" w:beforeAutospacing="0" w:after="0" w:afterAutospacing="0"/>
            </w:pPr>
            <w:r>
              <w:rPr>
                <w:color w:val="000000"/>
                <w:sz w:val="18"/>
                <w:szCs w:val="18"/>
              </w:rPr>
              <w:t>OBJETIVO DEL EXPERIMENTO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4CF10D5" w14:textId="77777777" w:rsidR="00E201D4" w:rsidRDefault="00157F9A">
            <w:pPr>
              <w:pStyle w:val="NormalWeb"/>
              <w:spacing w:before="0" w:beforeAutospacing="0" w:after="0" w:afterAutospacing="0"/>
              <w:jc w:val="both"/>
            </w:pPr>
            <w:r>
              <w:rPr>
                <w:color w:val="000000"/>
                <w:sz w:val="18"/>
                <w:szCs w:val="18"/>
              </w:rPr>
              <w:t>Definir el tipo de descriptor que permita obtener el mayor porcentaje de precisión en el clasificador de poses.</w:t>
            </w:r>
          </w:p>
        </w:tc>
      </w:tr>
      <w:tr w:rsidR="00E201D4" w14:paraId="33CC4D4A"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40150F67" w14:textId="77777777" w:rsidR="00E201D4" w:rsidRDefault="00E201D4">
            <w:pPr>
              <w:pStyle w:val="NormalWeb"/>
              <w:spacing w:before="0" w:beforeAutospacing="0" w:after="0" w:afterAutospacing="0"/>
            </w:pPr>
            <w:r>
              <w:rPr>
                <w:color w:val="000000"/>
                <w:sz w:val="18"/>
                <w:szCs w:val="18"/>
              </w:rPr>
              <w:t>PROCEDIMIENTO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2FCB584" w14:textId="77777777" w:rsidR="00E201D4" w:rsidRDefault="00E201D4">
            <w:pPr>
              <w:pStyle w:val="NormalWeb"/>
              <w:spacing w:before="0" w:beforeAutospacing="0" w:after="0" w:afterAutospacing="0"/>
              <w:jc w:val="both"/>
            </w:pPr>
            <w:r>
              <w:rPr>
                <w:color w:val="000000"/>
                <w:sz w:val="18"/>
                <w:szCs w:val="18"/>
              </w:rPr>
              <w:t>Del conjunto de videos recopilado en la sección 7.</w:t>
            </w:r>
            <w:r w:rsidR="00B415EB">
              <w:rPr>
                <w:color w:val="000000"/>
                <w:sz w:val="18"/>
                <w:szCs w:val="18"/>
              </w:rPr>
              <w:t>3</w:t>
            </w:r>
            <w:r>
              <w:rPr>
                <w:color w:val="000000"/>
                <w:sz w:val="18"/>
                <w:szCs w:val="18"/>
              </w:rPr>
              <w:t xml:space="preserve">, generar una base de datos que contenga 70 muestras de cada una de las poses definidas en la Tabla 3. Realizar el entrenamiento de los clasificadores evaluados en el modelo de inteligencia (KNN, Redes Neuronales), recalculando las entradas del modelo según el tipo de descriptor. Obtener la precisión de cada uno de los modelos. </w:t>
            </w:r>
          </w:p>
        </w:tc>
      </w:tr>
      <w:tr w:rsidR="00E201D4" w14:paraId="2C3FFD89"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3FBDDC8A" w14:textId="77777777" w:rsidR="00E201D4" w:rsidRDefault="00E201D4">
            <w:pPr>
              <w:pStyle w:val="NormalWeb"/>
              <w:spacing w:before="0" w:beforeAutospacing="0" w:after="0" w:afterAutospacing="0"/>
            </w:pPr>
            <w:r>
              <w:rPr>
                <w:color w:val="000000"/>
                <w:sz w:val="18"/>
                <w:szCs w:val="18"/>
              </w:rPr>
              <w:t>V. INDEPENDIENTES</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71C25DA4" w14:textId="77777777" w:rsidR="00E201D4" w:rsidRDefault="00E201D4">
            <w:pPr>
              <w:pStyle w:val="NormalWeb"/>
              <w:spacing w:before="0" w:beforeAutospacing="0" w:after="0" w:afterAutospacing="0"/>
            </w:pPr>
            <w:r>
              <w:rPr>
                <w:b/>
                <w:bCs/>
                <w:color w:val="000000"/>
                <w:sz w:val="18"/>
                <w:szCs w:val="18"/>
              </w:rPr>
              <w:t xml:space="preserve">des: </w:t>
            </w:r>
            <w:r>
              <w:rPr>
                <w:color w:val="000000"/>
                <w:sz w:val="18"/>
                <w:szCs w:val="18"/>
              </w:rPr>
              <w:t>Tipo de descriptor aplicado al modelo de clasificación</w:t>
            </w:r>
          </w:p>
          <w:p w14:paraId="488F4FAB" w14:textId="77777777" w:rsidR="00E201D4" w:rsidRDefault="00E201D4" w:rsidP="00F71E8B">
            <w:pPr>
              <w:pStyle w:val="NormalWeb"/>
              <w:spacing w:before="0" w:beforeAutospacing="0" w:after="0" w:afterAutospacing="0"/>
              <w:ind w:left="720"/>
              <w:textAlignment w:val="baseline"/>
              <w:rPr>
                <w:color w:val="000000"/>
                <w:sz w:val="18"/>
                <w:szCs w:val="18"/>
              </w:rPr>
            </w:pPr>
            <w:r>
              <w:rPr>
                <w:color w:val="000000"/>
                <w:sz w:val="18"/>
                <w:szCs w:val="18"/>
              </w:rPr>
              <w:t>Tipo de variable: categórica</w:t>
            </w:r>
          </w:p>
          <w:p w14:paraId="3CF02CF6" w14:textId="77777777" w:rsidR="00E201D4" w:rsidRDefault="00E201D4" w:rsidP="005F4B47">
            <w:pPr>
              <w:pStyle w:val="NormalWeb"/>
              <w:numPr>
                <w:ilvl w:val="0"/>
                <w:numId w:val="8"/>
              </w:numPr>
              <w:spacing w:before="0" w:beforeAutospacing="0" w:after="0" w:afterAutospacing="0"/>
              <w:textAlignment w:val="baseline"/>
              <w:rPr>
                <w:color w:val="000000"/>
                <w:sz w:val="18"/>
                <w:szCs w:val="18"/>
              </w:rPr>
            </w:pPr>
            <w:r>
              <w:rPr>
                <w:color w:val="000000"/>
                <w:sz w:val="18"/>
                <w:szCs w:val="18"/>
              </w:rPr>
              <w:t>Valores posibles en el experimento: ángulos, poses, transformación de cosenos de ángulos, mezcla entre poses y ángulos.</w:t>
            </w:r>
          </w:p>
          <w:p w14:paraId="64F9AB09" w14:textId="77777777" w:rsidR="00E201D4" w:rsidRDefault="00E201D4">
            <w:pPr>
              <w:pStyle w:val="NormalWeb"/>
              <w:spacing w:before="0" w:beforeAutospacing="0" w:after="0" w:afterAutospacing="0"/>
            </w:pPr>
            <w:r>
              <w:rPr>
                <w:b/>
                <w:bCs/>
                <w:color w:val="000000"/>
                <w:sz w:val="18"/>
                <w:szCs w:val="18"/>
              </w:rPr>
              <w:t xml:space="preserve">mod: </w:t>
            </w:r>
            <w:r>
              <w:rPr>
                <w:color w:val="000000"/>
                <w:sz w:val="18"/>
                <w:szCs w:val="18"/>
              </w:rPr>
              <w:t>Modelo de clasificación:</w:t>
            </w:r>
          </w:p>
          <w:p w14:paraId="59237805" w14:textId="77777777" w:rsidR="00E201D4" w:rsidRDefault="00E201D4" w:rsidP="005F4B47">
            <w:pPr>
              <w:pStyle w:val="NormalWeb"/>
              <w:numPr>
                <w:ilvl w:val="0"/>
                <w:numId w:val="9"/>
              </w:numPr>
              <w:spacing w:before="0" w:beforeAutospacing="0" w:after="0" w:afterAutospacing="0"/>
              <w:textAlignment w:val="baseline"/>
              <w:rPr>
                <w:color w:val="000000"/>
                <w:sz w:val="18"/>
                <w:szCs w:val="18"/>
              </w:rPr>
            </w:pPr>
            <w:r>
              <w:rPr>
                <w:color w:val="000000"/>
                <w:sz w:val="18"/>
                <w:szCs w:val="18"/>
              </w:rPr>
              <w:t>Tipo de variable: categórica</w:t>
            </w:r>
          </w:p>
          <w:p w14:paraId="40C04C68" w14:textId="77777777" w:rsidR="00E201D4" w:rsidRDefault="00E201D4" w:rsidP="005F4B47">
            <w:pPr>
              <w:pStyle w:val="NormalWeb"/>
              <w:numPr>
                <w:ilvl w:val="0"/>
                <w:numId w:val="9"/>
              </w:numPr>
              <w:spacing w:before="0" w:beforeAutospacing="0" w:after="0" w:afterAutospacing="0"/>
              <w:textAlignment w:val="baseline"/>
              <w:rPr>
                <w:color w:val="000000"/>
                <w:sz w:val="18"/>
                <w:szCs w:val="18"/>
              </w:rPr>
            </w:pPr>
            <w:r>
              <w:rPr>
                <w:color w:val="000000"/>
                <w:sz w:val="18"/>
                <w:szCs w:val="18"/>
              </w:rPr>
              <w:t>Valores posibles en el experimento: KNN, SVM</w:t>
            </w:r>
          </w:p>
        </w:tc>
      </w:tr>
      <w:tr w:rsidR="00E201D4" w14:paraId="3331594D" w14:textId="77777777" w:rsidTr="00E201D4">
        <w:trPr>
          <w:trHeight w:val="240"/>
        </w:trPr>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2DEE3CC0" w14:textId="77777777" w:rsidR="00E201D4" w:rsidRDefault="00E201D4">
            <w:pPr>
              <w:pStyle w:val="NormalWeb"/>
              <w:spacing w:before="0" w:beforeAutospacing="0" w:after="0" w:afterAutospacing="0"/>
            </w:pPr>
            <w:r>
              <w:rPr>
                <w:color w:val="000000"/>
                <w:sz w:val="18"/>
                <w:szCs w:val="18"/>
              </w:rPr>
              <w:t>V. DEPENDIENTES</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79D4C45" w14:textId="77777777" w:rsidR="00E201D4" w:rsidRDefault="00E201D4">
            <w:pPr>
              <w:pStyle w:val="NormalWeb"/>
              <w:spacing w:before="0" w:beforeAutospacing="0" w:after="0" w:afterAutospacing="0"/>
            </w:pPr>
            <w:r>
              <w:rPr>
                <w:b/>
                <w:bCs/>
                <w:color w:val="000000"/>
                <w:sz w:val="18"/>
                <w:szCs w:val="18"/>
              </w:rPr>
              <w:t>p</w:t>
            </w:r>
            <w:r>
              <w:rPr>
                <w:color w:val="000000"/>
                <w:sz w:val="18"/>
                <w:szCs w:val="18"/>
              </w:rPr>
              <w:t>: Precisión del descriptor</w:t>
            </w:r>
          </w:p>
          <w:p w14:paraId="5883C796" w14:textId="77777777" w:rsidR="00E201D4" w:rsidRDefault="00E201D4" w:rsidP="005F4B47">
            <w:pPr>
              <w:pStyle w:val="NormalWeb"/>
              <w:numPr>
                <w:ilvl w:val="0"/>
                <w:numId w:val="10"/>
              </w:numPr>
              <w:spacing w:before="0" w:beforeAutospacing="0" w:after="0" w:afterAutospacing="0"/>
              <w:textAlignment w:val="baseline"/>
              <w:rPr>
                <w:color w:val="000000"/>
                <w:sz w:val="18"/>
                <w:szCs w:val="18"/>
              </w:rPr>
            </w:pPr>
            <w:r>
              <w:rPr>
                <w:color w:val="000000"/>
                <w:sz w:val="18"/>
                <w:szCs w:val="18"/>
              </w:rPr>
              <w:t>Tipo de variable: numérica</w:t>
            </w:r>
          </w:p>
          <w:p w14:paraId="528C9B22" w14:textId="77777777" w:rsidR="00E201D4" w:rsidRDefault="00E201D4" w:rsidP="005F4B47">
            <w:pPr>
              <w:pStyle w:val="NormalWeb"/>
              <w:numPr>
                <w:ilvl w:val="0"/>
                <w:numId w:val="10"/>
              </w:numPr>
              <w:spacing w:before="0" w:beforeAutospacing="0" w:after="0" w:afterAutospacing="0"/>
              <w:textAlignment w:val="baseline"/>
              <w:rPr>
                <w:color w:val="000000"/>
                <w:sz w:val="18"/>
                <w:szCs w:val="18"/>
              </w:rPr>
            </w:pPr>
            <w:r>
              <w:rPr>
                <w:color w:val="000000"/>
                <w:sz w:val="18"/>
                <w:szCs w:val="18"/>
              </w:rPr>
              <w:t>Unidad: Porcentaje</w:t>
            </w:r>
          </w:p>
          <w:p w14:paraId="772858CA" w14:textId="77777777" w:rsidR="00E201D4" w:rsidRDefault="00E201D4">
            <w:pPr>
              <w:pStyle w:val="NormalWeb"/>
              <w:spacing w:before="0" w:beforeAutospacing="0" w:after="0" w:afterAutospacing="0"/>
            </w:pPr>
            <w:r>
              <w:rPr>
                <w:b/>
                <w:bCs/>
                <w:color w:val="000000"/>
                <w:sz w:val="18"/>
                <w:szCs w:val="18"/>
              </w:rPr>
              <w:t xml:space="preserve">h: </w:t>
            </w:r>
            <w:r>
              <w:rPr>
                <w:color w:val="000000"/>
                <w:sz w:val="18"/>
                <w:szCs w:val="18"/>
              </w:rPr>
              <w:t>Matriz de confusión:</w:t>
            </w:r>
          </w:p>
          <w:p w14:paraId="61E33DBC" w14:textId="77777777" w:rsidR="00E201D4" w:rsidRDefault="00E201D4" w:rsidP="005F4B47">
            <w:pPr>
              <w:pStyle w:val="NormalWeb"/>
              <w:numPr>
                <w:ilvl w:val="0"/>
                <w:numId w:val="11"/>
              </w:numPr>
              <w:spacing w:before="0" w:beforeAutospacing="0" w:after="0" w:afterAutospacing="0"/>
              <w:textAlignment w:val="baseline"/>
              <w:rPr>
                <w:color w:val="000000"/>
                <w:sz w:val="18"/>
                <w:szCs w:val="18"/>
              </w:rPr>
            </w:pPr>
            <w:r>
              <w:rPr>
                <w:color w:val="000000"/>
                <w:sz w:val="18"/>
                <w:szCs w:val="18"/>
              </w:rPr>
              <w:t>Tipo de variable: Matriz</w:t>
            </w:r>
          </w:p>
          <w:p w14:paraId="65C434FA" w14:textId="77777777" w:rsidR="00E201D4" w:rsidRDefault="00E201D4" w:rsidP="005F4B47">
            <w:pPr>
              <w:pStyle w:val="NormalWeb"/>
              <w:numPr>
                <w:ilvl w:val="0"/>
                <w:numId w:val="11"/>
              </w:numPr>
              <w:spacing w:before="0" w:beforeAutospacing="0" w:after="0" w:afterAutospacing="0"/>
              <w:textAlignment w:val="baseline"/>
              <w:rPr>
                <w:color w:val="000000"/>
                <w:sz w:val="18"/>
                <w:szCs w:val="18"/>
              </w:rPr>
            </w:pPr>
            <w:r>
              <w:rPr>
                <w:color w:val="000000"/>
                <w:sz w:val="18"/>
                <w:szCs w:val="18"/>
              </w:rPr>
              <w:t>Unidad: Números enteros.</w:t>
            </w:r>
          </w:p>
        </w:tc>
      </w:tr>
      <w:tr w:rsidR="00E201D4" w14:paraId="63C99EB6"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073BA9D4" w14:textId="77777777" w:rsidR="00E201D4" w:rsidRDefault="00E201D4">
            <w:pPr>
              <w:pStyle w:val="NormalWeb"/>
              <w:spacing w:before="0" w:beforeAutospacing="0" w:after="0" w:afterAutospacing="0"/>
            </w:pPr>
            <w:r>
              <w:rPr>
                <w:color w:val="000000"/>
                <w:sz w:val="18"/>
                <w:szCs w:val="18"/>
              </w:rPr>
              <w:t>V. INTERVINIENTES</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16EEEF1A" w14:textId="77777777" w:rsidR="00E201D4" w:rsidRDefault="00E201D4" w:rsidP="005F4B47">
            <w:pPr>
              <w:pStyle w:val="NormalWeb"/>
              <w:numPr>
                <w:ilvl w:val="0"/>
                <w:numId w:val="2"/>
              </w:numPr>
              <w:spacing w:before="0" w:beforeAutospacing="0" w:after="0" w:afterAutospacing="0"/>
            </w:pPr>
            <w:r>
              <w:rPr>
                <w:color w:val="000000"/>
                <w:sz w:val="18"/>
                <w:szCs w:val="18"/>
              </w:rPr>
              <w:t xml:space="preserve">Iluminación de la escena: La ejecución de las escenas se realiza dentro de un </w:t>
            </w:r>
            <w:r>
              <w:rPr>
                <w:color w:val="000000"/>
                <w:sz w:val="18"/>
                <w:szCs w:val="18"/>
              </w:rPr>
              <w:lastRenderedPageBreak/>
              <w:t>ambiente controlado con iluminación artificial, evitando los cambios de iluminación generados por la luz natural.</w:t>
            </w:r>
          </w:p>
          <w:p w14:paraId="67577E0D" w14:textId="77777777" w:rsidR="00E201D4" w:rsidRPr="00F71E8B" w:rsidRDefault="00E201D4" w:rsidP="005F4B47">
            <w:pPr>
              <w:pStyle w:val="NormalWeb"/>
              <w:numPr>
                <w:ilvl w:val="0"/>
                <w:numId w:val="2"/>
              </w:numPr>
              <w:spacing w:before="0" w:beforeAutospacing="0" w:after="0" w:afterAutospacing="0"/>
            </w:pPr>
            <w:r>
              <w:rPr>
                <w:color w:val="000000"/>
                <w:sz w:val="18"/>
                <w:szCs w:val="18"/>
              </w:rPr>
              <w:t>Características intrínsecas de la cámara: El mismo conjunto de cámaras se utilizaron para realizar la captura de las secuencias de video.</w:t>
            </w:r>
          </w:p>
          <w:p w14:paraId="228BAF1D" w14:textId="77777777" w:rsidR="00F71E8B" w:rsidRDefault="00F71E8B" w:rsidP="005F4B47">
            <w:pPr>
              <w:pStyle w:val="NormalWeb"/>
              <w:numPr>
                <w:ilvl w:val="0"/>
                <w:numId w:val="2"/>
              </w:numPr>
              <w:spacing w:before="0" w:beforeAutospacing="0" w:after="0" w:afterAutospacing="0"/>
            </w:pPr>
            <w:r>
              <w:rPr>
                <w:sz w:val="18"/>
                <w:szCs w:val="18"/>
              </w:rPr>
              <w:t>Tipo de clasificador utilizado para el protocolo experimental: Se selecciona una red neuronal para la ejecución de las pruebas.</w:t>
            </w:r>
          </w:p>
        </w:tc>
      </w:tr>
    </w:tbl>
    <w:p w14:paraId="48DA8847" w14:textId="77777777" w:rsidR="00F71E8B" w:rsidRDefault="00F71E8B" w:rsidP="004B0FF5">
      <w:pPr>
        <w:pStyle w:val="Descripcin"/>
        <w:jc w:val="center"/>
      </w:pPr>
    </w:p>
    <w:p w14:paraId="02AAF5AC" w14:textId="533DCCB1" w:rsidR="00E201D4" w:rsidRDefault="004B0FF5" w:rsidP="004B0FF5">
      <w:pPr>
        <w:pStyle w:val="Descripcin"/>
        <w:jc w:val="center"/>
      </w:pPr>
      <w:bookmarkStart w:id="276" w:name="_Ref529779945"/>
      <w:bookmarkStart w:id="277" w:name="_Ref529779659"/>
      <w:r>
        <w:t xml:space="preserve">Experimento </w:t>
      </w:r>
      <w:r>
        <w:fldChar w:fldCharType="begin"/>
      </w:r>
      <w:r>
        <w:instrText xml:space="preserve"> SEQ Experimento \* ARABIC </w:instrText>
      </w:r>
      <w:r>
        <w:fldChar w:fldCharType="separate"/>
      </w:r>
      <w:r w:rsidR="00A71D04">
        <w:rPr>
          <w:noProof/>
        </w:rPr>
        <w:t>3</w:t>
      </w:r>
      <w:r>
        <w:fldChar w:fldCharType="end"/>
      </w:r>
      <w:bookmarkEnd w:id="276"/>
      <w:r>
        <w:t>:</w:t>
      </w:r>
      <w:r w:rsidR="00E201D4">
        <w:t xml:space="preserve"> Evaluación de desempeño del sistema de clasificación de actividades</w:t>
      </w:r>
      <w:bookmarkEnd w:id="277"/>
    </w:p>
    <w:tbl>
      <w:tblPr>
        <w:tblW w:w="0" w:type="auto"/>
        <w:tblCellMar>
          <w:top w:w="15" w:type="dxa"/>
          <w:left w:w="15" w:type="dxa"/>
          <w:bottom w:w="15" w:type="dxa"/>
          <w:right w:w="15" w:type="dxa"/>
        </w:tblCellMar>
        <w:tblLook w:val="04A0" w:firstRow="1" w:lastRow="0" w:firstColumn="1" w:lastColumn="0" w:noHBand="0" w:noVBand="1"/>
      </w:tblPr>
      <w:tblGrid>
        <w:gridCol w:w="1757"/>
        <w:gridCol w:w="6551"/>
      </w:tblGrid>
      <w:tr w:rsidR="00E201D4" w14:paraId="053B6A2A"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739F6DD8" w14:textId="77777777" w:rsidR="00E201D4" w:rsidRDefault="00E201D4">
            <w:pPr>
              <w:pStyle w:val="NormalWeb"/>
              <w:spacing w:before="0" w:beforeAutospacing="0" w:after="0" w:afterAutospacing="0"/>
            </w:pPr>
            <w:r>
              <w:rPr>
                <w:color w:val="000000"/>
                <w:sz w:val="18"/>
                <w:szCs w:val="18"/>
              </w:rPr>
              <w:t>OBJETIVO DEL EXPERIMENTO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645F7AC" w14:textId="77777777" w:rsidR="00E201D4" w:rsidRDefault="00E201D4">
            <w:pPr>
              <w:pStyle w:val="NormalWeb"/>
              <w:spacing w:before="0" w:beforeAutospacing="0" w:after="0" w:afterAutospacing="0"/>
              <w:jc w:val="both"/>
            </w:pPr>
            <w:r>
              <w:rPr>
                <w:color w:val="000000"/>
                <w:sz w:val="18"/>
                <w:szCs w:val="18"/>
              </w:rPr>
              <w:t>Obtener el nivel de precisión del modelo de clasificación de actividades.</w:t>
            </w:r>
          </w:p>
        </w:tc>
      </w:tr>
      <w:tr w:rsidR="00E201D4" w14:paraId="1B9D0711"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53647738" w14:textId="77777777" w:rsidR="00E201D4" w:rsidRDefault="00E201D4">
            <w:pPr>
              <w:pStyle w:val="NormalWeb"/>
              <w:spacing w:before="0" w:beforeAutospacing="0" w:after="0" w:afterAutospacing="0"/>
            </w:pPr>
            <w:r>
              <w:rPr>
                <w:color w:val="000000"/>
                <w:sz w:val="18"/>
                <w:szCs w:val="18"/>
              </w:rPr>
              <w:t>PROCEDIMIENTO</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503E6E64" w14:textId="77777777" w:rsidR="00E201D4" w:rsidRPr="00172285" w:rsidRDefault="00E201D4">
            <w:pPr>
              <w:pStyle w:val="NormalWeb"/>
              <w:spacing w:before="0" w:beforeAutospacing="0" w:after="0" w:afterAutospacing="0"/>
              <w:jc w:val="both"/>
              <w:rPr>
                <w:sz w:val="18"/>
                <w:szCs w:val="18"/>
              </w:rPr>
            </w:pPr>
            <w:r w:rsidRPr="00172285">
              <w:rPr>
                <w:color w:val="000000"/>
                <w:sz w:val="18"/>
                <w:szCs w:val="18"/>
              </w:rPr>
              <w:t>Del conjunto de videos recopilado en la sección 7.</w:t>
            </w:r>
            <w:r w:rsidR="00B415EB">
              <w:rPr>
                <w:color w:val="000000"/>
                <w:sz w:val="18"/>
                <w:szCs w:val="18"/>
              </w:rPr>
              <w:t>3</w:t>
            </w:r>
            <w:r w:rsidRPr="00172285">
              <w:rPr>
                <w:color w:val="000000"/>
                <w:sz w:val="18"/>
                <w:szCs w:val="18"/>
              </w:rPr>
              <w:t>, dividir los ejemplos capturados en sets de entrenamiento y validación. De los videos capturados en el set de entrenamiento, generar 3 bases de datos que funcionarán como base para el entrenamiento de los modelos. Las bases de datos deben contar con la siguiente relación.</w:t>
            </w:r>
          </w:p>
          <w:p w14:paraId="061DE45F" w14:textId="2EFF3734" w:rsidR="00E201D4" w:rsidRPr="00172285" w:rsidRDefault="00E201D4" w:rsidP="005F4B47">
            <w:pPr>
              <w:pStyle w:val="NormalWeb"/>
              <w:numPr>
                <w:ilvl w:val="0"/>
                <w:numId w:val="12"/>
              </w:numPr>
              <w:spacing w:before="0" w:beforeAutospacing="0" w:after="0" w:afterAutospacing="0"/>
              <w:jc w:val="both"/>
              <w:textAlignment w:val="baseline"/>
              <w:rPr>
                <w:color w:val="000000"/>
                <w:sz w:val="18"/>
                <w:szCs w:val="18"/>
              </w:rPr>
            </w:pPr>
            <w:r w:rsidRPr="00172285">
              <w:rPr>
                <w:color w:val="000000"/>
                <w:sz w:val="18"/>
                <w:szCs w:val="18"/>
              </w:rPr>
              <w:t>Poses: 70 ejemplos por clase (</w:t>
            </w:r>
            <w:r w:rsidR="00172285" w:rsidRPr="00172285">
              <w:rPr>
                <w:color w:val="000000"/>
                <w:sz w:val="18"/>
                <w:szCs w:val="18"/>
              </w:rPr>
              <w:fldChar w:fldCharType="begin"/>
            </w:r>
            <w:r w:rsidR="00172285" w:rsidRPr="00172285">
              <w:rPr>
                <w:color w:val="000000"/>
                <w:sz w:val="18"/>
                <w:szCs w:val="18"/>
              </w:rPr>
              <w:instrText xml:space="preserve"> REF _Ref529772367 \h  \* MERGEFORMAT </w:instrText>
            </w:r>
            <w:r w:rsidR="00172285" w:rsidRPr="00172285">
              <w:rPr>
                <w:color w:val="000000"/>
                <w:sz w:val="18"/>
                <w:szCs w:val="18"/>
              </w:rPr>
            </w:r>
            <w:r w:rsidR="00172285" w:rsidRPr="00172285">
              <w:rPr>
                <w:color w:val="000000"/>
                <w:sz w:val="18"/>
                <w:szCs w:val="18"/>
              </w:rPr>
              <w:fldChar w:fldCharType="separate"/>
            </w:r>
            <w:ins w:id="278" w:author="Eder Mauricio Abello Rodríguez" w:date="2018-11-30T07:35:00Z">
              <w:r w:rsidR="00A71D04" w:rsidRPr="00A71D04">
                <w:rPr>
                  <w:sz w:val="18"/>
                  <w:szCs w:val="18"/>
                  <w:rPrChange w:id="279" w:author="Eder Mauricio Abello Rodríguez" w:date="2018-11-30T07:35:00Z">
                    <w:rPr/>
                  </w:rPrChange>
                </w:rPr>
                <w:t xml:space="preserve">Tabla </w:t>
              </w:r>
              <w:r w:rsidR="00A71D04" w:rsidRPr="00A71D04">
                <w:rPr>
                  <w:noProof/>
                  <w:sz w:val="18"/>
                  <w:szCs w:val="18"/>
                  <w:rPrChange w:id="280" w:author="Eder Mauricio Abello Rodríguez" w:date="2018-11-30T07:35:00Z">
                    <w:rPr>
                      <w:noProof/>
                    </w:rPr>
                  </w:rPrChange>
                </w:rPr>
                <w:t>10</w:t>
              </w:r>
            </w:ins>
            <w:del w:id="281" w:author="Eder Mauricio Abello Rodríguez" w:date="2018-11-30T07:35:00Z">
              <w:r w:rsidR="00FC40B8" w:rsidRPr="00A71D04" w:rsidDel="00A71D04">
                <w:rPr>
                  <w:sz w:val="18"/>
                  <w:szCs w:val="18"/>
                </w:rPr>
                <w:delText xml:space="preserve">Tabla </w:delText>
              </w:r>
              <w:r w:rsidR="00FC40B8" w:rsidRPr="00A71D04" w:rsidDel="00A71D04">
                <w:rPr>
                  <w:noProof/>
                  <w:sz w:val="18"/>
                  <w:szCs w:val="18"/>
                </w:rPr>
                <w:delText>10</w:delText>
              </w:r>
            </w:del>
            <w:r w:rsidR="00172285" w:rsidRPr="00172285">
              <w:rPr>
                <w:color w:val="000000"/>
                <w:sz w:val="18"/>
                <w:szCs w:val="18"/>
              </w:rPr>
              <w:fldChar w:fldCharType="end"/>
            </w:r>
            <w:r w:rsidR="00172285" w:rsidRPr="00172285">
              <w:rPr>
                <w:color w:val="000000"/>
                <w:sz w:val="18"/>
                <w:szCs w:val="18"/>
              </w:rPr>
              <w:t>)</w:t>
            </w:r>
          </w:p>
          <w:p w14:paraId="43CED585" w14:textId="3C770A11" w:rsidR="00E201D4" w:rsidRPr="00172285" w:rsidRDefault="00E201D4" w:rsidP="005F4B47">
            <w:pPr>
              <w:pStyle w:val="NormalWeb"/>
              <w:numPr>
                <w:ilvl w:val="0"/>
                <w:numId w:val="12"/>
              </w:numPr>
              <w:spacing w:before="0" w:beforeAutospacing="0" w:after="0" w:afterAutospacing="0"/>
              <w:jc w:val="both"/>
              <w:textAlignment w:val="baseline"/>
              <w:rPr>
                <w:color w:val="000000"/>
                <w:sz w:val="18"/>
                <w:szCs w:val="18"/>
              </w:rPr>
            </w:pPr>
            <w:r w:rsidRPr="00172285">
              <w:rPr>
                <w:color w:val="000000"/>
                <w:sz w:val="18"/>
                <w:szCs w:val="18"/>
              </w:rPr>
              <w:t>Acciones: 63 ejemplos por clase (</w:t>
            </w:r>
            <w:r w:rsidR="00172285" w:rsidRPr="00172285">
              <w:rPr>
                <w:color w:val="000000"/>
                <w:sz w:val="18"/>
                <w:szCs w:val="18"/>
              </w:rPr>
              <w:fldChar w:fldCharType="begin"/>
            </w:r>
            <w:r w:rsidR="00172285" w:rsidRPr="00172285">
              <w:rPr>
                <w:color w:val="000000"/>
                <w:sz w:val="18"/>
                <w:szCs w:val="18"/>
              </w:rPr>
              <w:instrText xml:space="preserve"> REF _Ref529772353 \h  \* MERGEFORMAT </w:instrText>
            </w:r>
            <w:r w:rsidR="00172285" w:rsidRPr="00172285">
              <w:rPr>
                <w:color w:val="000000"/>
                <w:sz w:val="18"/>
                <w:szCs w:val="18"/>
              </w:rPr>
            </w:r>
            <w:r w:rsidR="00172285" w:rsidRPr="00172285">
              <w:rPr>
                <w:color w:val="000000"/>
                <w:sz w:val="18"/>
                <w:szCs w:val="18"/>
              </w:rPr>
              <w:fldChar w:fldCharType="separate"/>
            </w:r>
            <w:ins w:id="282" w:author="Eder Mauricio Abello Rodríguez" w:date="2018-11-30T07:35:00Z">
              <w:r w:rsidR="00A71D04" w:rsidRPr="00A71D04">
                <w:rPr>
                  <w:sz w:val="18"/>
                  <w:szCs w:val="18"/>
                  <w:rPrChange w:id="283" w:author="Eder Mauricio Abello Rodríguez" w:date="2018-11-30T07:35:00Z">
                    <w:rPr/>
                  </w:rPrChange>
                </w:rPr>
                <w:t xml:space="preserve">Tabla </w:t>
              </w:r>
              <w:r w:rsidR="00A71D04" w:rsidRPr="00A71D04">
                <w:rPr>
                  <w:noProof/>
                  <w:sz w:val="18"/>
                  <w:szCs w:val="18"/>
                  <w:rPrChange w:id="284" w:author="Eder Mauricio Abello Rodríguez" w:date="2018-11-30T07:35:00Z">
                    <w:rPr>
                      <w:noProof/>
                    </w:rPr>
                  </w:rPrChange>
                </w:rPr>
                <w:t>9</w:t>
              </w:r>
            </w:ins>
            <w:del w:id="285" w:author="Eder Mauricio Abello Rodríguez" w:date="2018-11-30T07:35:00Z">
              <w:r w:rsidR="00FC40B8" w:rsidRPr="00A71D04" w:rsidDel="00A71D04">
                <w:rPr>
                  <w:sz w:val="18"/>
                  <w:szCs w:val="18"/>
                </w:rPr>
                <w:delText xml:space="preserve">Tabla </w:delText>
              </w:r>
              <w:r w:rsidR="00FC40B8" w:rsidRPr="00A71D04" w:rsidDel="00A71D04">
                <w:rPr>
                  <w:noProof/>
                  <w:sz w:val="18"/>
                  <w:szCs w:val="18"/>
                </w:rPr>
                <w:delText>9</w:delText>
              </w:r>
            </w:del>
            <w:r w:rsidR="00172285" w:rsidRPr="00172285">
              <w:rPr>
                <w:color w:val="000000"/>
                <w:sz w:val="18"/>
                <w:szCs w:val="18"/>
              </w:rPr>
              <w:fldChar w:fldCharType="end"/>
            </w:r>
            <w:r w:rsidRPr="00172285">
              <w:rPr>
                <w:color w:val="000000"/>
                <w:sz w:val="18"/>
                <w:szCs w:val="18"/>
              </w:rPr>
              <w:t>)</w:t>
            </w:r>
          </w:p>
          <w:p w14:paraId="70E23451" w14:textId="121961C6" w:rsidR="00E201D4" w:rsidRPr="00172285" w:rsidRDefault="00E201D4" w:rsidP="005F4B47">
            <w:pPr>
              <w:pStyle w:val="NormalWeb"/>
              <w:numPr>
                <w:ilvl w:val="0"/>
                <w:numId w:val="12"/>
              </w:numPr>
              <w:spacing w:before="0" w:beforeAutospacing="0" w:after="0" w:afterAutospacing="0"/>
              <w:jc w:val="both"/>
              <w:textAlignment w:val="baseline"/>
              <w:rPr>
                <w:color w:val="000000"/>
                <w:sz w:val="18"/>
                <w:szCs w:val="18"/>
              </w:rPr>
            </w:pPr>
            <w:r w:rsidRPr="00172285">
              <w:rPr>
                <w:color w:val="000000"/>
                <w:sz w:val="18"/>
                <w:szCs w:val="18"/>
              </w:rPr>
              <w:t>Actividades: 63 ejemplos por clase (</w:t>
            </w:r>
            <w:r w:rsidR="00172285" w:rsidRPr="00172285">
              <w:rPr>
                <w:color w:val="000000"/>
                <w:sz w:val="18"/>
                <w:szCs w:val="18"/>
              </w:rPr>
              <w:fldChar w:fldCharType="begin"/>
            </w:r>
            <w:r w:rsidR="00172285" w:rsidRPr="00172285">
              <w:rPr>
                <w:color w:val="000000"/>
                <w:sz w:val="18"/>
                <w:szCs w:val="18"/>
              </w:rPr>
              <w:instrText xml:space="preserve"> REF _Ref529772346 \h  \* MERGEFORMAT </w:instrText>
            </w:r>
            <w:r w:rsidR="00172285" w:rsidRPr="00172285">
              <w:rPr>
                <w:color w:val="000000"/>
                <w:sz w:val="18"/>
                <w:szCs w:val="18"/>
              </w:rPr>
            </w:r>
            <w:r w:rsidR="00172285" w:rsidRPr="00172285">
              <w:rPr>
                <w:color w:val="000000"/>
                <w:sz w:val="18"/>
                <w:szCs w:val="18"/>
              </w:rPr>
              <w:fldChar w:fldCharType="separate"/>
            </w:r>
            <w:ins w:id="286" w:author="Eder Mauricio Abello Rodríguez" w:date="2018-11-30T07:35:00Z">
              <w:r w:rsidR="00A71D04" w:rsidRPr="00A71D04">
                <w:rPr>
                  <w:sz w:val="18"/>
                  <w:szCs w:val="18"/>
                  <w:rPrChange w:id="287" w:author="Eder Mauricio Abello Rodríguez" w:date="2018-11-30T07:35:00Z">
                    <w:rPr/>
                  </w:rPrChange>
                </w:rPr>
                <w:t xml:space="preserve">Tabla </w:t>
              </w:r>
              <w:r w:rsidR="00A71D04" w:rsidRPr="00A71D04">
                <w:rPr>
                  <w:noProof/>
                  <w:sz w:val="18"/>
                  <w:szCs w:val="18"/>
                  <w:rPrChange w:id="288" w:author="Eder Mauricio Abello Rodríguez" w:date="2018-11-30T07:35:00Z">
                    <w:rPr>
                      <w:noProof/>
                    </w:rPr>
                  </w:rPrChange>
                </w:rPr>
                <w:t>8</w:t>
              </w:r>
            </w:ins>
            <w:del w:id="289" w:author="Eder Mauricio Abello Rodríguez" w:date="2018-11-30T07:35:00Z">
              <w:r w:rsidR="00FC40B8" w:rsidRPr="00A71D04" w:rsidDel="00A71D04">
                <w:rPr>
                  <w:sz w:val="18"/>
                  <w:szCs w:val="18"/>
                </w:rPr>
                <w:delText xml:space="preserve">Tabla </w:delText>
              </w:r>
              <w:r w:rsidR="00FC40B8" w:rsidRPr="00A71D04" w:rsidDel="00A71D04">
                <w:rPr>
                  <w:noProof/>
                  <w:sz w:val="18"/>
                  <w:szCs w:val="18"/>
                </w:rPr>
                <w:delText>8</w:delText>
              </w:r>
            </w:del>
            <w:r w:rsidR="00172285" w:rsidRPr="00172285">
              <w:rPr>
                <w:color w:val="000000"/>
                <w:sz w:val="18"/>
                <w:szCs w:val="18"/>
              </w:rPr>
              <w:fldChar w:fldCharType="end"/>
            </w:r>
            <w:r w:rsidRPr="00172285">
              <w:rPr>
                <w:color w:val="000000"/>
                <w:sz w:val="18"/>
                <w:szCs w:val="18"/>
              </w:rPr>
              <w:t>)</w:t>
            </w:r>
          </w:p>
          <w:p w14:paraId="30FE01EF" w14:textId="77777777" w:rsidR="00E201D4" w:rsidRDefault="00E201D4">
            <w:pPr>
              <w:pStyle w:val="NormalWeb"/>
              <w:spacing w:before="0" w:beforeAutospacing="0" w:after="0" w:afterAutospacing="0"/>
              <w:jc w:val="both"/>
            </w:pPr>
            <w:r w:rsidRPr="00172285">
              <w:rPr>
                <w:color w:val="000000"/>
                <w:sz w:val="18"/>
                <w:szCs w:val="18"/>
              </w:rPr>
              <w:t>Entrenar los modelos del sistema usando las bases de datos</w:t>
            </w:r>
            <w:r>
              <w:rPr>
                <w:color w:val="000000"/>
                <w:sz w:val="18"/>
                <w:szCs w:val="18"/>
              </w:rPr>
              <w:t xml:space="preserve"> de entrenamiento. El entrenamiento se debe realizar de forma escalonada, dado que los clasificadores de niveles superiores requieren información de los niveles inferiores. Una vez entrenados los clasificadores, evaluar la precisión del sistema global utilizando los videos de validación.</w:t>
            </w:r>
          </w:p>
        </w:tc>
      </w:tr>
      <w:tr w:rsidR="00E201D4" w14:paraId="677B0679"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7224D776" w14:textId="77777777" w:rsidR="00E201D4" w:rsidRDefault="00E201D4">
            <w:pPr>
              <w:pStyle w:val="NormalWeb"/>
              <w:spacing w:before="0" w:beforeAutospacing="0" w:after="0" w:afterAutospacing="0"/>
            </w:pPr>
            <w:r>
              <w:rPr>
                <w:color w:val="000000"/>
                <w:sz w:val="18"/>
                <w:szCs w:val="18"/>
              </w:rPr>
              <w:t>V. INDEPENDIENTES</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0A6AC43B" w14:textId="77777777" w:rsidR="00E201D4" w:rsidRDefault="00E201D4">
            <w:pPr>
              <w:pStyle w:val="NormalWeb"/>
              <w:spacing w:before="0" w:beforeAutospacing="0" w:after="0" w:afterAutospacing="0"/>
            </w:pPr>
            <w:r>
              <w:rPr>
                <w:b/>
                <w:bCs/>
                <w:color w:val="000000"/>
                <w:sz w:val="18"/>
                <w:szCs w:val="18"/>
              </w:rPr>
              <w:t xml:space="preserve">modPose: </w:t>
            </w:r>
            <w:r>
              <w:rPr>
                <w:color w:val="000000"/>
                <w:sz w:val="18"/>
                <w:szCs w:val="18"/>
              </w:rPr>
              <w:t>Modelo de clasificación de poses.</w:t>
            </w:r>
          </w:p>
          <w:p w14:paraId="3CF6B060" w14:textId="77777777" w:rsidR="00E201D4" w:rsidRDefault="00E201D4" w:rsidP="005F4B47">
            <w:pPr>
              <w:pStyle w:val="NormalWeb"/>
              <w:numPr>
                <w:ilvl w:val="0"/>
                <w:numId w:val="13"/>
              </w:numPr>
              <w:spacing w:before="0" w:beforeAutospacing="0" w:after="0" w:afterAutospacing="0"/>
              <w:textAlignment w:val="baseline"/>
              <w:rPr>
                <w:color w:val="000000"/>
                <w:sz w:val="18"/>
                <w:szCs w:val="18"/>
              </w:rPr>
            </w:pPr>
            <w:r>
              <w:rPr>
                <w:color w:val="000000"/>
                <w:sz w:val="18"/>
                <w:szCs w:val="18"/>
              </w:rPr>
              <w:t>Tipo de variable: categórica</w:t>
            </w:r>
          </w:p>
          <w:p w14:paraId="5ED91B67" w14:textId="77777777" w:rsidR="00E201D4" w:rsidRDefault="00E201D4" w:rsidP="005F4B47">
            <w:pPr>
              <w:pStyle w:val="NormalWeb"/>
              <w:numPr>
                <w:ilvl w:val="0"/>
                <w:numId w:val="13"/>
              </w:numPr>
              <w:spacing w:before="0" w:beforeAutospacing="0" w:after="0" w:afterAutospacing="0"/>
              <w:textAlignment w:val="baseline"/>
              <w:rPr>
                <w:color w:val="000000"/>
                <w:sz w:val="18"/>
                <w:szCs w:val="18"/>
              </w:rPr>
            </w:pPr>
            <w:r>
              <w:rPr>
                <w:color w:val="000000"/>
                <w:sz w:val="18"/>
                <w:szCs w:val="18"/>
              </w:rPr>
              <w:t>Valores posibles en el experimento: Redes Neuronales, SVM</w:t>
            </w:r>
          </w:p>
          <w:p w14:paraId="49FD3807" w14:textId="77777777" w:rsidR="00E201D4" w:rsidRDefault="00E201D4">
            <w:pPr>
              <w:pStyle w:val="NormalWeb"/>
              <w:spacing w:before="0" w:beforeAutospacing="0" w:after="0" w:afterAutospacing="0"/>
            </w:pPr>
            <w:r>
              <w:rPr>
                <w:b/>
                <w:bCs/>
                <w:color w:val="000000"/>
                <w:sz w:val="18"/>
                <w:szCs w:val="18"/>
              </w:rPr>
              <w:t xml:space="preserve">modAcciones: </w:t>
            </w:r>
            <w:r>
              <w:rPr>
                <w:color w:val="000000"/>
                <w:sz w:val="18"/>
                <w:szCs w:val="18"/>
              </w:rPr>
              <w:t>Modelo de clasificación de acciones.</w:t>
            </w:r>
          </w:p>
          <w:p w14:paraId="125B36D1" w14:textId="77777777" w:rsidR="00E201D4" w:rsidRDefault="00E201D4" w:rsidP="005F4B47">
            <w:pPr>
              <w:pStyle w:val="NormalWeb"/>
              <w:numPr>
                <w:ilvl w:val="0"/>
                <w:numId w:val="14"/>
              </w:numPr>
              <w:spacing w:before="0" w:beforeAutospacing="0" w:after="0" w:afterAutospacing="0"/>
              <w:textAlignment w:val="baseline"/>
              <w:rPr>
                <w:color w:val="000000"/>
                <w:sz w:val="18"/>
                <w:szCs w:val="18"/>
              </w:rPr>
            </w:pPr>
            <w:r>
              <w:rPr>
                <w:color w:val="000000"/>
                <w:sz w:val="18"/>
                <w:szCs w:val="18"/>
              </w:rPr>
              <w:t>Tipo de variable: categórica</w:t>
            </w:r>
          </w:p>
          <w:p w14:paraId="5052B456" w14:textId="77777777" w:rsidR="00E201D4" w:rsidRDefault="00E201D4" w:rsidP="005F4B47">
            <w:pPr>
              <w:pStyle w:val="NormalWeb"/>
              <w:numPr>
                <w:ilvl w:val="0"/>
                <w:numId w:val="14"/>
              </w:numPr>
              <w:spacing w:before="0" w:beforeAutospacing="0" w:after="0" w:afterAutospacing="0"/>
              <w:textAlignment w:val="baseline"/>
              <w:rPr>
                <w:color w:val="000000"/>
                <w:sz w:val="18"/>
                <w:szCs w:val="18"/>
              </w:rPr>
            </w:pPr>
            <w:r>
              <w:rPr>
                <w:color w:val="000000"/>
                <w:sz w:val="18"/>
                <w:szCs w:val="18"/>
              </w:rPr>
              <w:t>Valores posibles en el experimento: CNN, SVM, HMM</w:t>
            </w:r>
          </w:p>
          <w:p w14:paraId="0FDD1ADE" w14:textId="77777777" w:rsidR="00E201D4" w:rsidRDefault="00E201D4">
            <w:pPr>
              <w:pStyle w:val="NormalWeb"/>
              <w:spacing w:before="0" w:beforeAutospacing="0" w:after="0" w:afterAutospacing="0"/>
            </w:pPr>
            <w:r>
              <w:rPr>
                <w:b/>
                <w:bCs/>
                <w:color w:val="000000"/>
                <w:sz w:val="18"/>
                <w:szCs w:val="18"/>
              </w:rPr>
              <w:t xml:space="preserve">modActividades: </w:t>
            </w:r>
            <w:r>
              <w:rPr>
                <w:color w:val="000000"/>
                <w:sz w:val="18"/>
                <w:szCs w:val="18"/>
              </w:rPr>
              <w:t>Modelo de clasificación de actividades.</w:t>
            </w:r>
          </w:p>
          <w:p w14:paraId="305C5F09" w14:textId="77777777" w:rsidR="00E201D4" w:rsidRDefault="00E201D4" w:rsidP="005F4B47">
            <w:pPr>
              <w:pStyle w:val="NormalWeb"/>
              <w:numPr>
                <w:ilvl w:val="0"/>
                <w:numId w:val="15"/>
              </w:numPr>
              <w:spacing w:before="0" w:beforeAutospacing="0" w:after="0" w:afterAutospacing="0"/>
              <w:textAlignment w:val="baseline"/>
              <w:rPr>
                <w:color w:val="000000"/>
                <w:sz w:val="18"/>
                <w:szCs w:val="18"/>
              </w:rPr>
            </w:pPr>
            <w:r>
              <w:rPr>
                <w:color w:val="000000"/>
                <w:sz w:val="18"/>
                <w:szCs w:val="18"/>
              </w:rPr>
              <w:t>Tipo de variable: categórica</w:t>
            </w:r>
          </w:p>
          <w:p w14:paraId="62B6B26F" w14:textId="77777777" w:rsidR="00E201D4" w:rsidRDefault="00E201D4" w:rsidP="005F4B47">
            <w:pPr>
              <w:pStyle w:val="NormalWeb"/>
              <w:numPr>
                <w:ilvl w:val="0"/>
                <w:numId w:val="15"/>
              </w:numPr>
              <w:spacing w:before="0" w:beforeAutospacing="0" w:after="0" w:afterAutospacing="0"/>
              <w:textAlignment w:val="baseline"/>
              <w:rPr>
                <w:color w:val="000000"/>
                <w:sz w:val="18"/>
                <w:szCs w:val="18"/>
              </w:rPr>
            </w:pPr>
            <w:r>
              <w:rPr>
                <w:color w:val="000000"/>
                <w:sz w:val="18"/>
                <w:szCs w:val="18"/>
              </w:rPr>
              <w:t>Valores posibles en el experimento: BoW, HMM</w:t>
            </w:r>
          </w:p>
          <w:p w14:paraId="15E8482F" w14:textId="77777777" w:rsidR="00E201D4" w:rsidRDefault="00E201D4">
            <w:pPr>
              <w:pStyle w:val="NormalWeb"/>
              <w:spacing w:before="0" w:beforeAutospacing="0" w:after="0" w:afterAutospacing="0"/>
            </w:pPr>
            <w:r>
              <w:rPr>
                <w:b/>
                <w:bCs/>
                <w:color w:val="000000"/>
                <w:sz w:val="18"/>
                <w:szCs w:val="18"/>
              </w:rPr>
              <w:t xml:space="preserve">modEnsamble: </w:t>
            </w:r>
            <w:r>
              <w:rPr>
                <w:color w:val="000000"/>
                <w:sz w:val="18"/>
                <w:szCs w:val="18"/>
              </w:rPr>
              <w:t>Método de ensamble utilizado en el experimento</w:t>
            </w:r>
          </w:p>
          <w:p w14:paraId="0B25F038" w14:textId="77777777" w:rsidR="00E201D4" w:rsidRDefault="00E201D4" w:rsidP="005F4B47">
            <w:pPr>
              <w:pStyle w:val="NormalWeb"/>
              <w:numPr>
                <w:ilvl w:val="0"/>
                <w:numId w:val="16"/>
              </w:numPr>
              <w:spacing w:before="0" w:beforeAutospacing="0" w:after="0" w:afterAutospacing="0"/>
              <w:textAlignment w:val="baseline"/>
              <w:rPr>
                <w:color w:val="000000"/>
                <w:sz w:val="18"/>
                <w:szCs w:val="18"/>
              </w:rPr>
            </w:pPr>
            <w:r>
              <w:rPr>
                <w:color w:val="000000"/>
                <w:sz w:val="18"/>
                <w:szCs w:val="18"/>
              </w:rPr>
              <w:t>Tipo de variable: categórica</w:t>
            </w:r>
          </w:p>
          <w:p w14:paraId="497D5036" w14:textId="77777777" w:rsidR="00E201D4" w:rsidRDefault="00E201D4" w:rsidP="005F4B47">
            <w:pPr>
              <w:pStyle w:val="NormalWeb"/>
              <w:numPr>
                <w:ilvl w:val="0"/>
                <w:numId w:val="16"/>
              </w:numPr>
              <w:spacing w:before="0" w:beforeAutospacing="0" w:after="0" w:afterAutospacing="0"/>
              <w:textAlignment w:val="baseline"/>
              <w:rPr>
                <w:color w:val="000000"/>
                <w:sz w:val="18"/>
                <w:szCs w:val="18"/>
              </w:rPr>
            </w:pPr>
            <w:r>
              <w:rPr>
                <w:color w:val="000000"/>
                <w:sz w:val="18"/>
                <w:szCs w:val="18"/>
              </w:rPr>
              <w:t>Valores posibles en el experimento: Votación</w:t>
            </w:r>
          </w:p>
        </w:tc>
      </w:tr>
      <w:tr w:rsidR="00E201D4" w14:paraId="40B3D4BC" w14:textId="77777777" w:rsidTr="00E201D4">
        <w:trPr>
          <w:trHeight w:val="240"/>
        </w:trPr>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75B44E82" w14:textId="77777777" w:rsidR="00E201D4" w:rsidRDefault="00E201D4">
            <w:pPr>
              <w:pStyle w:val="NormalWeb"/>
              <w:spacing w:before="0" w:beforeAutospacing="0" w:after="0" w:afterAutospacing="0"/>
            </w:pPr>
            <w:r>
              <w:rPr>
                <w:color w:val="000000"/>
                <w:sz w:val="18"/>
                <w:szCs w:val="18"/>
              </w:rPr>
              <w:t>V. DEPENDIENTES</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2134C96A" w14:textId="77777777" w:rsidR="00E201D4" w:rsidRDefault="00E201D4">
            <w:pPr>
              <w:pStyle w:val="NormalWeb"/>
              <w:spacing w:before="0" w:beforeAutospacing="0" w:after="0" w:afterAutospacing="0"/>
            </w:pPr>
            <w:r>
              <w:rPr>
                <w:b/>
                <w:bCs/>
                <w:color w:val="000000"/>
                <w:sz w:val="18"/>
                <w:szCs w:val="18"/>
              </w:rPr>
              <w:t>p</w:t>
            </w:r>
            <w:r>
              <w:rPr>
                <w:color w:val="000000"/>
                <w:sz w:val="18"/>
                <w:szCs w:val="18"/>
              </w:rPr>
              <w:t>: Precisión del descriptor</w:t>
            </w:r>
          </w:p>
          <w:p w14:paraId="011FA87A" w14:textId="77777777" w:rsidR="00E201D4" w:rsidRDefault="00E201D4" w:rsidP="005F4B47">
            <w:pPr>
              <w:pStyle w:val="NormalWeb"/>
              <w:numPr>
                <w:ilvl w:val="0"/>
                <w:numId w:val="17"/>
              </w:numPr>
              <w:spacing w:before="0" w:beforeAutospacing="0" w:after="0" w:afterAutospacing="0"/>
              <w:textAlignment w:val="baseline"/>
              <w:rPr>
                <w:color w:val="000000"/>
                <w:sz w:val="18"/>
                <w:szCs w:val="18"/>
              </w:rPr>
            </w:pPr>
            <w:r>
              <w:rPr>
                <w:color w:val="000000"/>
                <w:sz w:val="18"/>
                <w:szCs w:val="18"/>
              </w:rPr>
              <w:t>Tipo de variable: numérica</w:t>
            </w:r>
          </w:p>
          <w:p w14:paraId="368EEFF1" w14:textId="77777777" w:rsidR="00E201D4" w:rsidRDefault="00E201D4" w:rsidP="005F4B47">
            <w:pPr>
              <w:pStyle w:val="NormalWeb"/>
              <w:numPr>
                <w:ilvl w:val="0"/>
                <w:numId w:val="17"/>
              </w:numPr>
              <w:spacing w:before="0" w:beforeAutospacing="0" w:after="0" w:afterAutospacing="0"/>
              <w:textAlignment w:val="baseline"/>
              <w:rPr>
                <w:color w:val="000000"/>
                <w:sz w:val="18"/>
                <w:szCs w:val="18"/>
              </w:rPr>
            </w:pPr>
            <w:r>
              <w:rPr>
                <w:color w:val="000000"/>
                <w:sz w:val="18"/>
                <w:szCs w:val="18"/>
              </w:rPr>
              <w:t>Unidad: Porcentaje</w:t>
            </w:r>
          </w:p>
          <w:p w14:paraId="2497BD0E" w14:textId="77777777" w:rsidR="00E201D4" w:rsidRDefault="00E201D4">
            <w:pPr>
              <w:pStyle w:val="NormalWeb"/>
              <w:spacing w:before="0" w:beforeAutospacing="0" w:after="0" w:afterAutospacing="0"/>
            </w:pPr>
            <w:r>
              <w:rPr>
                <w:b/>
                <w:bCs/>
                <w:color w:val="000000"/>
                <w:sz w:val="18"/>
                <w:szCs w:val="18"/>
              </w:rPr>
              <w:t xml:space="preserve">h: </w:t>
            </w:r>
            <w:r>
              <w:rPr>
                <w:color w:val="000000"/>
                <w:sz w:val="18"/>
                <w:szCs w:val="18"/>
              </w:rPr>
              <w:t>Matriz de confusión:</w:t>
            </w:r>
          </w:p>
          <w:p w14:paraId="6C3C927B" w14:textId="77777777" w:rsidR="00E201D4" w:rsidRDefault="00E201D4" w:rsidP="005F4B47">
            <w:pPr>
              <w:pStyle w:val="NormalWeb"/>
              <w:numPr>
                <w:ilvl w:val="0"/>
                <w:numId w:val="18"/>
              </w:numPr>
              <w:spacing w:before="0" w:beforeAutospacing="0" w:after="0" w:afterAutospacing="0"/>
              <w:textAlignment w:val="baseline"/>
              <w:rPr>
                <w:color w:val="000000"/>
                <w:sz w:val="18"/>
                <w:szCs w:val="18"/>
              </w:rPr>
            </w:pPr>
            <w:r>
              <w:rPr>
                <w:color w:val="000000"/>
                <w:sz w:val="18"/>
                <w:szCs w:val="18"/>
              </w:rPr>
              <w:t>Tipo de variable: Matriz</w:t>
            </w:r>
          </w:p>
          <w:p w14:paraId="6ACC7510" w14:textId="77777777" w:rsidR="00E201D4" w:rsidRDefault="00E201D4" w:rsidP="005F4B47">
            <w:pPr>
              <w:pStyle w:val="NormalWeb"/>
              <w:numPr>
                <w:ilvl w:val="0"/>
                <w:numId w:val="18"/>
              </w:numPr>
              <w:spacing w:before="0" w:beforeAutospacing="0" w:after="0" w:afterAutospacing="0"/>
              <w:textAlignment w:val="baseline"/>
              <w:rPr>
                <w:color w:val="000000"/>
                <w:sz w:val="18"/>
                <w:szCs w:val="18"/>
              </w:rPr>
            </w:pPr>
            <w:r>
              <w:rPr>
                <w:color w:val="000000"/>
                <w:sz w:val="18"/>
                <w:szCs w:val="18"/>
              </w:rPr>
              <w:t>Unidad: Números enteros</w:t>
            </w:r>
          </w:p>
        </w:tc>
      </w:tr>
      <w:tr w:rsidR="00E201D4" w14:paraId="49A58F22" w14:textId="77777777" w:rsidTr="00E201D4">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vAlign w:val="center"/>
            <w:hideMark/>
          </w:tcPr>
          <w:p w14:paraId="4DF4F5C1" w14:textId="77777777" w:rsidR="00E201D4" w:rsidRDefault="00E201D4">
            <w:pPr>
              <w:pStyle w:val="NormalWeb"/>
              <w:spacing w:before="0" w:beforeAutospacing="0" w:after="0" w:afterAutospacing="0"/>
            </w:pPr>
            <w:r>
              <w:rPr>
                <w:color w:val="000000"/>
                <w:sz w:val="18"/>
                <w:szCs w:val="18"/>
              </w:rPr>
              <w:t>V. INTERVINIENTES</w:t>
            </w:r>
          </w:p>
        </w:tc>
        <w:tc>
          <w:tcPr>
            <w:tcW w:w="0" w:type="auto"/>
            <w:tcBorders>
              <w:top w:val="single" w:sz="8" w:space="0" w:color="000000"/>
              <w:left w:val="single" w:sz="8" w:space="0" w:color="000000"/>
              <w:bottom w:val="single" w:sz="8" w:space="0" w:color="000000"/>
              <w:right w:val="single" w:sz="8" w:space="0" w:color="000000"/>
            </w:tcBorders>
            <w:tcMar>
              <w:top w:w="14" w:type="dxa"/>
              <w:left w:w="14" w:type="dxa"/>
              <w:bottom w:w="14" w:type="dxa"/>
              <w:right w:w="14" w:type="dxa"/>
            </w:tcMar>
            <w:hideMark/>
          </w:tcPr>
          <w:p w14:paraId="4984D590" w14:textId="77777777" w:rsidR="00E201D4" w:rsidRDefault="00E201D4">
            <w:pPr>
              <w:pStyle w:val="NormalWeb"/>
              <w:spacing w:before="0" w:beforeAutospacing="0" w:after="0" w:afterAutospacing="0"/>
            </w:pPr>
            <w:r>
              <w:rPr>
                <w:color w:val="000000"/>
                <w:sz w:val="18"/>
                <w:szCs w:val="18"/>
              </w:rPr>
              <w:t>Iluminación de la escena: La ejecución de las escenas se realiza dentro de un ambiente controlado con iluminación artificial, evitando los cambios de iluminación generados por la luz natural.</w:t>
            </w:r>
          </w:p>
          <w:p w14:paraId="0801D719" w14:textId="77777777" w:rsidR="00E201D4" w:rsidRDefault="00E201D4">
            <w:pPr>
              <w:pStyle w:val="NormalWeb"/>
              <w:spacing w:before="0" w:beforeAutospacing="0" w:after="0" w:afterAutospacing="0"/>
            </w:pPr>
            <w:r>
              <w:rPr>
                <w:color w:val="000000"/>
                <w:sz w:val="18"/>
                <w:szCs w:val="18"/>
              </w:rPr>
              <w:t>Características intrínsecas de la cámara: La escena se desarrolló utilizando el mismo conjunto de cámaras.</w:t>
            </w:r>
          </w:p>
        </w:tc>
      </w:tr>
    </w:tbl>
    <w:p w14:paraId="6F70D5E7" w14:textId="77777777" w:rsidR="003C2680" w:rsidRDefault="003C2680" w:rsidP="003C2680">
      <w:pPr>
        <w:rPr>
          <w:color w:val="000000"/>
          <w:szCs w:val="22"/>
          <w:lang w:eastAsia="es-CO"/>
        </w:rPr>
      </w:pPr>
    </w:p>
    <w:p w14:paraId="56CAF4DB" w14:textId="77777777" w:rsidR="007F0E3F" w:rsidRDefault="007F0E3F" w:rsidP="003C2680">
      <w:pPr>
        <w:rPr>
          <w:color w:val="000000"/>
          <w:szCs w:val="22"/>
          <w:lang w:eastAsia="es-CO"/>
        </w:rPr>
      </w:pPr>
    </w:p>
    <w:p w14:paraId="43204BCD" w14:textId="77777777" w:rsidR="00850DB8" w:rsidRDefault="00850DB8" w:rsidP="005F4B47">
      <w:pPr>
        <w:pStyle w:val="Ttulo2"/>
        <w:numPr>
          <w:ilvl w:val="1"/>
          <w:numId w:val="22"/>
        </w:numPr>
      </w:pPr>
      <w:bookmarkStart w:id="290" w:name="_Toc531325741"/>
      <w:r>
        <w:t>Resultados</w:t>
      </w:r>
      <w:bookmarkEnd w:id="290"/>
    </w:p>
    <w:p w14:paraId="4908D3EF" w14:textId="77777777" w:rsidR="00850DB8" w:rsidRPr="00850DB8" w:rsidRDefault="004B0FF5" w:rsidP="00850DB8">
      <w:r>
        <w:t>A continuación,</w:t>
      </w:r>
      <w:r w:rsidR="00850DB8">
        <w:t xml:space="preserve"> se </w:t>
      </w:r>
      <w:r>
        <w:t>describen</w:t>
      </w:r>
      <w:r w:rsidR="00850DB8">
        <w:t xml:space="preserve"> los resultados obtenidos para cada uno de los experi</w:t>
      </w:r>
      <w:r>
        <w:t>mentos relacionados en la sección anterior. El objetivo de los experimentos es evaluar la precisión y el tiempo de respuesta de cada uno de los componentes del modelo, con el objetivo de evaluar su uso potencial en el caso de estudio seleccionado.</w:t>
      </w:r>
    </w:p>
    <w:p w14:paraId="72B75735" w14:textId="777297BB" w:rsidR="004B0FF5" w:rsidRPr="004B0FF5" w:rsidRDefault="004B0FF5" w:rsidP="004B0FF5">
      <w:pPr>
        <w:pStyle w:val="Ttulo3"/>
        <w:rPr>
          <w:lang w:val="es-CO" w:eastAsia="es-CO"/>
        </w:rPr>
      </w:pPr>
      <w:bookmarkStart w:id="291" w:name="_Toc531325742"/>
      <w:r w:rsidRPr="004B0FF5">
        <w:rPr>
          <w:lang w:val="es-CO" w:eastAsia="es-CO"/>
        </w:rPr>
        <w:t>Ej</w:t>
      </w:r>
      <w:r>
        <w:rPr>
          <w:lang w:val="es-CO" w:eastAsia="es-CO"/>
        </w:rPr>
        <w:t>ecución del</w:t>
      </w:r>
      <w:r w:rsidR="009E48A3">
        <w:rPr>
          <w:lang w:val="es-CO" w:eastAsia="es-CO"/>
        </w:rPr>
        <w:t xml:space="preserve"> </w:t>
      </w:r>
      <w:r w:rsidR="009E48A3">
        <w:rPr>
          <w:lang w:val="es-CO" w:eastAsia="es-CO"/>
        </w:rPr>
        <w:fldChar w:fldCharType="begin"/>
      </w:r>
      <w:r w:rsidR="009E48A3">
        <w:rPr>
          <w:lang w:val="es-CO" w:eastAsia="es-CO"/>
        </w:rPr>
        <w:instrText xml:space="preserve"> REF _Ref529771417 \h  \* MERGEFORMAT </w:instrText>
      </w:r>
      <w:r w:rsidR="009E48A3">
        <w:rPr>
          <w:lang w:val="es-CO" w:eastAsia="es-CO"/>
        </w:rPr>
      </w:r>
      <w:r w:rsidR="009E48A3">
        <w:rPr>
          <w:lang w:val="es-CO" w:eastAsia="es-CO"/>
        </w:rPr>
        <w:fldChar w:fldCharType="separate"/>
      </w:r>
      <w:ins w:id="292" w:author="Eder Mauricio Abello Rodríguez" w:date="2018-11-30T07:35:00Z">
        <w:r w:rsidR="00A71D04" w:rsidRPr="00A71D04">
          <w:rPr>
            <w:lang w:val="es-CO"/>
            <w:rPrChange w:id="293" w:author="Eder Mauricio Abello Rodríguez" w:date="2018-11-30T07:35:00Z">
              <w:rPr/>
            </w:rPrChange>
          </w:rPr>
          <w:t>Experimento</w:t>
        </w:r>
        <w:r w:rsidR="00A71D04" w:rsidRPr="00A71D04">
          <w:rPr>
            <w:szCs w:val="24"/>
            <w:lang w:val="es-CO"/>
            <w:rPrChange w:id="294" w:author="Eder Mauricio Abello Rodríguez" w:date="2018-11-30T07:35:00Z">
              <w:rPr/>
            </w:rPrChange>
          </w:rPr>
          <w:t xml:space="preserve"> </w:t>
        </w:r>
        <w:r w:rsidR="00A71D04" w:rsidRPr="00A71D04">
          <w:rPr>
            <w:noProof/>
            <w:szCs w:val="24"/>
            <w:lang w:val="es-CO"/>
            <w:rPrChange w:id="295" w:author="Eder Mauricio Abello Rodríguez" w:date="2018-11-30T07:35:00Z">
              <w:rPr>
                <w:noProof/>
              </w:rPr>
            </w:rPrChange>
          </w:rPr>
          <w:t>1</w:t>
        </w:r>
        <w:r w:rsidR="00A71D04" w:rsidRPr="00A71D04">
          <w:rPr>
            <w:szCs w:val="24"/>
            <w:lang w:val="es-CO"/>
            <w:rPrChange w:id="296" w:author="Eder Mauricio Abello Rodríguez" w:date="2018-11-30T07:35:00Z">
              <w:rPr/>
            </w:rPrChange>
          </w:rPr>
          <w:t>:</w:t>
        </w:r>
        <w:r w:rsidR="00A71D04" w:rsidRPr="00A71D04">
          <w:rPr>
            <w:color w:val="000000"/>
            <w:szCs w:val="24"/>
            <w:lang w:val="es-CO"/>
            <w:rPrChange w:id="297" w:author="Eder Mauricio Abello Rodríguez" w:date="2018-11-30T07:35:00Z">
              <w:rPr/>
            </w:rPrChange>
          </w:rPr>
          <w:t xml:space="preserve"> Medición del error obtenido </w:t>
        </w:r>
        <w:r w:rsidR="00A71D04" w:rsidRPr="00A71D04">
          <w:rPr>
            <w:szCs w:val="24"/>
            <w:lang w:val="es-CO"/>
            <w:rPrChange w:id="298" w:author="Eder Mauricio Abello Rodríguez" w:date="2018-11-30T07:35:00Z">
              <w:rPr/>
            </w:rPrChange>
          </w:rPr>
          <w:t>en la ejecución de la transformación proyectiva</w:t>
        </w:r>
      </w:ins>
      <w:del w:id="299" w:author="Eder Mauricio Abello Rodríguez" w:date="2018-11-30T07:35:00Z">
        <w:r w:rsidR="00FC40B8" w:rsidRPr="00A71D04" w:rsidDel="00A71D04">
          <w:rPr>
            <w:lang w:val="es-CO"/>
          </w:rPr>
          <w:delText>Experimento</w:delText>
        </w:r>
        <w:r w:rsidR="00FC40B8" w:rsidRPr="00A71D04" w:rsidDel="00A71D04">
          <w:rPr>
            <w:szCs w:val="24"/>
            <w:lang w:val="es-CO"/>
          </w:rPr>
          <w:delText xml:space="preserve"> </w:delText>
        </w:r>
        <w:r w:rsidR="00FC40B8" w:rsidRPr="00A71D04" w:rsidDel="00A71D04">
          <w:rPr>
            <w:noProof/>
            <w:szCs w:val="24"/>
            <w:lang w:val="es-CO"/>
          </w:rPr>
          <w:delText>1</w:delText>
        </w:r>
        <w:r w:rsidR="00FC40B8" w:rsidRPr="00A71D04" w:rsidDel="00A71D04">
          <w:rPr>
            <w:szCs w:val="24"/>
            <w:lang w:val="es-CO"/>
          </w:rPr>
          <w:delText>:</w:delText>
        </w:r>
        <w:r w:rsidR="00FC40B8" w:rsidRPr="00A71D04" w:rsidDel="00A71D04">
          <w:rPr>
            <w:color w:val="000000"/>
            <w:szCs w:val="24"/>
            <w:lang w:val="es-CO"/>
          </w:rPr>
          <w:delText xml:space="preserve"> Medición del error obtenido </w:delText>
        </w:r>
        <w:r w:rsidR="00FC40B8" w:rsidRPr="00A71D04" w:rsidDel="00A71D04">
          <w:rPr>
            <w:szCs w:val="24"/>
            <w:lang w:val="es-CO"/>
          </w:rPr>
          <w:delText>en la ejecución de la transformación proyectiva</w:delText>
        </w:r>
      </w:del>
      <w:bookmarkEnd w:id="291"/>
      <w:r w:rsidR="009E48A3">
        <w:rPr>
          <w:lang w:val="es-CO" w:eastAsia="es-CO"/>
        </w:rPr>
        <w:fldChar w:fldCharType="end"/>
      </w:r>
    </w:p>
    <w:p w14:paraId="7E996EDB" w14:textId="48934886" w:rsidR="003C2680" w:rsidRDefault="003C2680" w:rsidP="003C2680">
      <w:pPr>
        <w:rPr>
          <w:color w:val="000000"/>
          <w:szCs w:val="22"/>
          <w:lang w:eastAsia="es-CO"/>
        </w:rPr>
      </w:pPr>
      <w:r w:rsidRPr="003C2680">
        <w:rPr>
          <w:color w:val="000000"/>
          <w:szCs w:val="22"/>
          <w:lang w:eastAsia="es-CO"/>
        </w:rPr>
        <w:t xml:space="preserve">La </w:t>
      </w:r>
      <w:r w:rsidR="009E48A3">
        <w:rPr>
          <w:color w:val="000000"/>
          <w:szCs w:val="22"/>
          <w:lang w:eastAsia="es-CO"/>
        </w:rPr>
        <w:fldChar w:fldCharType="begin"/>
      </w:r>
      <w:r w:rsidR="009E48A3">
        <w:rPr>
          <w:color w:val="000000"/>
          <w:szCs w:val="22"/>
          <w:lang w:eastAsia="es-CO"/>
        </w:rPr>
        <w:instrText xml:space="preserve"> REF _Ref529771021 \h </w:instrText>
      </w:r>
      <w:r w:rsidR="009E48A3">
        <w:rPr>
          <w:color w:val="000000"/>
          <w:szCs w:val="22"/>
          <w:lang w:eastAsia="es-CO"/>
        </w:rPr>
      </w:r>
      <w:r w:rsidR="009E48A3">
        <w:rPr>
          <w:color w:val="000000"/>
          <w:szCs w:val="22"/>
          <w:lang w:eastAsia="es-CO"/>
        </w:rPr>
        <w:fldChar w:fldCharType="separate"/>
      </w:r>
      <w:r w:rsidR="00A71D04">
        <w:t xml:space="preserve">Tabla </w:t>
      </w:r>
      <w:r w:rsidR="00A71D04">
        <w:rPr>
          <w:noProof/>
        </w:rPr>
        <w:t>11</w:t>
      </w:r>
      <w:r w:rsidR="009E48A3">
        <w:rPr>
          <w:color w:val="000000"/>
          <w:szCs w:val="22"/>
          <w:lang w:eastAsia="es-CO"/>
        </w:rPr>
        <w:fldChar w:fldCharType="end"/>
      </w:r>
      <w:r w:rsidRPr="003C2680">
        <w:rPr>
          <w:color w:val="000000"/>
          <w:szCs w:val="22"/>
          <w:lang w:eastAsia="es-CO"/>
        </w:rPr>
        <w:t xml:space="preserve"> muestra </w:t>
      </w:r>
      <w:r w:rsidR="009E48A3">
        <w:rPr>
          <w:color w:val="000000"/>
          <w:szCs w:val="22"/>
          <w:lang w:eastAsia="es-CO"/>
        </w:rPr>
        <w:t xml:space="preserve">los resultados obtenidos después de aplicar el protocolo descrito en el </w:t>
      </w:r>
      <w:r w:rsidR="009E48A3">
        <w:rPr>
          <w:color w:val="000000"/>
          <w:szCs w:val="22"/>
          <w:lang w:eastAsia="es-CO"/>
        </w:rPr>
        <w:fldChar w:fldCharType="begin"/>
      </w:r>
      <w:r w:rsidR="009E48A3">
        <w:rPr>
          <w:color w:val="000000"/>
          <w:szCs w:val="22"/>
          <w:lang w:eastAsia="es-CO"/>
        </w:rPr>
        <w:instrText xml:space="preserve"> REF _Ref529770842 \h </w:instrText>
      </w:r>
      <w:r w:rsidR="009E48A3">
        <w:rPr>
          <w:color w:val="000000"/>
          <w:szCs w:val="22"/>
          <w:lang w:eastAsia="es-CO"/>
        </w:rPr>
      </w:r>
      <w:r w:rsidR="009E48A3">
        <w:rPr>
          <w:color w:val="000000"/>
          <w:szCs w:val="22"/>
          <w:lang w:eastAsia="es-CO"/>
        </w:rPr>
        <w:fldChar w:fldCharType="separate"/>
      </w:r>
      <w:r w:rsidR="00A71D04">
        <w:t xml:space="preserve">Experimento </w:t>
      </w:r>
      <w:r w:rsidR="00A71D04">
        <w:rPr>
          <w:noProof/>
        </w:rPr>
        <w:t>1</w:t>
      </w:r>
      <w:r w:rsidR="009E48A3">
        <w:rPr>
          <w:color w:val="000000"/>
          <w:szCs w:val="22"/>
          <w:lang w:eastAsia="es-CO"/>
        </w:rPr>
        <w:fldChar w:fldCharType="end"/>
      </w:r>
      <w:r w:rsidRPr="003C2680">
        <w:rPr>
          <w:color w:val="000000"/>
          <w:szCs w:val="22"/>
          <w:lang w:eastAsia="es-CO"/>
        </w:rPr>
        <w:t>. Se puede observar que la diferencia más significativa del conjunto de puntos con respecto a su referencia es de 8.3 cm, que es aceptable en comparación al rango de movimientos que puede tener una persona al ejecutar una acción. Además, se puede observar que a medida que aumenta el valor en Y aumenta la imprecisión en el cálculo de la posición global. Este comportamiento se debe a la perspectiva dentro de la imagen, dado que variaciones pequeñas en la posición local generan mayores variaciones en la posición global, a medida que aumenta el valor de Y.</w:t>
      </w:r>
    </w:p>
    <w:p w14:paraId="5F3EC942" w14:textId="77777777" w:rsidR="00703EA2" w:rsidRDefault="00703EA2" w:rsidP="00703EA2">
      <w:r>
        <w:t>Aunque estos resultados muestran que el error producido por la transformación proyectiva no es significativo, el error en el cálculo de la posición de la persona puede variar por errores en la detección de la silueta, generados por oclusiones o bajos niveles de iluminación en la imagen. Por lo tanto, es importante que los algoritmos de reidentificación sean tolerantes frente a variaciones en la posición de la persona, con el objetivo de lograr un óptimo funcionamiento.</w:t>
      </w:r>
    </w:p>
    <w:p w14:paraId="06BBD301" w14:textId="77777777" w:rsidR="00703EA2" w:rsidRDefault="00703EA2" w:rsidP="003C2680">
      <w:pPr>
        <w:rPr>
          <w:color w:val="000000"/>
          <w:szCs w:val="22"/>
          <w:lang w:eastAsia="es-CO"/>
        </w:rPr>
      </w:pPr>
    </w:p>
    <w:p w14:paraId="6E9A81A9" w14:textId="2DC9E812" w:rsidR="003C2680" w:rsidRPr="003C2680" w:rsidRDefault="009E48A3" w:rsidP="009E48A3">
      <w:pPr>
        <w:pStyle w:val="Descripcin"/>
        <w:rPr>
          <w:sz w:val="24"/>
          <w:szCs w:val="24"/>
          <w:lang w:eastAsia="es-CO"/>
        </w:rPr>
      </w:pPr>
      <w:bookmarkStart w:id="300" w:name="_Ref529771021"/>
      <w:r>
        <w:t xml:space="preserve">Tabla </w:t>
      </w:r>
      <w:r>
        <w:fldChar w:fldCharType="begin"/>
      </w:r>
      <w:r>
        <w:instrText xml:space="preserve"> SEQ Tabla \* ARABIC </w:instrText>
      </w:r>
      <w:r>
        <w:fldChar w:fldCharType="separate"/>
      </w:r>
      <w:r w:rsidR="00A71D04">
        <w:rPr>
          <w:noProof/>
        </w:rPr>
        <w:t>11</w:t>
      </w:r>
      <w:r>
        <w:fldChar w:fldCharType="end"/>
      </w:r>
      <w:bookmarkEnd w:id="300"/>
      <w:r>
        <w:rPr>
          <w:sz w:val="24"/>
          <w:szCs w:val="24"/>
          <w:lang w:eastAsia="es-CO"/>
        </w:rPr>
        <w:t>:</w:t>
      </w:r>
      <w:r w:rsidR="003C2680" w:rsidRPr="003C2680">
        <w:rPr>
          <w:lang w:eastAsia="es-CO"/>
        </w:rPr>
        <w:t xml:space="preserve"> Resultados comparativos del desempeño de la homografía para el cálculo de la posición global</w:t>
      </w:r>
    </w:p>
    <w:tbl>
      <w:tblPr>
        <w:tblW w:w="0" w:type="auto"/>
        <w:tblCellMar>
          <w:top w:w="15" w:type="dxa"/>
          <w:left w:w="15" w:type="dxa"/>
          <w:bottom w:w="15" w:type="dxa"/>
          <w:right w:w="15" w:type="dxa"/>
        </w:tblCellMar>
        <w:tblLook w:val="04A0" w:firstRow="1" w:lastRow="0" w:firstColumn="1" w:lastColumn="0" w:noHBand="0" w:noVBand="1"/>
      </w:tblPr>
      <w:tblGrid>
        <w:gridCol w:w="784"/>
        <w:gridCol w:w="873"/>
        <w:gridCol w:w="812"/>
        <w:gridCol w:w="873"/>
        <w:gridCol w:w="812"/>
        <w:gridCol w:w="784"/>
        <w:gridCol w:w="873"/>
        <w:gridCol w:w="812"/>
        <w:gridCol w:w="873"/>
        <w:gridCol w:w="812"/>
      </w:tblGrid>
      <w:tr w:rsidR="003C2680" w:rsidRPr="003C2680" w14:paraId="1D5909E7" w14:textId="77777777" w:rsidTr="003C2680">
        <w:trPr>
          <w:trHeight w:val="420"/>
        </w:trPr>
        <w:tc>
          <w:tcPr>
            <w:tcW w:w="0" w:type="auto"/>
            <w:gridSpan w:val="5"/>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386D285B" w14:textId="77777777" w:rsidR="003C2680" w:rsidRPr="003C2680" w:rsidRDefault="003C2680" w:rsidP="003C2680">
            <w:pPr>
              <w:spacing w:before="0" w:after="0"/>
              <w:jc w:val="center"/>
              <w:rPr>
                <w:sz w:val="24"/>
                <w:szCs w:val="24"/>
                <w:lang w:eastAsia="es-CO"/>
              </w:rPr>
            </w:pPr>
            <w:r w:rsidRPr="003C2680">
              <w:rPr>
                <w:b/>
                <w:bCs/>
                <w:color w:val="000000"/>
                <w:sz w:val="20"/>
                <w:lang w:eastAsia="es-CO"/>
              </w:rPr>
              <w:t xml:space="preserve">Experimento </w:t>
            </w:r>
            <w:r w:rsidR="00BB6767">
              <w:rPr>
                <w:b/>
                <w:bCs/>
                <w:color w:val="000000"/>
                <w:sz w:val="20"/>
                <w:lang w:eastAsia="es-CO"/>
              </w:rPr>
              <w:t>1.A</w:t>
            </w:r>
            <w:r w:rsidRPr="003C2680">
              <w:rPr>
                <w:b/>
                <w:bCs/>
                <w:color w:val="000000"/>
                <w:sz w:val="20"/>
                <w:lang w:eastAsia="es-CO"/>
              </w:rPr>
              <w:t xml:space="preserve"> y </w:t>
            </w:r>
            <w:r w:rsidR="00BB6767">
              <w:rPr>
                <w:b/>
                <w:bCs/>
                <w:color w:val="000000"/>
                <w:sz w:val="20"/>
                <w:lang w:eastAsia="es-CO"/>
              </w:rPr>
              <w:t>1.B</w:t>
            </w:r>
            <w:r w:rsidRPr="003C2680">
              <w:rPr>
                <w:b/>
                <w:bCs/>
                <w:color w:val="000000"/>
                <w:sz w:val="20"/>
                <w:lang w:eastAsia="es-CO"/>
              </w:rPr>
              <w:t xml:space="preserve"> - Variación en Y</w:t>
            </w:r>
          </w:p>
        </w:tc>
        <w:tc>
          <w:tcPr>
            <w:tcW w:w="0" w:type="auto"/>
            <w:gridSpan w:val="5"/>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EB1FD8E" w14:textId="77777777" w:rsidR="003C2680" w:rsidRPr="003C2680" w:rsidRDefault="003C2680" w:rsidP="003C2680">
            <w:pPr>
              <w:spacing w:before="0" w:after="0"/>
              <w:jc w:val="center"/>
              <w:rPr>
                <w:sz w:val="24"/>
                <w:szCs w:val="24"/>
                <w:lang w:eastAsia="es-CO"/>
              </w:rPr>
            </w:pPr>
            <w:r w:rsidRPr="003C2680">
              <w:rPr>
                <w:b/>
                <w:bCs/>
                <w:color w:val="000000"/>
                <w:sz w:val="20"/>
                <w:lang w:eastAsia="es-CO"/>
              </w:rPr>
              <w:t xml:space="preserve">Experimento </w:t>
            </w:r>
            <w:r w:rsidR="00BB6767">
              <w:rPr>
                <w:b/>
                <w:bCs/>
                <w:color w:val="000000"/>
                <w:sz w:val="20"/>
                <w:lang w:eastAsia="es-CO"/>
              </w:rPr>
              <w:t xml:space="preserve">1.C </w:t>
            </w:r>
            <w:r w:rsidRPr="003C2680">
              <w:rPr>
                <w:b/>
                <w:bCs/>
                <w:color w:val="000000"/>
                <w:sz w:val="20"/>
                <w:lang w:eastAsia="es-CO"/>
              </w:rPr>
              <w:t xml:space="preserve">y </w:t>
            </w:r>
            <w:r w:rsidR="00BB6767">
              <w:rPr>
                <w:b/>
                <w:bCs/>
                <w:color w:val="000000"/>
                <w:sz w:val="20"/>
                <w:lang w:eastAsia="es-CO"/>
              </w:rPr>
              <w:t>1.D.</w:t>
            </w:r>
            <w:r w:rsidRPr="003C2680">
              <w:rPr>
                <w:b/>
                <w:bCs/>
                <w:color w:val="000000"/>
                <w:sz w:val="20"/>
                <w:lang w:eastAsia="es-CO"/>
              </w:rPr>
              <w:t xml:space="preserve"> - Variación en X</w:t>
            </w:r>
          </w:p>
        </w:tc>
      </w:tr>
      <w:tr w:rsidR="003C2680" w:rsidRPr="003C2680" w14:paraId="36CFDDE6" w14:textId="77777777" w:rsidTr="003C2680">
        <w:trPr>
          <w:trHeight w:val="44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BDDAA2C" w14:textId="77777777" w:rsidR="003C2680" w:rsidRPr="003C2680" w:rsidRDefault="003C2680" w:rsidP="003C2680">
            <w:pPr>
              <w:spacing w:before="0" w:after="0"/>
              <w:jc w:val="left"/>
              <w:rPr>
                <w:sz w:val="24"/>
                <w:szCs w:val="24"/>
                <w:lang w:eastAsia="es-CO"/>
              </w:rPr>
            </w:pPr>
          </w:p>
        </w:tc>
        <w:tc>
          <w:tcPr>
            <w:tcW w:w="0" w:type="auto"/>
            <w:gridSpan w:val="2"/>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1D6503A"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Eje X Constante</w:t>
            </w:r>
          </w:p>
          <w:p w14:paraId="15D06676"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(X = 192 cm)</w:t>
            </w:r>
          </w:p>
        </w:tc>
        <w:tc>
          <w:tcPr>
            <w:tcW w:w="0" w:type="auto"/>
            <w:gridSpan w:val="2"/>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6F788D8"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Eje X Constante</w:t>
            </w:r>
          </w:p>
          <w:p w14:paraId="1149BE5B"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(X = 26 cm)</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5187483" w14:textId="77777777" w:rsidR="003C2680" w:rsidRPr="003C2680" w:rsidRDefault="003C2680" w:rsidP="003C2680">
            <w:pPr>
              <w:spacing w:before="0" w:after="0"/>
              <w:jc w:val="left"/>
              <w:rPr>
                <w:sz w:val="24"/>
                <w:szCs w:val="24"/>
                <w:lang w:eastAsia="es-CO"/>
              </w:rPr>
            </w:pPr>
          </w:p>
        </w:tc>
        <w:tc>
          <w:tcPr>
            <w:tcW w:w="0" w:type="auto"/>
            <w:gridSpan w:val="2"/>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263A9C0F"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Eje Y Constante</w:t>
            </w:r>
          </w:p>
          <w:p w14:paraId="3181B674"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(Y = 322 cm)</w:t>
            </w:r>
          </w:p>
        </w:tc>
        <w:tc>
          <w:tcPr>
            <w:tcW w:w="0" w:type="auto"/>
            <w:gridSpan w:val="2"/>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8415329"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Eje Y Constante</w:t>
            </w:r>
          </w:p>
          <w:p w14:paraId="5D202F9F"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(Y = 199 cm)</w:t>
            </w:r>
          </w:p>
        </w:tc>
      </w:tr>
      <w:tr w:rsidR="003C2680" w:rsidRPr="003C2680" w14:paraId="784081A9" w14:textId="77777777" w:rsidTr="003C2680">
        <w:trPr>
          <w:trHeight w:val="44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F80930D"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Medición Y (cm)</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62963309"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Proyección Y (cm)</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3730CDE4"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Diferencia (cm)</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665773B3"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Proyección Y (cm)</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43FE8BFE"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Diferencia (cm)</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74D73AE"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Medición X (cm)</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15B9CFA"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Proyección X (cm)</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02A1D03B"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Diferencia (cm)</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4BE1DC2"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Proyección X (cm)</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5C886967"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Diferencia (cm)</w:t>
            </w:r>
          </w:p>
        </w:tc>
      </w:tr>
      <w:tr w:rsidR="003C2680" w:rsidRPr="003C2680" w14:paraId="476CB7B8" w14:textId="77777777" w:rsidTr="003C2680">
        <w:trPr>
          <w:trHeight w:val="30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DBB2A27"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0.00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04CFA73"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-0.62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5430F747"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0.62</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58B2F0A"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0.86</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77988113"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-0.86</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309CAC37"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5878CA1"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0.23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3C2ABD60"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-0.23</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EAFF141"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-1.91</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4EC71B3C"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1.91</w:t>
            </w:r>
          </w:p>
        </w:tc>
      </w:tr>
      <w:tr w:rsidR="003C2680" w:rsidRPr="003C2680" w14:paraId="5E41DF74" w14:textId="77777777" w:rsidTr="003C2680">
        <w:trPr>
          <w:trHeight w:val="30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30D0EF67"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105.00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A7D08ED"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106.98</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09CC4305"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-1.98</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C33BEE6"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107.52</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682F8493"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-2.52</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1FDE189"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57</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3C1E7FD"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55</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40ED96A0"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2.00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5B84E0E"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55.83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3A976D1E"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1.17</w:t>
            </w:r>
          </w:p>
        </w:tc>
      </w:tr>
      <w:tr w:rsidR="003C2680" w:rsidRPr="003C2680" w14:paraId="45137954" w14:textId="77777777" w:rsidTr="003C2680">
        <w:trPr>
          <w:trHeight w:val="30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202650E4"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210.00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8F9F5F2"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217.70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285D2AD1"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-7.70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9406EF7"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218.6</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57EDC7CE"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-8.60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58170E04"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114</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78183AD"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109</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0EA53D9F"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5.00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7439B1F5"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114.43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646D02DB"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-0.43</w:t>
            </w:r>
          </w:p>
        </w:tc>
      </w:tr>
      <w:tr w:rsidR="003C2680" w:rsidRPr="003C2680" w14:paraId="589DAB7C" w14:textId="77777777" w:rsidTr="003C2680">
        <w:trPr>
          <w:trHeight w:val="300"/>
        </w:trPr>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7226954"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315.00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1E2F7EE1"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321.00</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1F233C88"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-6.00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25D5E920"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323.3</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1A5D418D"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-8.30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6A8784C" w14:textId="77777777" w:rsidR="003C2680" w:rsidRPr="003C2680" w:rsidRDefault="003C2680" w:rsidP="003C2680">
            <w:pPr>
              <w:spacing w:before="0" w:after="0"/>
              <w:jc w:val="center"/>
              <w:rPr>
                <w:sz w:val="24"/>
                <w:szCs w:val="24"/>
                <w:lang w:eastAsia="es-CO"/>
              </w:rPr>
            </w:pPr>
            <w:r w:rsidRPr="003C2680">
              <w:rPr>
                <w:b/>
                <w:bCs/>
                <w:color w:val="000000"/>
                <w:sz w:val="18"/>
                <w:szCs w:val="18"/>
                <w:lang w:eastAsia="es-CO"/>
              </w:rPr>
              <w:t>171</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081BA652"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165</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27C85FCC"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6.00</w:t>
            </w:r>
          </w:p>
        </w:tc>
        <w:tc>
          <w:tcPr>
            <w:tcW w:w="0" w:type="auto"/>
            <w:tcBorders>
              <w:top w:val="single" w:sz="6" w:space="0" w:color="000000"/>
              <w:left w:val="single" w:sz="6" w:space="0" w:color="000000"/>
              <w:bottom w:val="single" w:sz="6" w:space="0" w:color="000000"/>
              <w:right w:val="single" w:sz="6" w:space="0" w:color="000000"/>
            </w:tcBorders>
            <w:tcMar>
              <w:top w:w="14" w:type="dxa"/>
              <w:left w:w="14" w:type="dxa"/>
              <w:bottom w:w="14" w:type="dxa"/>
              <w:right w:w="14" w:type="dxa"/>
            </w:tcMar>
            <w:vAlign w:val="bottom"/>
            <w:hideMark/>
          </w:tcPr>
          <w:p w14:paraId="4D0FDDF0"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172.47</w:t>
            </w:r>
          </w:p>
        </w:tc>
        <w:tc>
          <w:tcPr>
            <w:tcW w:w="0" w:type="auto"/>
            <w:tcBorders>
              <w:top w:val="single" w:sz="6" w:space="0" w:color="000000"/>
              <w:left w:val="single" w:sz="6" w:space="0" w:color="000000"/>
              <w:bottom w:val="single" w:sz="6" w:space="0" w:color="000000"/>
              <w:right w:val="single" w:sz="6" w:space="0" w:color="000000"/>
            </w:tcBorders>
            <w:shd w:val="clear" w:color="auto" w:fill="EFEFEF"/>
            <w:tcMar>
              <w:top w:w="14" w:type="dxa"/>
              <w:left w:w="14" w:type="dxa"/>
              <w:bottom w:w="14" w:type="dxa"/>
              <w:right w:w="14" w:type="dxa"/>
            </w:tcMar>
            <w:vAlign w:val="bottom"/>
            <w:hideMark/>
          </w:tcPr>
          <w:p w14:paraId="74C22F4E" w14:textId="77777777" w:rsidR="003C2680" w:rsidRPr="003C2680" w:rsidRDefault="003C2680" w:rsidP="003C2680">
            <w:pPr>
              <w:spacing w:before="0" w:after="0"/>
              <w:jc w:val="center"/>
              <w:rPr>
                <w:sz w:val="24"/>
                <w:szCs w:val="24"/>
                <w:lang w:eastAsia="es-CO"/>
              </w:rPr>
            </w:pPr>
            <w:r w:rsidRPr="003C2680">
              <w:rPr>
                <w:color w:val="000000"/>
                <w:sz w:val="18"/>
                <w:szCs w:val="18"/>
                <w:lang w:eastAsia="es-CO"/>
              </w:rPr>
              <w:t>-1.47</w:t>
            </w:r>
          </w:p>
        </w:tc>
      </w:tr>
    </w:tbl>
    <w:p w14:paraId="33C8A078" w14:textId="77777777" w:rsidR="00181DCD" w:rsidRDefault="00181DCD">
      <w:pPr>
        <w:spacing w:before="0" w:after="0"/>
        <w:jc w:val="left"/>
        <w:rPr>
          <w:rFonts w:ascii="Arial" w:hAnsi="Arial"/>
          <w:b/>
          <w:sz w:val="24"/>
          <w:lang w:eastAsia="es-CO"/>
        </w:rPr>
      </w:pPr>
    </w:p>
    <w:p w14:paraId="3F61FC1E" w14:textId="77777777" w:rsidR="00A71D04" w:rsidRPr="00A71D04" w:rsidRDefault="009E48A3" w:rsidP="00A71D04">
      <w:pPr>
        <w:pStyle w:val="Ttulo3"/>
        <w:rPr>
          <w:ins w:id="301" w:author="Eder Mauricio Abello Rodríguez" w:date="2018-11-30T07:35:00Z"/>
          <w:noProof/>
          <w:szCs w:val="24"/>
          <w:lang w:val="es-CO"/>
          <w:rPrChange w:id="302" w:author="Eder Mauricio Abello Rodríguez" w:date="2018-11-30T07:35:00Z">
            <w:rPr>
              <w:ins w:id="303" w:author="Eder Mauricio Abello Rodríguez" w:date="2018-11-30T07:35:00Z"/>
            </w:rPr>
          </w:rPrChange>
        </w:rPr>
        <w:pPrChange w:id="304" w:author="Eder Mauricio Abello Rodríguez" w:date="2018-11-30T07:35:00Z">
          <w:pPr>
            <w:pStyle w:val="Descripcin"/>
            <w:jc w:val="center"/>
          </w:pPr>
        </w:pPrChange>
      </w:pPr>
      <w:bookmarkStart w:id="305" w:name="_Toc531325743"/>
      <w:r w:rsidRPr="004B0FF5">
        <w:rPr>
          <w:lang w:val="es-CO" w:eastAsia="es-CO"/>
        </w:rPr>
        <w:lastRenderedPageBreak/>
        <w:t>E</w:t>
      </w:r>
      <w:r w:rsidRPr="009E48A3">
        <w:rPr>
          <w:szCs w:val="24"/>
          <w:lang w:val="es-CO" w:eastAsia="es-CO"/>
        </w:rPr>
        <w:t xml:space="preserve">jecución del </w:t>
      </w:r>
      <w:r w:rsidR="00181DCD" w:rsidRPr="009E48A3">
        <w:rPr>
          <w:szCs w:val="24"/>
          <w:lang w:val="es-CO" w:eastAsia="es-CO"/>
        </w:rPr>
        <w:fldChar w:fldCharType="begin"/>
      </w:r>
      <w:r w:rsidR="00181DCD" w:rsidRPr="009E48A3">
        <w:rPr>
          <w:szCs w:val="24"/>
          <w:lang w:val="es-CO" w:eastAsia="es-CO"/>
        </w:rPr>
        <w:instrText xml:space="preserve"> REF _Ref529771440 \h </w:instrText>
      </w:r>
      <w:r w:rsidR="00181DCD">
        <w:rPr>
          <w:szCs w:val="24"/>
          <w:lang w:val="es-CO" w:eastAsia="es-CO"/>
        </w:rPr>
        <w:instrText xml:space="preserve"> \* MERGEFORMAT </w:instrText>
      </w:r>
      <w:r w:rsidR="00181DCD" w:rsidRPr="009E48A3">
        <w:rPr>
          <w:szCs w:val="24"/>
          <w:lang w:val="es-CO" w:eastAsia="es-CO"/>
        </w:rPr>
      </w:r>
      <w:r w:rsidR="00181DCD" w:rsidRPr="009E48A3">
        <w:rPr>
          <w:szCs w:val="24"/>
          <w:lang w:val="es-CO" w:eastAsia="es-CO"/>
        </w:rPr>
        <w:fldChar w:fldCharType="separate"/>
      </w:r>
    </w:p>
    <w:p w14:paraId="32C0EF11" w14:textId="2D11D41B" w:rsidR="00181DCD" w:rsidRPr="00A71D04" w:rsidRDefault="00A71D04" w:rsidP="00181DCD">
      <w:pPr>
        <w:pStyle w:val="Ttulo3"/>
        <w:rPr>
          <w:szCs w:val="24"/>
          <w:lang w:val="es-CO"/>
        </w:rPr>
      </w:pPr>
      <w:ins w:id="306" w:author="Eder Mauricio Abello Rodríguez" w:date="2018-11-30T07:35:00Z">
        <w:r w:rsidRPr="00A71D04">
          <w:rPr>
            <w:szCs w:val="24"/>
            <w:lang w:val="es-CO"/>
            <w:rPrChange w:id="307" w:author="Eder Mauricio Abello Rodríguez" w:date="2018-11-30T07:35:00Z">
              <w:rPr/>
            </w:rPrChange>
          </w:rPr>
          <w:t>Experimento</w:t>
        </w:r>
        <w:r w:rsidRPr="00A71D04">
          <w:rPr>
            <w:color w:val="000000"/>
            <w:szCs w:val="24"/>
            <w:lang w:val="es-CO"/>
            <w:rPrChange w:id="308" w:author="Eder Mauricio Abello Rodríguez" w:date="2018-11-30T07:35:00Z">
              <w:rPr/>
            </w:rPrChange>
          </w:rPr>
          <w:t xml:space="preserve"> </w:t>
        </w:r>
        <w:r w:rsidRPr="00A71D04">
          <w:rPr>
            <w:color w:val="000000"/>
            <w:szCs w:val="24"/>
            <w:lang w:val="es-CO"/>
            <w:rPrChange w:id="309" w:author="Eder Mauricio Abello Rodríguez" w:date="2018-11-30T07:35:00Z">
              <w:rPr>
                <w:noProof/>
              </w:rPr>
            </w:rPrChange>
          </w:rPr>
          <w:t>2</w:t>
        </w:r>
        <w:r w:rsidRPr="00A71D04">
          <w:rPr>
            <w:color w:val="000000"/>
            <w:szCs w:val="24"/>
            <w:lang w:val="es-CO"/>
            <w:rPrChange w:id="310" w:author="Eder Mauricio Abello Rodríguez" w:date="2018-11-30T07:35:00Z">
              <w:rPr/>
            </w:rPrChange>
          </w:rPr>
          <w:t xml:space="preserve">: Evaluación del desempeño del clasificador </w:t>
        </w:r>
        <w:r w:rsidRPr="00A71D04">
          <w:rPr>
            <w:lang w:val="es-CO"/>
            <w:rPrChange w:id="311" w:author="Eder Mauricio Abello Rodríguez" w:date="2018-11-30T07:35:00Z">
              <w:rPr/>
            </w:rPrChange>
          </w:rPr>
          <w:t xml:space="preserve">de </w:t>
        </w:r>
        <w:r>
          <w:t>poses</w:t>
        </w:r>
      </w:ins>
      <w:del w:id="312" w:author="Eder Mauricio Abello Rodríguez" w:date="2018-11-30T07:35:00Z">
        <w:r w:rsidR="00FC40B8" w:rsidRPr="00A71D04" w:rsidDel="00A71D04">
          <w:rPr>
            <w:noProof/>
            <w:szCs w:val="24"/>
            <w:lang w:val="es-CO"/>
          </w:rPr>
          <w:delText>Experimento</w:delText>
        </w:r>
        <w:r w:rsidR="00FC40B8" w:rsidRPr="00A71D04" w:rsidDel="00A71D04">
          <w:rPr>
            <w:szCs w:val="24"/>
            <w:lang w:val="es-CO"/>
          </w:rPr>
          <w:delText xml:space="preserve"> </w:delText>
        </w:r>
        <w:r w:rsidR="00FC40B8" w:rsidRPr="00A71D04" w:rsidDel="00A71D04">
          <w:rPr>
            <w:color w:val="000000"/>
            <w:szCs w:val="24"/>
            <w:lang w:val="es-CO"/>
          </w:rPr>
          <w:delText>2: Evaluación del desempeño del clasificador de</w:delText>
        </w:r>
        <w:r w:rsidR="00FC40B8" w:rsidRPr="00A71D04" w:rsidDel="00A71D04">
          <w:rPr>
            <w:lang w:val="es-CO"/>
          </w:rPr>
          <w:delText xml:space="preserve"> poses</w:delText>
        </w:r>
      </w:del>
      <w:bookmarkEnd w:id="305"/>
      <w:r w:rsidR="00181DCD" w:rsidRPr="009E48A3">
        <w:rPr>
          <w:szCs w:val="24"/>
          <w:lang w:val="es-CO" w:eastAsia="es-CO"/>
        </w:rPr>
        <w:fldChar w:fldCharType="end"/>
      </w:r>
    </w:p>
    <w:p w14:paraId="529E4C6A" w14:textId="77777777" w:rsidR="00A71D04" w:rsidRDefault="009E48A3" w:rsidP="00A71D04">
      <w:pPr>
        <w:rPr>
          <w:ins w:id="313" w:author="Eder Mauricio Abello Rodríguez" w:date="2018-11-30T07:35:00Z"/>
        </w:rPr>
        <w:pPrChange w:id="314" w:author="Eder Mauricio Abello Rodríguez" w:date="2018-11-30T07:35:00Z">
          <w:pPr>
            <w:pStyle w:val="Descripcin"/>
            <w:jc w:val="center"/>
          </w:pPr>
        </w:pPrChange>
      </w:pPr>
      <w:r>
        <w:t xml:space="preserve">Con el objetivo de </w:t>
      </w:r>
      <w:r w:rsidR="00F71E8B">
        <w:t xml:space="preserve">limitar el espacio de posibilidades descrito en el estado del arte para el diseño del clasificador de poses, el objetivo del </w:t>
      </w:r>
      <w:r w:rsidR="00F71E8B">
        <w:rPr>
          <w:b/>
          <w:color w:val="000000"/>
          <w:sz w:val="20"/>
        </w:rPr>
        <w:fldChar w:fldCharType="begin"/>
      </w:r>
      <w:r w:rsidR="00F71E8B">
        <w:instrText xml:space="preserve"> REF _Ref529771674 \h </w:instrText>
      </w:r>
      <w:r w:rsidR="00101735">
        <w:instrText xml:space="preserve"> \* MERGEFORMAT </w:instrText>
      </w:r>
      <w:r w:rsidR="00F71E8B">
        <w:rPr>
          <w:b/>
          <w:color w:val="000000"/>
          <w:sz w:val="20"/>
        </w:rPr>
      </w:r>
      <w:r w:rsidR="00F71E8B">
        <w:rPr>
          <w:b/>
          <w:color w:val="000000"/>
          <w:sz w:val="20"/>
        </w:rPr>
        <w:fldChar w:fldCharType="separate"/>
      </w:r>
    </w:p>
    <w:p w14:paraId="2EA01FFD" w14:textId="470DE7D1" w:rsidR="00181DCD" w:rsidRDefault="00A71D04">
      <w:ins w:id="315" w:author="Eder Mauricio Abello Rodríguez" w:date="2018-11-30T07:35:00Z">
        <w:r>
          <w:t>Experimento</w:t>
        </w:r>
        <w:r>
          <w:rPr>
            <w:noProof/>
          </w:rPr>
          <w:t xml:space="preserve"> 2</w:t>
        </w:r>
      </w:ins>
      <w:del w:id="316" w:author="Eder Mauricio Abello Rodríguez" w:date="2018-11-30T07:35:00Z">
        <w:r w:rsidR="00FC40B8" w:rsidDel="00A71D04">
          <w:delText xml:space="preserve">Experimento </w:delText>
        </w:r>
        <w:r w:rsidR="00FC40B8" w:rsidDel="00A71D04">
          <w:rPr>
            <w:noProof/>
          </w:rPr>
          <w:delText>2</w:delText>
        </w:r>
      </w:del>
      <w:r w:rsidR="00F71E8B">
        <w:fldChar w:fldCharType="end"/>
      </w:r>
      <w:r w:rsidR="00F71E8B">
        <w:t xml:space="preserve"> es seleccionar el tipo de descriptores que generen mejores resultados en la clasificación</w:t>
      </w:r>
      <w:r w:rsidR="002A36CE">
        <w:t xml:space="preserve"> de poses</w:t>
      </w:r>
      <w:r w:rsidR="00F71E8B">
        <w:t xml:space="preserve">. </w:t>
      </w:r>
      <w:r w:rsidR="007915E0">
        <w:t>De acuerdo con</w:t>
      </w:r>
      <w:r w:rsidR="00F71E8B">
        <w:t xml:space="preserve"> los trabajos de Gedat et al </w:t>
      </w:r>
      <w:sdt>
        <w:sdtPr>
          <w:id w:val="1563357738"/>
          <w:citation/>
        </w:sdtPr>
        <w:sdtEndPr/>
        <w:sdtContent>
          <w:r w:rsidR="00F71E8B">
            <w:fldChar w:fldCharType="begin"/>
          </w:r>
          <w:r w:rsidR="00F71E8B">
            <w:instrText xml:space="preserve"> CITATION Ged17 \l 9226 </w:instrText>
          </w:r>
          <w:r w:rsidR="00F71E8B">
            <w:fldChar w:fldCharType="separate"/>
          </w:r>
          <w:r w:rsidR="00055293">
            <w:rPr>
              <w:noProof/>
            </w:rPr>
            <w:t>[32]</w:t>
          </w:r>
          <w:r w:rsidR="00F71E8B">
            <w:fldChar w:fldCharType="end"/>
          </w:r>
        </w:sdtContent>
      </w:sdt>
      <w:r w:rsidR="00F71E8B">
        <w:t xml:space="preserve"> y Du et al </w:t>
      </w:r>
      <w:sdt>
        <w:sdtPr>
          <w:id w:val="-1989780751"/>
          <w:citation/>
        </w:sdtPr>
        <w:sdtEndPr/>
        <w:sdtContent>
          <w:r w:rsidR="00F71E8B">
            <w:fldChar w:fldCharType="begin"/>
          </w:r>
          <w:r w:rsidR="00F71E8B">
            <w:instrText xml:space="preserve"> CITATION DuY15 \l 9226 </w:instrText>
          </w:r>
          <w:r w:rsidR="00F71E8B">
            <w:fldChar w:fldCharType="separate"/>
          </w:r>
          <w:r w:rsidR="00055293">
            <w:rPr>
              <w:noProof/>
            </w:rPr>
            <w:t>[31]</w:t>
          </w:r>
          <w:r w:rsidR="00F71E8B">
            <w:fldChar w:fldCharType="end"/>
          </w:r>
        </w:sdtContent>
      </w:sdt>
      <w:r w:rsidR="00F71E8B">
        <w:t xml:space="preserve">, se seleccionan </w:t>
      </w:r>
      <w:r w:rsidR="007915E0">
        <w:t>la posición de las articulaciones</w:t>
      </w:r>
      <w:r w:rsidR="00F71E8B">
        <w:t xml:space="preserve"> y los</w:t>
      </w:r>
      <w:r w:rsidR="007915E0">
        <w:t xml:space="preserve"> ángulos como los descriptores principales para realizar la clasificación de poses. Una consideración importante es que los ángulos, al ser descriptores simétricos, no pueden realizar la clasificación de las subcategorías definidas en la </w:t>
      </w:r>
      <w:r w:rsidR="007915E0">
        <w:fldChar w:fldCharType="begin"/>
      </w:r>
      <w:r w:rsidR="007915E0">
        <w:instrText xml:space="preserve"> REF _Ref529772367 \h </w:instrText>
      </w:r>
      <w:r w:rsidR="00101735">
        <w:instrText xml:space="preserve"> \* MERGEFORMAT </w:instrText>
      </w:r>
      <w:r w:rsidR="007915E0">
        <w:fldChar w:fldCharType="separate"/>
      </w:r>
      <w:r>
        <w:t xml:space="preserve">Tabla </w:t>
      </w:r>
      <w:r>
        <w:rPr>
          <w:noProof/>
        </w:rPr>
        <w:t>10</w:t>
      </w:r>
      <w:r w:rsidR="007915E0">
        <w:fldChar w:fldCharType="end"/>
      </w:r>
      <w:r w:rsidR="007915E0">
        <w:t xml:space="preserve">. Por lo tanto, el entrenamiento de los clasificadores cuyos descriptores se encuentra basados exclusivamente en ángulos </w:t>
      </w:r>
      <w:r w:rsidR="002A36CE">
        <w:t>se realiza mediante la definición de 5 poses</w:t>
      </w:r>
      <w:r w:rsidR="00CE4A03">
        <w:t xml:space="preserve"> </w:t>
      </w:r>
      <w:r w:rsidR="00AE119D">
        <w:t>extrapoladas</w:t>
      </w:r>
      <w:r w:rsidR="00CE4A03">
        <w:t xml:space="preserve"> en las poses de</w:t>
      </w:r>
      <w:r w:rsidR="002A36CE">
        <w:t xml:space="preserve"> la </w:t>
      </w:r>
      <w:r w:rsidR="002A36CE">
        <w:fldChar w:fldCharType="begin"/>
      </w:r>
      <w:r w:rsidR="002A36CE">
        <w:instrText xml:space="preserve"> REF _Ref529772367 \h </w:instrText>
      </w:r>
      <w:r w:rsidR="00101735">
        <w:instrText xml:space="preserve"> \* MERGEFORMAT </w:instrText>
      </w:r>
      <w:r w:rsidR="002A36CE">
        <w:fldChar w:fldCharType="separate"/>
      </w:r>
      <w:r>
        <w:t xml:space="preserve">Tabla </w:t>
      </w:r>
      <w:r>
        <w:rPr>
          <w:noProof/>
        </w:rPr>
        <w:t>10</w:t>
      </w:r>
      <w:r w:rsidR="002A36CE">
        <w:fldChar w:fldCharType="end"/>
      </w:r>
      <w:r w:rsidR="002A36CE">
        <w:t>: de pie frontal, de pie lateral, brazos al frente, agacharse y brazo estirado.</w:t>
      </w:r>
    </w:p>
    <w:p w14:paraId="4FF80B52" w14:textId="4B3CC056" w:rsidR="009C27CA" w:rsidRDefault="00850C2B" w:rsidP="00181DCD">
      <w:r>
        <w:t>Por otra parte, es importante resaltar que el uso directo de descriptores asociados en ángulos cuenta con algunos problemas</w:t>
      </w:r>
      <w:r w:rsidR="00AE119D">
        <w:t xml:space="preserve"> de convergencia</w:t>
      </w:r>
      <w:r>
        <w:t xml:space="preserve">, </w:t>
      </w:r>
      <w:r w:rsidR="00AE119D">
        <w:t xml:space="preserve">dado que su naturaleza periódica genera que valores como 0° y 359° sean detectados como distantes por el clasificador de poses. Para solucionar esta novedad, autores como Potavov et al proponen la división del ángulo en 2 descriptores: </w:t>
      </w:r>
      <m:oMath>
        <m:r>
          <m:rPr>
            <m:sty m:val="b"/>
          </m:rPr>
          <w:rPr>
            <w:rFonts w:ascii="Cambria Math" w:hAnsi="Cambria Math"/>
          </w:rPr>
          <m:t>cos</m:t>
        </m:r>
        <m:r>
          <m:rPr>
            <m:sty m:val="p"/>
          </m:rPr>
          <w:rPr>
            <w:rFonts w:ascii="Cambria Math" w:hAnsi="Cambria Math"/>
          </w:rPr>
          <m:t>⁡</m:t>
        </m:r>
        <m:r>
          <w:rPr>
            <w:rFonts w:ascii="Cambria Math" w:hAnsi="Cambria Math"/>
          </w:rPr>
          <m:t>(</m:t>
        </m:r>
        <m:r>
          <m:rPr>
            <m:sty m:val="bi"/>
          </m:rPr>
          <w:rPr>
            <w:rFonts w:ascii="Cambria Math" w:hAnsi="Cambria Math"/>
          </w:rPr>
          <m:t>α</m:t>
        </m:r>
        <m:r>
          <w:rPr>
            <w:rFonts w:ascii="Cambria Math" w:hAnsi="Cambria Math"/>
          </w:rPr>
          <m:t>)</m:t>
        </m:r>
      </m:oMath>
      <w:r w:rsidR="00AE119D">
        <w:t xml:space="preserve"> y </w:t>
      </w:r>
      <m:oMath>
        <m:r>
          <m:rPr>
            <m:sty m:val="b"/>
          </m:rPr>
          <w:rPr>
            <w:rFonts w:ascii="Cambria Math" w:hAnsi="Cambria Math"/>
          </w:rPr>
          <m:t>sin</m:t>
        </m:r>
        <m:r>
          <m:rPr>
            <m:sty m:val="p"/>
          </m:rPr>
          <w:rPr>
            <w:rFonts w:ascii="Cambria Math" w:hAnsi="Cambria Math"/>
          </w:rPr>
          <m:t>⁡</m:t>
        </m:r>
        <m:r>
          <w:rPr>
            <w:rFonts w:ascii="Cambria Math" w:hAnsi="Cambria Math"/>
          </w:rPr>
          <m:t>(</m:t>
        </m:r>
        <m:r>
          <m:rPr>
            <m:sty m:val="bi"/>
          </m:rPr>
          <w:rPr>
            <w:rFonts w:ascii="Cambria Math" w:hAnsi="Cambria Math"/>
          </w:rPr>
          <m:t>α</m:t>
        </m:r>
        <m:r>
          <w:rPr>
            <w:rFonts w:ascii="Cambria Math" w:hAnsi="Cambria Math"/>
          </w:rPr>
          <m:t>)</m:t>
        </m:r>
      </m:oMath>
      <w:r w:rsidR="00AE119D">
        <w:t xml:space="preserve">, con el objetivo de eliminar los inconvenientes generados por la periodicidad del ángulo en los clasificadores </w:t>
      </w:r>
      <w:sdt>
        <w:sdtPr>
          <w:id w:val="172461745"/>
          <w:citation/>
        </w:sdtPr>
        <w:sdtEndPr/>
        <w:sdtContent>
          <w:r w:rsidR="00AE119D">
            <w:fldChar w:fldCharType="begin"/>
          </w:r>
          <w:r w:rsidR="00AE119D">
            <w:instrText xml:space="preserve"> CITATION Pot18 \l 9226 </w:instrText>
          </w:r>
          <w:r w:rsidR="00AE119D">
            <w:fldChar w:fldCharType="separate"/>
          </w:r>
          <w:r w:rsidR="00055293">
            <w:rPr>
              <w:noProof/>
            </w:rPr>
            <w:t>[92]</w:t>
          </w:r>
          <w:r w:rsidR="00AE119D">
            <w:fldChar w:fldCharType="end"/>
          </w:r>
        </w:sdtContent>
      </w:sdt>
      <w:r w:rsidR="00AE119D">
        <w:t>. El protocolo descrito en el</w:t>
      </w:r>
      <w:r w:rsidR="00181DCD">
        <w:t xml:space="preserve"> </w:t>
      </w:r>
      <w:r w:rsidR="00181DCD">
        <w:fldChar w:fldCharType="begin"/>
      </w:r>
      <w:r w:rsidR="00181DCD">
        <w:instrText xml:space="preserve"> REF _Ref530873366 \h </w:instrText>
      </w:r>
      <w:r w:rsidR="00181DCD">
        <w:fldChar w:fldCharType="separate"/>
      </w:r>
      <w:r w:rsidR="00A71D04">
        <w:t xml:space="preserve">Experimento </w:t>
      </w:r>
      <w:r w:rsidR="00A71D04">
        <w:rPr>
          <w:noProof/>
        </w:rPr>
        <w:t>2</w:t>
      </w:r>
      <w:r w:rsidR="00181DCD">
        <w:fldChar w:fldCharType="end"/>
      </w:r>
      <w:r w:rsidR="00181DCD">
        <w:t xml:space="preserve"> </w:t>
      </w:r>
      <w:r w:rsidR="00880849">
        <w:t xml:space="preserve">analiza el desempeño del clasificador al realizar la transformación del descriptor de ángulos, en combinación con el descriptor de posición de las articulaciones. La </w:t>
      </w:r>
      <w:r w:rsidR="00880849">
        <w:fldChar w:fldCharType="begin"/>
      </w:r>
      <w:r w:rsidR="00880849">
        <w:instrText xml:space="preserve"> REF _Ref529776173 \h </w:instrText>
      </w:r>
      <w:r w:rsidR="00880849">
        <w:fldChar w:fldCharType="separate"/>
      </w:r>
      <w:r w:rsidR="00A71D04">
        <w:t xml:space="preserve">Tabla </w:t>
      </w:r>
      <w:r w:rsidR="00A71D04">
        <w:rPr>
          <w:noProof/>
        </w:rPr>
        <w:t>12</w:t>
      </w:r>
      <w:r w:rsidR="00880849">
        <w:fldChar w:fldCharType="end"/>
      </w:r>
      <w:r w:rsidR="00880849">
        <w:t xml:space="preserve"> muestra los resultados de la ejecución del protocolo experimental.</w:t>
      </w:r>
    </w:p>
    <w:p w14:paraId="79D71D88" w14:textId="62051DC4" w:rsidR="007F7D32" w:rsidRDefault="007F7D32" w:rsidP="007F7D32">
      <w:r>
        <w:t xml:space="preserve">Los resultados contenidos en la </w:t>
      </w:r>
      <w:r>
        <w:fldChar w:fldCharType="begin"/>
      </w:r>
      <w:r>
        <w:instrText xml:space="preserve"> REF _Ref529776173 \h </w:instrText>
      </w:r>
      <w:r>
        <w:fldChar w:fldCharType="separate"/>
      </w:r>
      <w:r w:rsidR="00A71D04">
        <w:t xml:space="preserve">Tabla </w:t>
      </w:r>
      <w:r w:rsidR="00A71D04">
        <w:rPr>
          <w:noProof/>
        </w:rPr>
        <w:t>12</w:t>
      </w:r>
      <w:r>
        <w:fldChar w:fldCharType="end"/>
      </w:r>
      <w:r>
        <w:t xml:space="preserve"> evidencian que el descriptor óptimo para la clasificación de poses es la posición de las articulaciones. Aunque se evidencia que la transformación de los ángulos mejora en todas las ocasiones el porcentaje de precisión del modelo se concluye que la información de los ángulos se encuentra implícita en la posición de las articulaciones, y su adición en el vector de descriptores no genera más que ruido en el sistema. </w:t>
      </w:r>
    </w:p>
    <w:p w14:paraId="4C94D4F4" w14:textId="1326557D" w:rsidR="002A36CE" w:rsidRDefault="00CE4A03" w:rsidP="00CE4A03">
      <w:pPr>
        <w:pStyle w:val="Descripcin"/>
        <w:jc w:val="center"/>
      </w:pPr>
      <w:bookmarkStart w:id="317" w:name="_Ref529776173"/>
      <w:r>
        <w:t xml:space="preserve">Tabla </w:t>
      </w:r>
      <w:r>
        <w:fldChar w:fldCharType="begin"/>
      </w:r>
      <w:r>
        <w:instrText xml:space="preserve"> SEQ Tabla \* ARABIC </w:instrText>
      </w:r>
      <w:r>
        <w:fldChar w:fldCharType="separate"/>
      </w:r>
      <w:r w:rsidR="00A71D04">
        <w:rPr>
          <w:noProof/>
        </w:rPr>
        <w:t>12</w:t>
      </w:r>
      <w:r>
        <w:fldChar w:fldCharType="end"/>
      </w:r>
      <w:bookmarkEnd w:id="317"/>
      <w:r>
        <w:t>: Resultados del clasificador de poses al realizar variaciones en el tipo de descriptor.</w:t>
      </w:r>
    </w:p>
    <w:tbl>
      <w:tblPr>
        <w:tblW w:w="6099" w:type="dxa"/>
        <w:jc w:val="center"/>
        <w:tblCellMar>
          <w:left w:w="0" w:type="dxa"/>
          <w:right w:w="0" w:type="dxa"/>
        </w:tblCellMar>
        <w:tblLook w:val="04A0" w:firstRow="1" w:lastRow="0" w:firstColumn="1" w:lastColumn="0" w:noHBand="0" w:noVBand="1"/>
      </w:tblPr>
      <w:tblGrid>
        <w:gridCol w:w="4580"/>
        <w:gridCol w:w="640"/>
        <w:gridCol w:w="879"/>
      </w:tblGrid>
      <w:tr w:rsidR="00CE4A03" w:rsidRPr="00CE4A03" w14:paraId="5CD21AD3" w14:textId="77777777" w:rsidTr="00CE4A03">
        <w:trPr>
          <w:trHeight w:val="227"/>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BA79DF" w14:textId="77777777" w:rsidR="00CE4A03" w:rsidRPr="00CE4A03" w:rsidRDefault="00CE4A03" w:rsidP="00CE4A03">
            <w:pPr>
              <w:spacing w:before="0" w:after="0"/>
              <w:jc w:val="center"/>
              <w:rPr>
                <w:b/>
                <w:bCs/>
                <w:sz w:val="20"/>
                <w:lang w:eastAsia="es-CO"/>
              </w:rPr>
            </w:pPr>
            <w:r w:rsidRPr="00CE4A03">
              <w:rPr>
                <w:b/>
                <w:bCs/>
                <w:sz w:val="20"/>
                <w:lang w:eastAsia="es-CO"/>
              </w:rPr>
              <w:t>Tipo de Descriptor</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E222B4" w14:textId="77777777" w:rsidR="00CE4A03" w:rsidRPr="00CE4A03" w:rsidRDefault="00CE4A03" w:rsidP="00CE4A03">
            <w:pPr>
              <w:spacing w:before="0" w:after="0"/>
              <w:jc w:val="center"/>
              <w:rPr>
                <w:b/>
                <w:bCs/>
                <w:sz w:val="20"/>
                <w:lang w:eastAsia="es-CO"/>
              </w:rPr>
            </w:pPr>
            <w:r>
              <w:rPr>
                <w:b/>
                <w:bCs/>
                <w:sz w:val="20"/>
                <w:lang w:eastAsia="es-CO"/>
              </w:rPr>
              <w:t>Loss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59F9D3" w14:textId="77777777" w:rsidR="00CE4A03" w:rsidRPr="00CE4A03" w:rsidRDefault="00CE4A03" w:rsidP="00CE4A03">
            <w:pPr>
              <w:spacing w:before="0" w:after="0"/>
              <w:jc w:val="center"/>
              <w:rPr>
                <w:b/>
                <w:bCs/>
                <w:sz w:val="20"/>
                <w:lang w:eastAsia="es-CO"/>
              </w:rPr>
            </w:pPr>
            <w:r w:rsidRPr="00CE4A03">
              <w:rPr>
                <w:b/>
                <w:bCs/>
                <w:sz w:val="20"/>
                <w:lang w:eastAsia="es-CO"/>
              </w:rPr>
              <w:t>Precisión</w:t>
            </w:r>
          </w:p>
        </w:tc>
      </w:tr>
      <w:tr w:rsidR="00CE4A03" w:rsidRPr="00CE4A03" w14:paraId="430A1E1C" w14:textId="77777777" w:rsidTr="00CE4A03">
        <w:trPr>
          <w:trHeight w:val="2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5BE9BF" w14:textId="77777777" w:rsidR="00CE4A03" w:rsidRPr="00CE4A03" w:rsidRDefault="00CE4A03" w:rsidP="00CE4A03">
            <w:pPr>
              <w:spacing w:before="0" w:after="0"/>
              <w:jc w:val="left"/>
              <w:rPr>
                <w:sz w:val="20"/>
                <w:lang w:eastAsia="es-CO"/>
              </w:rPr>
            </w:pPr>
            <w:r w:rsidRPr="00CE4A03">
              <w:rPr>
                <w:sz w:val="20"/>
                <w:lang w:eastAsia="es-CO"/>
              </w:rPr>
              <w:t>Ángulos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22F6BC" w14:textId="77777777" w:rsidR="00CE4A03" w:rsidRPr="00CE4A03" w:rsidRDefault="00CE4A03" w:rsidP="00CE4A03">
            <w:pPr>
              <w:spacing w:before="0" w:after="0"/>
              <w:jc w:val="center"/>
              <w:rPr>
                <w:sz w:val="20"/>
                <w:lang w:eastAsia="es-CO"/>
              </w:rPr>
            </w:pPr>
            <w:r w:rsidRPr="00CE4A03">
              <w:rPr>
                <w:sz w:val="20"/>
                <w:lang w:eastAsia="es-CO"/>
              </w:rPr>
              <w:t>0.4668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608CE5" w14:textId="77777777" w:rsidR="00CE4A03" w:rsidRPr="00CE4A03" w:rsidRDefault="00CE4A03" w:rsidP="00CE4A03">
            <w:pPr>
              <w:spacing w:before="0" w:after="0"/>
              <w:jc w:val="center"/>
              <w:rPr>
                <w:sz w:val="20"/>
                <w:lang w:eastAsia="es-CO"/>
              </w:rPr>
            </w:pPr>
            <w:r w:rsidRPr="00CE4A03">
              <w:rPr>
                <w:sz w:val="20"/>
                <w:lang w:eastAsia="es-CO"/>
              </w:rPr>
              <w:t>82.30%</w:t>
            </w:r>
          </w:p>
        </w:tc>
      </w:tr>
      <w:tr w:rsidR="00CE4A03" w:rsidRPr="00CE4A03" w14:paraId="062D71E7" w14:textId="77777777" w:rsidTr="00CE4A03">
        <w:trPr>
          <w:trHeight w:val="2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31E7D1" w14:textId="77777777" w:rsidR="00CE4A03" w:rsidRPr="00CE4A03" w:rsidRDefault="00CE4A03" w:rsidP="00CE4A03">
            <w:pPr>
              <w:spacing w:before="0" w:after="0"/>
              <w:jc w:val="left"/>
              <w:rPr>
                <w:sz w:val="20"/>
                <w:lang w:eastAsia="es-CO"/>
              </w:rPr>
            </w:pPr>
            <w:r w:rsidRPr="00CE4A03">
              <w:rPr>
                <w:sz w:val="20"/>
                <w:lang w:eastAsia="es-CO"/>
              </w:rPr>
              <w:t>Transformación de ángulos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974059" w14:textId="77777777" w:rsidR="00CE4A03" w:rsidRPr="00CE4A03" w:rsidRDefault="00CE4A03" w:rsidP="00CE4A03">
            <w:pPr>
              <w:spacing w:before="0" w:after="0"/>
              <w:jc w:val="center"/>
              <w:rPr>
                <w:sz w:val="20"/>
                <w:lang w:eastAsia="es-CO"/>
              </w:rPr>
            </w:pPr>
            <w:r w:rsidRPr="00CE4A03">
              <w:rPr>
                <w:sz w:val="20"/>
                <w:lang w:eastAsia="es-CO"/>
              </w:rPr>
              <w:t>0.347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8C8741" w14:textId="77777777" w:rsidR="00CE4A03" w:rsidRPr="00CE4A03" w:rsidRDefault="00CE4A03" w:rsidP="00CE4A03">
            <w:pPr>
              <w:spacing w:before="0" w:after="0"/>
              <w:jc w:val="center"/>
              <w:rPr>
                <w:sz w:val="20"/>
                <w:lang w:eastAsia="es-CO"/>
              </w:rPr>
            </w:pPr>
            <w:r w:rsidRPr="00CE4A03">
              <w:rPr>
                <w:sz w:val="20"/>
                <w:lang w:eastAsia="es-CO"/>
              </w:rPr>
              <w:t>86.60%</w:t>
            </w:r>
          </w:p>
        </w:tc>
      </w:tr>
      <w:tr w:rsidR="00CE4A03" w:rsidRPr="00CE4A03" w14:paraId="2951744B" w14:textId="77777777" w:rsidTr="00E267F1">
        <w:trPr>
          <w:trHeight w:val="227"/>
          <w:jc w:val="center"/>
        </w:trPr>
        <w:tc>
          <w:tcPr>
            <w:tcW w:w="0" w:type="auto"/>
            <w:tcBorders>
              <w:top w:val="single" w:sz="6" w:space="0" w:color="CCCCCC"/>
              <w:left w:val="single" w:sz="6" w:space="0" w:color="000000"/>
              <w:bottom w:val="single" w:sz="6" w:space="0" w:color="000000"/>
              <w:right w:val="single" w:sz="6" w:space="0" w:color="000000"/>
            </w:tcBorders>
            <w:shd w:val="clear" w:color="auto" w:fill="D6E3BC" w:themeFill="accent3" w:themeFillTint="66"/>
            <w:tcMar>
              <w:top w:w="30" w:type="dxa"/>
              <w:left w:w="45" w:type="dxa"/>
              <w:bottom w:w="30" w:type="dxa"/>
              <w:right w:w="45" w:type="dxa"/>
            </w:tcMar>
            <w:vAlign w:val="bottom"/>
            <w:hideMark/>
          </w:tcPr>
          <w:p w14:paraId="1877619E" w14:textId="77777777" w:rsidR="00CE4A03" w:rsidRPr="00CE4A03" w:rsidRDefault="00CE4A03" w:rsidP="00CE4A03">
            <w:pPr>
              <w:spacing w:before="0" w:after="0"/>
              <w:jc w:val="left"/>
              <w:rPr>
                <w:sz w:val="20"/>
                <w:lang w:eastAsia="es-CO"/>
              </w:rPr>
            </w:pPr>
            <w:r w:rsidRPr="00CE4A03">
              <w:rPr>
                <w:sz w:val="20"/>
                <w:lang w:eastAsia="es-CO"/>
              </w:rPr>
              <w:t>Posición de articulaciones</w:t>
            </w:r>
          </w:p>
        </w:tc>
        <w:tc>
          <w:tcPr>
            <w:tcW w:w="0" w:type="auto"/>
            <w:tcBorders>
              <w:top w:val="single" w:sz="6" w:space="0" w:color="CCCCCC"/>
              <w:left w:val="single" w:sz="6" w:space="0" w:color="CCCCCC"/>
              <w:bottom w:val="single" w:sz="6" w:space="0" w:color="000000"/>
              <w:right w:val="single" w:sz="6" w:space="0" w:color="000000"/>
            </w:tcBorders>
            <w:shd w:val="clear" w:color="auto" w:fill="D6E3BC" w:themeFill="accent3" w:themeFillTint="66"/>
            <w:tcMar>
              <w:top w:w="30" w:type="dxa"/>
              <w:left w:w="45" w:type="dxa"/>
              <w:bottom w:w="30" w:type="dxa"/>
              <w:right w:w="45" w:type="dxa"/>
            </w:tcMar>
            <w:vAlign w:val="bottom"/>
            <w:hideMark/>
          </w:tcPr>
          <w:p w14:paraId="36E8B4CE" w14:textId="77777777" w:rsidR="00CE4A03" w:rsidRPr="00CE4A03" w:rsidRDefault="00CE4A03" w:rsidP="00CE4A03">
            <w:pPr>
              <w:spacing w:before="0" w:after="0"/>
              <w:jc w:val="center"/>
              <w:rPr>
                <w:sz w:val="20"/>
                <w:lang w:eastAsia="es-CO"/>
              </w:rPr>
            </w:pPr>
            <w:r w:rsidRPr="00CE4A03">
              <w:rPr>
                <w:sz w:val="20"/>
                <w:lang w:eastAsia="es-CO"/>
              </w:rPr>
              <w:t>0.424</w:t>
            </w:r>
          </w:p>
        </w:tc>
        <w:tc>
          <w:tcPr>
            <w:tcW w:w="0" w:type="auto"/>
            <w:tcBorders>
              <w:top w:val="single" w:sz="6" w:space="0" w:color="CCCCCC"/>
              <w:left w:val="single" w:sz="6" w:space="0" w:color="CCCCCC"/>
              <w:bottom w:val="single" w:sz="6" w:space="0" w:color="000000"/>
              <w:right w:val="single" w:sz="6" w:space="0" w:color="000000"/>
            </w:tcBorders>
            <w:shd w:val="clear" w:color="auto" w:fill="D6E3BC" w:themeFill="accent3" w:themeFillTint="66"/>
            <w:tcMar>
              <w:top w:w="30" w:type="dxa"/>
              <w:left w:w="45" w:type="dxa"/>
              <w:bottom w:w="30" w:type="dxa"/>
              <w:right w:w="45" w:type="dxa"/>
            </w:tcMar>
            <w:vAlign w:val="bottom"/>
            <w:hideMark/>
          </w:tcPr>
          <w:p w14:paraId="186D047A" w14:textId="77777777" w:rsidR="00CE4A03" w:rsidRPr="00CE4A03" w:rsidRDefault="00CE4A03" w:rsidP="00CE4A03">
            <w:pPr>
              <w:spacing w:before="0" w:after="0"/>
              <w:jc w:val="center"/>
              <w:rPr>
                <w:sz w:val="20"/>
                <w:lang w:eastAsia="es-CO"/>
              </w:rPr>
            </w:pPr>
            <w:r w:rsidRPr="00CE4A03">
              <w:rPr>
                <w:sz w:val="20"/>
                <w:lang w:eastAsia="es-CO"/>
              </w:rPr>
              <w:t>90.50%</w:t>
            </w:r>
          </w:p>
        </w:tc>
      </w:tr>
      <w:tr w:rsidR="00CE4A03" w:rsidRPr="00CE4A03" w14:paraId="2CFE2263" w14:textId="77777777" w:rsidTr="00CE4A03">
        <w:trPr>
          <w:trHeight w:val="2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E72F06" w14:textId="77777777" w:rsidR="00CE4A03" w:rsidRPr="00CE4A03" w:rsidRDefault="00CE4A03" w:rsidP="00CE4A03">
            <w:pPr>
              <w:spacing w:before="0" w:after="0"/>
              <w:jc w:val="left"/>
              <w:rPr>
                <w:sz w:val="20"/>
                <w:lang w:eastAsia="es-CO"/>
              </w:rPr>
            </w:pPr>
            <w:r w:rsidRPr="00CE4A03">
              <w:rPr>
                <w:sz w:val="20"/>
                <w:lang w:eastAsia="es-CO"/>
              </w:rPr>
              <w:t>Posición de articulaciones + Ángulos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03C17D" w14:textId="77777777" w:rsidR="00CE4A03" w:rsidRPr="00CE4A03" w:rsidRDefault="00CE4A03" w:rsidP="00CE4A03">
            <w:pPr>
              <w:spacing w:before="0" w:after="0"/>
              <w:jc w:val="center"/>
              <w:rPr>
                <w:sz w:val="20"/>
                <w:lang w:eastAsia="es-CO"/>
              </w:rPr>
            </w:pPr>
            <w:r w:rsidRPr="00CE4A03">
              <w:rPr>
                <w:sz w:val="20"/>
                <w:lang w:eastAsia="es-CO"/>
              </w:rPr>
              <w:t>0.4025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2296C0" w14:textId="77777777" w:rsidR="00CE4A03" w:rsidRPr="00CE4A03" w:rsidRDefault="00CE4A03" w:rsidP="00CE4A03">
            <w:pPr>
              <w:spacing w:before="0" w:after="0"/>
              <w:jc w:val="center"/>
              <w:rPr>
                <w:sz w:val="20"/>
                <w:lang w:eastAsia="es-CO"/>
              </w:rPr>
            </w:pPr>
            <w:r w:rsidRPr="00CE4A03">
              <w:rPr>
                <w:sz w:val="20"/>
                <w:lang w:eastAsia="es-CO"/>
              </w:rPr>
              <w:t>88.40%</w:t>
            </w:r>
          </w:p>
        </w:tc>
      </w:tr>
      <w:tr w:rsidR="00CE4A03" w:rsidRPr="00CE4A03" w14:paraId="68480F97" w14:textId="77777777" w:rsidTr="00CE4A03">
        <w:trPr>
          <w:trHeight w:val="2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C79F341" w14:textId="77777777" w:rsidR="00CE4A03" w:rsidRPr="00CE4A03" w:rsidRDefault="00CE4A03" w:rsidP="00CE4A03">
            <w:pPr>
              <w:spacing w:before="0" w:after="0"/>
              <w:jc w:val="left"/>
              <w:rPr>
                <w:sz w:val="20"/>
                <w:lang w:eastAsia="es-CO"/>
              </w:rPr>
            </w:pPr>
            <w:r w:rsidRPr="00CE4A03">
              <w:rPr>
                <w:sz w:val="20"/>
                <w:lang w:eastAsia="es-CO"/>
              </w:rPr>
              <w:t>Posición de articulaciones + Transformación de ángulos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5BC6F" w14:textId="77777777" w:rsidR="00CE4A03" w:rsidRPr="00CE4A03" w:rsidRDefault="00CE4A03" w:rsidP="00CE4A03">
            <w:pPr>
              <w:spacing w:before="0" w:after="0"/>
              <w:jc w:val="center"/>
              <w:rPr>
                <w:sz w:val="20"/>
                <w:lang w:eastAsia="es-CO"/>
              </w:rPr>
            </w:pPr>
            <w:r w:rsidRPr="00CE4A03">
              <w:rPr>
                <w:sz w:val="20"/>
                <w:lang w:eastAsia="es-CO"/>
              </w:rPr>
              <w:t>0.3732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CAD488" w14:textId="77777777" w:rsidR="00CE4A03" w:rsidRPr="00CE4A03" w:rsidRDefault="00CE4A03" w:rsidP="00CE4A03">
            <w:pPr>
              <w:spacing w:before="0" w:after="0"/>
              <w:jc w:val="center"/>
              <w:rPr>
                <w:sz w:val="20"/>
                <w:lang w:eastAsia="es-CO"/>
              </w:rPr>
            </w:pPr>
            <w:r w:rsidRPr="00CE4A03">
              <w:rPr>
                <w:sz w:val="20"/>
                <w:lang w:eastAsia="es-CO"/>
              </w:rPr>
              <w:t>89.70%</w:t>
            </w:r>
          </w:p>
        </w:tc>
      </w:tr>
    </w:tbl>
    <w:p w14:paraId="2F8AF7D0" w14:textId="77777777" w:rsidR="009C27CA" w:rsidRDefault="009C27CA" w:rsidP="00AE21EC"/>
    <w:p w14:paraId="0151A5E2" w14:textId="0562BA0F" w:rsidR="007F7D32" w:rsidRDefault="00B85ED4" w:rsidP="00AE21EC">
      <w:r>
        <w:lastRenderedPageBreak/>
        <w:t>La</w:t>
      </w:r>
      <w:r w:rsidR="009C27CA">
        <w:t xml:space="preserve"> </w:t>
      </w:r>
      <w:r w:rsidR="00172285">
        <w:fldChar w:fldCharType="begin"/>
      </w:r>
      <w:r w:rsidR="00172285">
        <w:instrText xml:space="preserve"> REF _Ref529805516 \h </w:instrText>
      </w:r>
      <w:r w:rsidR="00172285">
        <w:fldChar w:fldCharType="separate"/>
      </w:r>
      <w:r w:rsidR="00A71D04">
        <w:t xml:space="preserve">Tabla </w:t>
      </w:r>
      <w:r w:rsidR="00A71D04">
        <w:rPr>
          <w:noProof/>
        </w:rPr>
        <w:t>13</w:t>
      </w:r>
      <w:r w:rsidR="00172285">
        <w:fldChar w:fldCharType="end"/>
      </w:r>
      <w:r>
        <w:t xml:space="preserve"> muestra la matriz de confusión del clasificador de poses que presentó mayor precisión en el experimento. </w:t>
      </w:r>
      <w:r w:rsidR="009C27CA">
        <w:t xml:space="preserve">La matriz de confusión evidencia que el mayor error de clasificación se encuentra al momento de presentarse la pose de brazo al frente hacia la derecha. De acuerdo con la definición de poses elaborada en la </w:t>
      </w:r>
      <w:r w:rsidR="009C27CA">
        <w:fldChar w:fldCharType="begin"/>
      </w:r>
      <w:r w:rsidR="009C27CA">
        <w:instrText xml:space="preserve"> REF _Ref529772367 \h </w:instrText>
      </w:r>
      <w:r w:rsidR="009C27CA">
        <w:fldChar w:fldCharType="separate"/>
      </w:r>
      <w:r w:rsidR="00A71D04">
        <w:t xml:space="preserve">Tabla </w:t>
      </w:r>
      <w:r w:rsidR="00A71D04">
        <w:rPr>
          <w:noProof/>
        </w:rPr>
        <w:t>10</w:t>
      </w:r>
      <w:r w:rsidR="009C27CA">
        <w:fldChar w:fldCharType="end"/>
      </w:r>
      <w:r w:rsidR="009C27CA">
        <w:t>, este resultado es de esperarse dad</w:t>
      </w:r>
      <w:r w:rsidR="00BB5A57">
        <w:t>o la similitud que existen entre las poses de pie y brazo estirado. Por otra parte, se observa que las poses con las cuales el sistema cuenta con mayor precisión son de pie y agachado.</w:t>
      </w:r>
    </w:p>
    <w:p w14:paraId="34556EDF" w14:textId="42449F26" w:rsidR="009C27CA" w:rsidRDefault="009C27CA" w:rsidP="009C27CA">
      <w:pPr>
        <w:pStyle w:val="Descripcin"/>
        <w:jc w:val="center"/>
      </w:pPr>
      <w:bookmarkStart w:id="318" w:name="_Ref529805516"/>
      <w:r>
        <w:t xml:space="preserve">Tabla </w:t>
      </w:r>
      <w:r>
        <w:fldChar w:fldCharType="begin"/>
      </w:r>
      <w:r>
        <w:instrText xml:space="preserve"> SEQ Tabla \* ARABIC </w:instrText>
      </w:r>
      <w:r>
        <w:fldChar w:fldCharType="separate"/>
      </w:r>
      <w:r w:rsidR="00A71D04">
        <w:rPr>
          <w:noProof/>
        </w:rPr>
        <w:t>13</w:t>
      </w:r>
      <w:r>
        <w:fldChar w:fldCharType="end"/>
      </w:r>
      <w:bookmarkEnd w:id="318"/>
      <w:r>
        <w:t>: Matriz de confusión del clasificador de poses</w:t>
      </w:r>
    </w:p>
    <w:tbl>
      <w:tblPr>
        <w:tblW w:w="7275" w:type="dxa"/>
        <w:jc w:val="center"/>
        <w:tblLayout w:type="fixed"/>
        <w:tblCellMar>
          <w:left w:w="0" w:type="dxa"/>
          <w:right w:w="0" w:type="dxa"/>
        </w:tblCellMar>
        <w:tblLook w:val="04A0" w:firstRow="1" w:lastRow="0" w:firstColumn="1" w:lastColumn="0" w:noHBand="0" w:noVBand="1"/>
      </w:tblPr>
      <w:tblGrid>
        <w:gridCol w:w="1900"/>
        <w:gridCol w:w="449"/>
        <w:gridCol w:w="450"/>
        <w:gridCol w:w="450"/>
        <w:gridCol w:w="450"/>
        <w:gridCol w:w="450"/>
        <w:gridCol w:w="450"/>
        <w:gridCol w:w="450"/>
        <w:gridCol w:w="450"/>
        <w:gridCol w:w="450"/>
        <w:gridCol w:w="450"/>
        <w:gridCol w:w="876"/>
      </w:tblGrid>
      <w:tr w:rsidR="009C27CA" w:rsidRPr="009C27CA" w14:paraId="7C0A404F" w14:textId="77777777" w:rsidTr="009C27CA">
        <w:trPr>
          <w:trHeight w:val="170"/>
          <w:jc w:val="center"/>
        </w:trPr>
        <w:tc>
          <w:tcPr>
            <w:tcW w:w="190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8B3B73" w14:textId="77777777" w:rsidR="009C27CA" w:rsidRPr="009C27CA" w:rsidRDefault="009C27CA" w:rsidP="009C27CA">
            <w:pPr>
              <w:spacing w:before="0" w:after="0"/>
              <w:jc w:val="center"/>
              <w:rPr>
                <w:sz w:val="20"/>
                <w:szCs w:val="24"/>
                <w:lang w:eastAsia="es-CO"/>
              </w:rPr>
            </w:pPr>
          </w:p>
        </w:tc>
        <w:tc>
          <w:tcPr>
            <w:tcW w:w="44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749956" w14:textId="77777777" w:rsidR="009C27CA" w:rsidRPr="009C27CA" w:rsidRDefault="009C27CA" w:rsidP="009C27CA">
            <w:pPr>
              <w:spacing w:before="0" w:after="0"/>
              <w:jc w:val="center"/>
              <w:rPr>
                <w:b/>
                <w:bCs/>
                <w:sz w:val="16"/>
                <w:szCs w:val="16"/>
                <w:lang w:eastAsia="es-CO"/>
              </w:rPr>
            </w:pPr>
            <w:r w:rsidRPr="009C27CA">
              <w:rPr>
                <w:b/>
                <w:bCs/>
                <w:sz w:val="16"/>
                <w:szCs w:val="16"/>
                <w:lang w:eastAsia="es-CO"/>
              </w:rPr>
              <w:t>DPD</w:t>
            </w:r>
          </w:p>
        </w:tc>
        <w:tc>
          <w:tcPr>
            <w:tcW w:w="4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2B3F46" w14:textId="77777777" w:rsidR="009C27CA" w:rsidRPr="009C27CA" w:rsidRDefault="009C27CA" w:rsidP="009C27CA">
            <w:pPr>
              <w:spacing w:before="0" w:after="0"/>
              <w:jc w:val="center"/>
              <w:rPr>
                <w:b/>
                <w:bCs/>
                <w:sz w:val="16"/>
                <w:szCs w:val="16"/>
                <w:lang w:eastAsia="es-CO"/>
              </w:rPr>
            </w:pPr>
            <w:r w:rsidRPr="009C27CA">
              <w:rPr>
                <w:b/>
                <w:bCs/>
                <w:sz w:val="16"/>
                <w:szCs w:val="16"/>
                <w:lang w:eastAsia="es-CO"/>
              </w:rPr>
              <w:t>BFI</w:t>
            </w:r>
          </w:p>
        </w:tc>
        <w:tc>
          <w:tcPr>
            <w:tcW w:w="4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741C4" w14:textId="77777777" w:rsidR="009C27CA" w:rsidRPr="009C27CA" w:rsidRDefault="009C27CA" w:rsidP="009C27CA">
            <w:pPr>
              <w:spacing w:before="0" w:after="0"/>
              <w:jc w:val="center"/>
              <w:rPr>
                <w:b/>
                <w:bCs/>
                <w:sz w:val="16"/>
                <w:szCs w:val="16"/>
                <w:lang w:eastAsia="es-CO"/>
              </w:rPr>
            </w:pPr>
            <w:r w:rsidRPr="009C27CA">
              <w:rPr>
                <w:b/>
                <w:bCs/>
                <w:sz w:val="16"/>
                <w:szCs w:val="16"/>
                <w:lang w:eastAsia="es-CO"/>
              </w:rPr>
              <w:t>BFD</w:t>
            </w:r>
          </w:p>
        </w:tc>
        <w:tc>
          <w:tcPr>
            <w:tcW w:w="4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12ADCF" w14:textId="77777777" w:rsidR="009C27CA" w:rsidRPr="009C27CA" w:rsidRDefault="009C27CA" w:rsidP="009C27CA">
            <w:pPr>
              <w:spacing w:before="0" w:after="0"/>
              <w:jc w:val="center"/>
              <w:rPr>
                <w:b/>
                <w:bCs/>
                <w:sz w:val="16"/>
                <w:szCs w:val="16"/>
                <w:lang w:eastAsia="es-CO"/>
              </w:rPr>
            </w:pPr>
            <w:r w:rsidRPr="009C27CA">
              <w:rPr>
                <w:b/>
                <w:bCs/>
                <w:sz w:val="16"/>
                <w:szCs w:val="16"/>
                <w:lang w:eastAsia="es-CO"/>
              </w:rPr>
              <w:t>DPF</w:t>
            </w:r>
          </w:p>
        </w:tc>
        <w:tc>
          <w:tcPr>
            <w:tcW w:w="4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29B1E" w14:textId="77777777" w:rsidR="009C27CA" w:rsidRPr="009C27CA" w:rsidRDefault="009C27CA" w:rsidP="009C27CA">
            <w:pPr>
              <w:spacing w:before="0" w:after="0"/>
              <w:jc w:val="center"/>
              <w:rPr>
                <w:b/>
                <w:bCs/>
                <w:sz w:val="16"/>
                <w:szCs w:val="16"/>
                <w:lang w:eastAsia="es-CO"/>
              </w:rPr>
            </w:pPr>
            <w:r w:rsidRPr="009C27CA">
              <w:rPr>
                <w:b/>
                <w:bCs/>
                <w:sz w:val="16"/>
                <w:szCs w:val="16"/>
                <w:lang w:eastAsia="es-CO"/>
              </w:rPr>
              <w:t>DPI</w:t>
            </w:r>
          </w:p>
        </w:tc>
        <w:tc>
          <w:tcPr>
            <w:tcW w:w="4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259B39" w14:textId="77777777" w:rsidR="009C27CA" w:rsidRPr="009C27CA" w:rsidRDefault="009C27CA" w:rsidP="009C27CA">
            <w:pPr>
              <w:spacing w:before="0" w:after="0"/>
              <w:jc w:val="center"/>
              <w:rPr>
                <w:b/>
                <w:bCs/>
                <w:sz w:val="16"/>
                <w:szCs w:val="16"/>
                <w:lang w:eastAsia="es-CO"/>
              </w:rPr>
            </w:pPr>
            <w:r w:rsidRPr="009C27CA">
              <w:rPr>
                <w:b/>
                <w:bCs/>
                <w:sz w:val="16"/>
                <w:szCs w:val="16"/>
                <w:lang w:eastAsia="es-CO"/>
              </w:rPr>
              <w:t>DP</w:t>
            </w:r>
            <w:r>
              <w:rPr>
                <w:b/>
                <w:bCs/>
                <w:sz w:val="16"/>
                <w:szCs w:val="16"/>
                <w:lang w:eastAsia="es-CO"/>
              </w:rPr>
              <w:t>R</w:t>
            </w:r>
          </w:p>
        </w:tc>
        <w:tc>
          <w:tcPr>
            <w:tcW w:w="4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C0C4ED" w14:textId="77777777" w:rsidR="009C27CA" w:rsidRPr="009C27CA" w:rsidRDefault="009C27CA" w:rsidP="009C27CA">
            <w:pPr>
              <w:spacing w:before="0" w:after="0"/>
              <w:jc w:val="center"/>
              <w:rPr>
                <w:b/>
                <w:bCs/>
                <w:sz w:val="16"/>
                <w:szCs w:val="16"/>
                <w:lang w:eastAsia="es-CO"/>
              </w:rPr>
            </w:pPr>
            <w:r w:rsidRPr="009C27CA">
              <w:rPr>
                <w:b/>
                <w:bCs/>
                <w:sz w:val="16"/>
                <w:szCs w:val="16"/>
                <w:lang w:eastAsia="es-CO"/>
              </w:rPr>
              <w:t>AD</w:t>
            </w:r>
          </w:p>
        </w:tc>
        <w:tc>
          <w:tcPr>
            <w:tcW w:w="4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4FB587" w14:textId="77777777" w:rsidR="009C27CA" w:rsidRPr="009C27CA" w:rsidRDefault="009C27CA" w:rsidP="009C27CA">
            <w:pPr>
              <w:spacing w:before="0" w:after="0"/>
              <w:jc w:val="center"/>
              <w:rPr>
                <w:b/>
                <w:bCs/>
                <w:sz w:val="16"/>
                <w:szCs w:val="16"/>
                <w:lang w:eastAsia="es-CO"/>
              </w:rPr>
            </w:pPr>
            <w:r w:rsidRPr="009C27CA">
              <w:rPr>
                <w:b/>
                <w:bCs/>
                <w:sz w:val="16"/>
                <w:szCs w:val="16"/>
                <w:lang w:eastAsia="es-CO"/>
              </w:rPr>
              <w:t>AI</w:t>
            </w:r>
          </w:p>
        </w:tc>
        <w:tc>
          <w:tcPr>
            <w:tcW w:w="4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3D894" w14:textId="77777777" w:rsidR="009C27CA" w:rsidRPr="009C27CA" w:rsidRDefault="009C27CA" w:rsidP="009C27CA">
            <w:pPr>
              <w:spacing w:before="0" w:after="0"/>
              <w:jc w:val="center"/>
              <w:rPr>
                <w:b/>
                <w:bCs/>
                <w:sz w:val="16"/>
                <w:szCs w:val="16"/>
                <w:lang w:eastAsia="es-CO"/>
              </w:rPr>
            </w:pPr>
            <w:r w:rsidRPr="009C27CA">
              <w:rPr>
                <w:b/>
                <w:bCs/>
                <w:sz w:val="16"/>
                <w:szCs w:val="16"/>
                <w:lang w:eastAsia="es-CO"/>
              </w:rPr>
              <w:t>ED</w:t>
            </w:r>
          </w:p>
        </w:tc>
        <w:tc>
          <w:tcPr>
            <w:tcW w:w="45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C88C1F" w14:textId="77777777" w:rsidR="009C27CA" w:rsidRPr="009C27CA" w:rsidRDefault="009C27CA" w:rsidP="009C27CA">
            <w:pPr>
              <w:spacing w:before="0" w:after="0"/>
              <w:jc w:val="center"/>
              <w:rPr>
                <w:b/>
                <w:bCs/>
                <w:sz w:val="16"/>
                <w:szCs w:val="16"/>
                <w:lang w:eastAsia="es-CO"/>
              </w:rPr>
            </w:pPr>
            <w:r w:rsidRPr="009C27CA">
              <w:rPr>
                <w:b/>
                <w:bCs/>
                <w:sz w:val="16"/>
                <w:szCs w:val="16"/>
                <w:lang w:eastAsia="es-CO"/>
              </w:rPr>
              <w:t>EI</w:t>
            </w:r>
          </w:p>
        </w:tc>
        <w:tc>
          <w:tcPr>
            <w:tcW w:w="87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43961" w14:textId="77777777" w:rsidR="009C27CA" w:rsidRPr="009C27CA" w:rsidRDefault="009C27CA" w:rsidP="009C27CA">
            <w:pPr>
              <w:spacing w:before="0" w:after="0"/>
              <w:jc w:val="center"/>
              <w:rPr>
                <w:b/>
                <w:bCs/>
                <w:sz w:val="16"/>
                <w:szCs w:val="16"/>
                <w:lang w:eastAsia="es-CO"/>
              </w:rPr>
            </w:pPr>
          </w:p>
        </w:tc>
      </w:tr>
      <w:tr w:rsidR="009C27CA" w:rsidRPr="009C27CA" w14:paraId="16CBE640" w14:textId="77777777" w:rsidTr="009C27CA">
        <w:trPr>
          <w:trHeight w:val="170"/>
          <w:jc w:val="center"/>
        </w:trPr>
        <w:tc>
          <w:tcPr>
            <w:tcW w:w="1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052237E" w14:textId="77777777" w:rsidR="009C27CA" w:rsidRPr="009C27CA" w:rsidRDefault="009C27CA" w:rsidP="009C27CA">
            <w:pPr>
              <w:spacing w:before="0" w:after="0"/>
              <w:jc w:val="center"/>
              <w:rPr>
                <w:b/>
                <w:bCs/>
                <w:sz w:val="18"/>
                <w:szCs w:val="18"/>
                <w:lang w:eastAsia="es-CO"/>
              </w:rPr>
            </w:pPr>
            <w:r w:rsidRPr="009C27CA">
              <w:rPr>
                <w:b/>
                <w:bCs/>
                <w:sz w:val="18"/>
                <w:szCs w:val="18"/>
                <w:lang w:eastAsia="es-CO"/>
              </w:rPr>
              <w:t>De Pie Detrás</w:t>
            </w:r>
          </w:p>
        </w:tc>
        <w:tc>
          <w:tcPr>
            <w:tcW w:w="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2857F0" w14:textId="77777777" w:rsidR="009C27CA" w:rsidRPr="009C27CA" w:rsidRDefault="009C27CA" w:rsidP="009C27CA">
            <w:pPr>
              <w:spacing w:before="0" w:after="0"/>
              <w:jc w:val="center"/>
              <w:rPr>
                <w:sz w:val="18"/>
                <w:szCs w:val="18"/>
                <w:lang w:eastAsia="es-CO"/>
              </w:rPr>
            </w:pPr>
            <w:r w:rsidRPr="009C27CA">
              <w:rPr>
                <w:sz w:val="18"/>
                <w:szCs w:val="18"/>
                <w:lang w:eastAsia="es-CO"/>
              </w:rPr>
              <w:t>25</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C270BF"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6C3211"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C9987B"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EB8C83"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7A51BD"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E7276"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99F88D"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11157"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630176"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8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BD0F3" w14:textId="77777777" w:rsidR="009C27CA" w:rsidRPr="009C27CA" w:rsidRDefault="009C27CA" w:rsidP="009C27CA">
            <w:pPr>
              <w:spacing w:before="0" w:after="0"/>
              <w:jc w:val="center"/>
              <w:rPr>
                <w:sz w:val="18"/>
                <w:szCs w:val="18"/>
                <w:lang w:eastAsia="es-CO"/>
              </w:rPr>
            </w:pPr>
            <w:r w:rsidRPr="009C27CA">
              <w:rPr>
                <w:sz w:val="18"/>
                <w:szCs w:val="18"/>
                <w:lang w:eastAsia="es-CO"/>
              </w:rPr>
              <w:t>96.15%</w:t>
            </w:r>
          </w:p>
        </w:tc>
      </w:tr>
      <w:tr w:rsidR="009C27CA" w:rsidRPr="009C27CA" w14:paraId="15D65C1C" w14:textId="77777777" w:rsidTr="009C27CA">
        <w:trPr>
          <w:trHeight w:val="170"/>
          <w:jc w:val="center"/>
        </w:trPr>
        <w:tc>
          <w:tcPr>
            <w:tcW w:w="1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4CF546" w14:textId="77777777" w:rsidR="009C27CA" w:rsidRPr="009C27CA" w:rsidRDefault="009C27CA" w:rsidP="009C27CA">
            <w:pPr>
              <w:spacing w:before="0" w:after="0"/>
              <w:jc w:val="center"/>
              <w:rPr>
                <w:b/>
                <w:bCs/>
                <w:sz w:val="18"/>
                <w:szCs w:val="18"/>
                <w:lang w:eastAsia="es-CO"/>
              </w:rPr>
            </w:pPr>
            <w:r w:rsidRPr="009C27CA">
              <w:rPr>
                <w:b/>
                <w:bCs/>
                <w:sz w:val="18"/>
                <w:szCs w:val="18"/>
                <w:lang w:eastAsia="es-CO"/>
              </w:rPr>
              <w:t>Brazo Frente Izquierda</w:t>
            </w:r>
          </w:p>
        </w:tc>
        <w:tc>
          <w:tcPr>
            <w:tcW w:w="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6A57F8"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BDA141" w14:textId="77777777" w:rsidR="009C27CA" w:rsidRPr="009C27CA" w:rsidRDefault="009C27CA" w:rsidP="009C27CA">
            <w:pPr>
              <w:spacing w:before="0" w:after="0"/>
              <w:jc w:val="center"/>
              <w:rPr>
                <w:sz w:val="18"/>
                <w:szCs w:val="18"/>
                <w:lang w:eastAsia="es-CO"/>
              </w:rPr>
            </w:pPr>
            <w:r w:rsidRPr="009C27CA">
              <w:rPr>
                <w:sz w:val="18"/>
                <w:szCs w:val="18"/>
                <w:lang w:eastAsia="es-CO"/>
              </w:rPr>
              <w:t>24</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E0247C"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9C23" w14:textId="77777777" w:rsidR="009C27CA" w:rsidRPr="009C27CA" w:rsidRDefault="009C27CA" w:rsidP="009C27CA">
            <w:pPr>
              <w:spacing w:before="0" w:after="0"/>
              <w:jc w:val="center"/>
              <w:rPr>
                <w:sz w:val="18"/>
                <w:szCs w:val="18"/>
                <w:lang w:eastAsia="es-CO"/>
              </w:rPr>
            </w:pPr>
            <w:r w:rsidRPr="009C27CA">
              <w:rPr>
                <w:sz w:val="18"/>
                <w:szCs w:val="18"/>
                <w:lang w:eastAsia="es-CO"/>
              </w:rPr>
              <w:t>2</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46C48D"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EF4D41"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73B685"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2DC231"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7F9C47"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9B3EC3"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8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C39921" w14:textId="77777777" w:rsidR="009C27CA" w:rsidRPr="009C27CA" w:rsidRDefault="009C27CA" w:rsidP="009C27CA">
            <w:pPr>
              <w:spacing w:before="0" w:after="0"/>
              <w:jc w:val="center"/>
              <w:rPr>
                <w:sz w:val="18"/>
                <w:szCs w:val="18"/>
                <w:lang w:eastAsia="es-CO"/>
              </w:rPr>
            </w:pPr>
            <w:r w:rsidRPr="009C27CA">
              <w:rPr>
                <w:sz w:val="18"/>
                <w:szCs w:val="18"/>
                <w:lang w:eastAsia="es-CO"/>
              </w:rPr>
              <w:t>88.89%</w:t>
            </w:r>
          </w:p>
        </w:tc>
      </w:tr>
      <w:tr w:rsidR="009C27CA" w:rsidRPr="009C27CA" w14:paraId="40BEF4B4" w14:textId="77777777" w:rsidTr="00E267F1">
        <w:trPr>
          <w:trHeight w:val="170"/>
          <w:jc w:val="center"/>
        </w:trPr>
        <w:tc>
          <w:tcPr>
            <w:tcW w:w="1900" w:type="dxa"/>
            <w:tcBorders>
              <w:top w:val="single" w:sz="6" w:space="0" w:color="CCCCCC"/>
              <w:left w:val="single" w:sz="6" w:space="0" w:color="000000"/>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5B985ED5" w14:textId="77777777" w:rsidR="009C27CA" w:rsidRPr="009C27CA" w:rsidRDefault="009C27CA" w:rsidP="009C27CA">
            <w:pPr>
              <w:spacing w:before="0" w:after="0"/>
              <w:jc w:val="center"/>
              <w:rPr>
                <w:b/>
                <w:bCs/>
                <w:sz w:val="18"/>
                <w:szCs w:val="18"/>
                <w:lang w:eastAsia="es-CO"/>
              </w:rPr>
            </w:pPr>
            <w:r w:rsidRPr="009C27CA">
              <w:rPr>
                <w:b/>
                <w:bCs/>
                <w:sz w:val="18"/>
                <w:szCs w:val="18"/>
                <w:lang w:eastAsia="es-CO"/>
              </w:rPr>
              <w:t>Brazo Frente Derecha</w:t>
            </w:r>
          </w:p>
        </w:tc>
        <w:tc>
          <w:tcPr>
            <w:tcW w:w="449" w:type="dxa"/>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7F7B0836"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450" w:type="dxa"/>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2DF702F8"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7839A79A" w14:textId="77777777" w:rsidR="009C27CA" w:rsidRPr="009C27CA" w:rsidRDefault="009C27CA" w:rsidP="009C27CA">
            <w:pPr>
              <w:spacing w:before="0" w:after="0"/>
              <w:jc w:val="center"/>
              <w:rPr>
                <w:sz w:val="18"/>
                <w:szCs w:val="18"/>
                <w:lang w:eastAsia="es-CO"/>
              </w:rPr>
            </w:pPr>
            <w:r w:rsidRPr="009C27CA">
              <w:rPr>
                <w:sz w:val="18"/>
                <w:szCs w:val="18"/>
                <w:lang w:eastAsia="es-CO"/>
              </w:rPr>
              <w:t>18</w:t>
            </w:r>
          </w:p>
        </w:tc>
        <w:tc>
          <w:tcPr>
            <w:tcW w:w="450" w:type="dxa"/>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56DFB209" w14:textId="77777777" w:rsidR="009C27CA" w:rsidRPr="009C27CA" w:rsidRDefault="009C27CA" w:rsidP="009C27CA">
            <w:pPr>
              <w:spacing w:before="0" w:after="0"/>
              <w:jc w:val="center"/>
              <w:rPr>
                <w:sz w:val="18"/>
                <w:szCs w:val="18"/>
                <w:lang w:eastAsia="es-CO"/>
              </w:rPr>
            </w:pPr>
            <w:r w:rsidRPr="009C27CA">
              <w:rPr>
                <w:sz w:val="18"/>
                <w:szCs w:val="18"/>
                <w:lang w:eastAsia="es-CO"/>
              </w:rPr>
              <w:t>3</w:t>
            </w:r>
          </w:p>
        </w:tc>
        <w:tc>
          <w:tcPr>
            <w:tcW w:w="450" w:type="dxa"/>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5EBDDD1B"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34D84CD8"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450" w:type="dxa"/>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6908D3DB"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12B46D26"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2ECC168F"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668A37ED"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876" w:type="dxa"/>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5F905FFA" w14:textId="77777777" w:rsidR="009C27CA" w:rsidRPr="009C27CA" w:rsidRDefault="009C27CA" w:rsidP="009C27CA">
            <w:pPr>
              <w:spacing w:before="0" w:after="0"/>
              <w:jc w:val="center"/>
              <w:rPr>
                <w:sz w:val="18"/>
                <w:szCs w:val="18"/>
                <w:lang w:eastAsia="es-CO"/>
              </w:rPr>
            </w:pPr>
            <w:r w:rsidRPr="009C27CA">
              <w:rPr>
                <w:sz w:val="18"/>
                <w:szCs w:val="18"/>
                <w:lang w:eastAsia="es-CO"/>
              </w:rPr>
              <w:t>78.26%</w:t>
            </w:r>
          </w:p>
        </w:tc>
      </w:tr>
      <w:tr w:rsidR="009C27CA" w:rsidRPr="009C27CA" w14:paraId="33562BE9" w14:textId="77777777" w:rsidTr="009C27CA">
        <w:trPr>
          <w:trHeight w:val="170"/>
          <w:jc w:val="center"/>
        </w:trPr>
        <w:tc>
          <w:tcPr>
            <w:tcW w:w="1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8BE7308" w14:textId="77777777" w:rsidR="009C27CA" w:rsidRPr="009C27CA" w:rsidRDefault="009C27CA" w:rsidP="009C27CA">
            <w:pPr>
              <w:spacing w:before="0" w:after="0"/>
              <w:jc w:val="center"/>
              <w:rPr>
                <w:b/>
                <w:bCs/>
                <w:sz w:val="18"/>
                <w:szCs w:val="18"/>
                <w:lang w:eastAsia="es-CO"/>
              </w:rPr>
            </w:pPr>
            <w:r w:rsidRPr="009C27CA">
              <w:rPr>
                <w:b/>
                <w:bCs/>
                <w:sz w:val="18"/>
                <w:szCs w:val="18"/>
                <w:lang w:eastAsia="es-CO"/>
              </w:rPr>
              <w:t>De Pie Frente</w:t>
            </w:r>
          </w:p>
        </w:tc>
        <w:tc>
          <w:tcPr>
            <w:tcW w:w="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4FEB59"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48F79"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00DC23"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0A19FC" w14:textId="77777777" w:rsidR="009C27CA" w:rsidRPr="009C27CA" w:rsidRDefault="009C27CA" w:rsidP="009C27CA">
            <w:pPr>
              <w:spacing w:before="0" w:after="0"/>
              <w:jc w:val="center"/>
              <w:rPr>
                <w:sz w:val="18"/>
                <w:szCs w:val="18"/>
                <w:lang w:eastAsia="es-CO"/>
              </w:rPr>
            </w:pPr>
            <w:r w:rsidRPr="009C27CA">
              <w:rPr>
                <w:sz w:val="18"/>
                <w:szCs w:val="18"/>
                <w:lang w:eastAsia="es-CO"/>
              </w:rPr>
              <w:t>23</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93A845"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B4318"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39DC5D"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C7C429"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BD33B6"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75864A"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8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AD8F11" w14:textId="77777777" w:rsidR="009C27CA" w:rsidRPr="009C27CA" w:rsidRDefault="009C27CA" w:rsidP="009C27CA">
            <w:pPr>
              <w:spacing w:before="0" w:after="0"/>
              <w:jc w:val="center"/>
              <w:rPr>
                <w:sz w:val="18"/>
                <w:szCs w:val="18"/>
                <w:lang w:eastAsia="es-CO"/>
              </w:rPr>
            </w:pPr>
            <w:r w:rsidRPr="009C27CA">
              <w:rPr>
                <w:sz w:val="18"/>
                <w:szCs w:val="18"/>
                <w:lang w:eastAsia="es-CO"/>
              </w:rPr>
              <w:t>92.00%</w:t>
            </w:r>
          </w:p>
        </w:tc>
      </w:tr>
      <w:tr w:rsidR="009C27CA" w:rsidRPr="009C27CA" w14:paraId="194E2E62" w14:textId="77777777" w:rsidTr="009C27CA">
        <w:trPr>
          <w:trHeight w:val="170"/>
          <w:jc w:val="center"/>
        </w:trPr>
        <w:tc>
          <w:tcPr>
            <w:tcW w:w="1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DF4DFC" w14:textId="77777777" w:rsidR="009C27CA" w:rsidRPr="009C27CA" w:rsidRDefault="009C27CA" w:rsidP="009C27CA">
            <w:pPr>
              <w:spacing w:before="0" w:after="0"/>
              <w:jc w:val="center"/>
              <w:rPr>
                <w:b/>
                <w:bCs/>
                <w:sz w:val="18"/>
                <w:szCs w:val="18"/>
                <w:lang w:eastAsia="es-CO"/>
              </w:rPr>
            </w:pPr>
            <w:r w:rsidRPr="009C27CA">
              <w:rPr>
                <w:b/>
                <w:bCs/>
                <w:sz w:val="18"/>
                <w:szCs w:val="18"/>
                <w:lang w:eastAsia="es-CO"/>
              </w:rPr>
              <w:t>De Pie Izquierda</w:t>
            </w:r>
          </w:p>
        </w:tc>
        <w:tc>
          <w:tcPr>
            <w:tcW w:w="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BF62D7"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F7E9E"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E922D4"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E9F809"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DD1CA7" w14:textId="77777777" w:rsidR="009C27CA" w:rsidRPr="009C27CA" w:rsidRDefault="009C27CA" w:rsidP="009C27CA">
            <w:pPr>
              <w:spacing w:before="0" w:after="0"/>
              <w:jc w:val="center"/>
              <w:rPr>
                <w:sz w:val="18"/>
                <w:szCs w:val="18"/>
                <w:lang w:eastAsia="es-CO"/>
              </w:rPr>
            </w:pPr>
            <w:r w:rsidRPr="009C27CA">
              <w:rPr>
                <w:sz w:val="18"/>
                <w:szCs w:val="18"/>
                <w:lang w:eastAsia="es-CO"/>
              </w:rPr>
              <w:t>19</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A11306"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63BDA6"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6F556F"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2D4BC7"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C103F0"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8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C0BE37" w14:textId="77777777" w:rsidR="009C27CA" w:rsidRPr="009C27CA" w:rsidRDefault="009C27CA" w:rsidP="009C27CA">
            <w:pPr>
              <w:spacing w:before="0" w:after="0"/>
              <w:jc w:val="center"/>
              <w:rPr>
                <w:sz w:val="18"/>
                <w:szCs w:val="18"/>
                <w:lang w:eastAsia="es-CO"/>
              </w:rPr>
            </w:pPr>
            <w:r w:rsidRPr="009C27CA">
              <w:rPr>
                <w:sz w:val="18"/>
                <w:szCs w:val="18"/>
                <w:lang w:eastAsia="es-CO"/>
              </w:rPr>
              <w:t>90.48%</w:t>
            </w:r>
          </w:p>
        </w:tc>
      </w:tr>
      <w:tr w:rsidR="009C27CA" w:rsidRPr="009C27CA" w14:paraId="5133FB16" w14:textId="77777777" w:rsidTr="009C27CA">
        <w:trPr>
          <w:trHeight w:val="170"/>
          <w:jc w:val="center"/>
        </w:trPr>
        <w:tc>
          <w:tcPr>
            <w:tcW w:w="1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561661" w14:textId="77777777" w:rsidR="009C27CA" w:rsidRPr="009C27CA" w:rsidRDefault="009C27CA" w:rsidP="009C27CA">
            <w:pPr>
              <w:spacing w:before="0" w:after="0"/>
              <w:jc w:val="center"/>
              <w:rPr>
                <w:b/>
                <w:bCs/>
                <w:sz w:val="18"/>
                <w:szCs w:val="18"/>
                <w:lang w:eastAsia="es-CO"/>
              </w:rPr>
            </w:pPr>
            <w:r w:rsidRPr="009C27CA">
              <w:rPr>
                <w:b/>
                <w:bCs/>
                <w:sz w:val="18"/>
                <w:szCs w:val="18"/>
                <w:lang w:eastAsia="es-CO"/>
              </w:rPr>
              <w:t>De Pie Derecha</w:t>
            </w:r>
          </w:p>
        </w:tc>
        <w:tc>
          <w:tcPr>
            <w:tcW w:w="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56A97"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F71D84"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411C4" w14:textId="77777777" w:rsidR="009C27CA" w:rsidRPr="009C27CA" w:rsidRDefault="009C27CA" w:rsidP="009C27CA">
            <w:pPr>
              <w:spacing w:before="0" w:after="0"/>
              <w:jc w:val="center"/>
              <w:rPr>
                <w:sz w:val="18"/>
                <w:szCs w:val="18"/>
                <w:lang w:eastAsia="es-CO"/>
              </w:rPr>
            </w:pPr>
            <w:r w:rsidRPr="009C27CA">
              <w:rPr>
                <w:sz w:val="18"/>
                <w:szCs w:val="18"/>
                <w:lang w:eastAsia="es-CO"/>
              </w:rPr>
              <w:t>2</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9A6A9D"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8DDC8"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105D7" w14:textId="77777777" w:rsidR="009C27CA" w:rsidRPr="009C27CA" w:rsidRDefault="009C27CA" w:rsidP="009C27CA">
            <w:pPr>
              <w:spacing w:before="0" w:after="0"/>
              <w:jc w:val="center"/>
              <w:rPr>
                <w:sz w:val="18"/>
                <w:szCs w:val="18"/>
                <w:lang w:eastAsia="es-CO"/>
              </w:rPr>
            </w:pPr>
            <w:r w:rsidRPr="009C27CA">
              <w:rPr>
                <w:sz w:val="18"/>
                <w:szCs w:val="18"/>
                <w:lang w:eastAsia="es-CO"/>
              </w:rPr>
              <w:t>18</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29EE30"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A35C31"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4727C"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78B8BD"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8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54259E" w14:textId="77777777" w:rsidR="009C27CA" w:rsidRPr="009C27CA" w:rsidRDefault="009C27CA" w:rsidP="009C27CA">
            <w:pPr>
              <w:spacing w:before="0" w:after="0"/>
              <w:jc w:val="center"/>
              <w:rPr>
                <w:sz w:val="18"/>
                <w:szCs w:val="18"/>
                <w:lang w:eastAsia="es-CO"/>
              </w:rPr>
            </w:pPr>
            <w:r w:rsidRPr="009C27CA">
              <w:rPr>
                <w:sz w:val="18"/>
                <w:szCs w:val="18"/>
                <w:lang w:eastAsia="es-CO"/>
              </w:rPr>
              <w:t>85.71%</w:t>
            </w:r>
          </w:p>
        </w:tc>
      </w:tr>
      <w:tr w:rsidR="009C27CA" w:rsidRPr="009C27CA" w14:paraId="796CF8DC" w14:textId="77777777" w:rsidTr="009C27CA">
        <w:trPr>
          <w:trHeight w:val="170"/>
          <w:jc w:val="center"/>
        </w:trPr>
        <w:tc>
          <w:tcPr>
            <w:tcW w:w="1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3448EB" w14:textId="77777777" w:rsidR="009C27CA" w:rsidRPr="009C27CA" w:rsidRDefault="009C27CA" w:rsidP="009C27CA">
            <w:pPr>
              <w:spacing w:before="0" w:after="0"/>
              <w:jc w:val="center"/>
              <w:rPr>
                <w:b/>
                <w:bCs/>
                <w:sz w:val="18"/>
                <w:szCs w:val="18"/>
                <w:lang w:eastAsia="es-CO"/>
              </w:rPr>
            </w:pPr>
            <w:r w:rsidRPr="009C27CA">
              <w:rPr>
                <w:b/>
                <w:bCs/>
                <w:sz w:val="18"/>
                <w:szCs w:val="18"/>
                <w:lang w:eastAsia="es-CO"/>
              </w:rPr>
              <w:t>Agachado Derecha</w:t>
            </w:r>
          </w:p>
        </w:tc>
        <w:tc>
          <w:tcPr>
            <w:tcW w:w="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DE359D"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BBA47E"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27B86"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698000"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603BF2"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E87262"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78C74F" w14:textId="77777777" w:rsidR="009C27CA" w:rsidRPr="009C27CA" w:rsidRDefault="009C27CA" w:rsidP="009C27CA">
            <w:pPr>
              <w:spacing w:before="0" w:after="0"/>
              <w:jc w:val="center"/>
              <w:rPr>
                <w:sz w:val="18"/>
                <w:szCs w:val="18"/>
                <w:lang w:eastAsia="es-CO"/>
              </w:rPr>
            </w:pPr>
            <w:r w:rsidRPr="009C27CA">
              <w:rPr>
                <w:sz w:val="18"/>
                <w:szCs w:val="18"/>
                <w:lang w:eastAsia="es-CO"/>
              </w:rPr>
              <w:t>25</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82F3E5"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D39300"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BB35C1"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8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9DCEB" w14:textId="77777777" w:rsidR="009C27CA" w:rsidRPr="009C27CA" w:rsidRDefault="009C27CA" w:rsidP="009C27CA">
            <w:pPr>
              <w:spacing w:before="0" w:after="0"/>
              <w:jc w:val="center"/>
              <w:rPr>
                <w:sz w:val="18"/>
                <w:szCs w:val="18"/>
                <w:lang w:eastAsia="es-CO"/>
              </w:rPr>
            </w:pPr>
            <w:r w:rsidRPr="009C27CA">
              <w:rPr>
                <w:sz w:val="18"/>
                <w:szCs w:val="18"/>
                <w:lang w:eastAsia="es-CO"/>
              </w:rPr>
              <w:t>96.15%</w:t>
            </w:r>
          </w:p>
        </w:tc>
      </w:tr>
      <w:tr w:rsidR="009C27CA" w:rsidRPr="009C27CA" w14:paraId="69D69E1F" w14:textId="77777777" w:rsidTr="009C27CA">
        <w:trPr>
          <w:trHeight w:val="170"/>
          <w:jc w:val="center"/>
        </w:trPr>
        <w:tc>
          <w:tcPr>
            <w:tcW w:w="1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9419CA" w14:textId="77777777" w:rsidR="009C27CA" w:rsidRPr="009C27CA" w:rsidRDefault="009C27CA" w:rsidP="009C27CA">
            <w:pPr>
              <w:spacing w:before="0" w:after="0"/>
              <w:jc w:val="center"/>
              <w:rPr>
                <w:b/>
                <w:bCs/>
                <w:sz w:val="18"/>
                <w:szCs w:val="18"/>
                <w:lang w:eastAsia="es-CO"/>
              </w:rPr>
            </w:pPr>
            <w:r w:rsidRPr="009C27CA">
              <w:rPr>
                <w:b/>
                <w:bCs/>
                <w:sz w:val="18"/>
                <w:szCs w:val="18"/>
                <w:lang w:eastAsia="es-CO"/>
              </w:rPr>
              <w:t>Agachado Izquierda</w:t>
            </w:r>
          </w:p>
        </w:tc>
        <w:tc>
          <w:tcPr>
            <w:tcW w:w="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AE3C9E"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5831E5"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7EF661"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EDF6D"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8E198F"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776F4C"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5831C"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B3B478" w14:textId="77777777" w:rsidR="009C27CA" w:rsidRPr="009C27CA" w:rsidRDefault="009C27CA" w:rsidP="009C27CA">
            <w:pPr>
              <w:spacing w:before="0" w:after="0"/>
              <w:jc w:val="center"/>
              <w:rPr>
                <w:sz w:val="18"/>
                <w:szCs w:val="18"/>
                <w:lang w:eastAsia="es-CO"/>
              </w:rPr>
            </w:pPr>
            <w:r w:rsidRPr="009C27CA">
              <w:rPr>
                <w:sz w:val="18"/>
                <w:szCs w:val="18"/>
                <w:lang w:eastAsia="es-CO"/>
              </w:rPr>
              <w:t>27</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1F3DA1"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8C21C1" w14:textId="77777777" w:rsidR="009C27CA" w:rsidRPr="009C27CA" w:rsidRDefault="009C27CA" w:rsidP="009C27CA">
            <w:pPr>
              <w:spacing w:before="0" w:after="0"/>
              <w:jc w:val="center"/>
              <w:rPr>
                <w:sz w:val="18"/>
                <w:szCs w:val="18"/>
                <w:lang w:eastAsia="es-CO"/>
              </w:rPr>
            </w:pPr>
            <w:r w:rsidRPr="009C27CA">
              <w:rPr>
                <w:sz w:val="18"/>
                <w:szCs w:val="18"/>
                <w:lang w:eastAsia="es-CO"/>
              </w:rPr>
              <w:t>1</w:t>
            </w:r>
          </w:p>
        </w:tc>
        <w:tc>
          <w:tcPr>
            <w:tcW w:w="8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F7C1E8" w14:textId="77777777" w:rsidR="009C27CA" w:rsidRPr="009C27CA" w:rsidRDefault="009C27CA" w:rsidP="009C27CA">
            <w:pPr>
              <w:spacing w:before="0" w:after="0"/>
              <w:jc w:val="center"/>
              <w:rPr>
                <w:sz w:val="18"/>
                <w:szCs w:val="18"/>
                <w:lang w:eastAsia="es-CO"/>
              </w:rPr>
            </w:pPr>
            <w:r w:rsidRPr="009C27CA">
              <w:rPr>
                <w:sz w:val="18"/>
                <w:szCs w:val="18"/>
                <w:lang w:eastAsia="es-CO"/>
              </w:rPr>
              <w:t>93.10%</w:t>
            </w:r>
          </w:p>
        </w:tc>
      </w:tr>
      <w:tr w:rsidR="009C27CA" w:rsidRPr="009C27CA" w14:paraId="5E0FD6BF" w14:textId="77777777" w:rsidTr="009C27CA">
        <w:trPr>
          <w:trHeight w:val="170"/>
          <w:jc w:val="center"/>
        </w:trPr>
        <w:tc>
          <w:tcPr>
            <w:tcW w:w="1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7CF7FB" w14:textId="77777777" w:rsidR="009C27CA" w:rsidRPr="009C27CA" w:rsidRDefault="009C27CA" w:rsidP="009C27CA">
            <w:pPr>
              <w:spacing w:before="0" w:after="0"/>
              <w:jc w:val="center"/>
              <w:rPr>
                <w:b/>
                <w:bCs/>
                <w:sz w:val="18"/>
                <w:szCs w:val="18"/>
                <w:lang w:eastAsia="es-CO"/>
              </w:rPr>
            </w:pPr>
            <w:r w:rsidRPr="009C27CA">
              <w:rPr>
                <w:b/>
                <w:bCs/>
                <w:sz w:val="18"/>
                <w:szCs w:val="18"/>
                <w:lang w:eastAsia="es-CO"/>
              </w:rPr>
              <w:t>Estirado Derecha</w:t>
            </w:r>
          </w:p>
        </w:tc>
        <w:tc>
          <w:tcPr>
            <w:tcW w:w="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424786"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EDCBC" w14:textId="77777777" w:rsidR="009C27CA" w:rsidRPr="009C27CA" w:rsidRDefault="009C27CA" w:rsidP="009C27CA">
            <w:pPr>
              <w:spacing w:before="0" w:after="0"/>
              <w:jc w:val="center"/>
              <w:rPr>
                <w:sz w:val="18"/>
                <w:szCs w:val="18"/>
                <w:lang w:eastAsia="es-CO"/>
              </w:rPr>
            </w:pPr>
            <w:r w:rsidRPr="009C27CA">
              <w:rPr>
                <w:sz w:val="18"/>
                <w:szCs w:val="18"/>
                <w:lang w:eastAsia="es-CO"/>
              </w:rPr>
              <w:t>2</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26F848"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0FAFC9"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76C64"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65FEE9"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F10E88"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C741BC"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31AA55" w14:textId="77777777" w:rsidR="009C27CA" w:rsidRPr="009C27CA" w:rsidRDefault="009C27CA" w:rsidP="009C27CA">
            <w:pPr>
              <w:spacing w:before="0" w:after="0"/>
              <w:jc w:val="center"/>
              <w:rPr>
                <w:sz w:val="18"/>
                <w:szCs w:val="18"/>
                <w:lang w:eastAsia="es-CO"/>
              </w:rPr>
            </w:pPr>
            <w:r w:rsidRPr="009C27CA">
              <w:rPr>
                <w:sz w:val="18"/>
                <w:szCs w:val="18"/>
                <w:lang w:eastAsia="es-CO"/>
              </w:rPr>
              <w:t>10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03AF9"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8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32FDB" w14:textId="77777777" w:rsidR="009C27CA" w:rsidRPr="009C27CA" w:rsidRDefault="009C27CA" w:rsidP="009C27CA">
            <w:pPr>
              <w:spacing w:before="0" w:after="0"/>
              <w:jc w:val="center"/>
              <w:rPr>
                <w:sz w:val="18"/>
                <w:szCs w:val="18"/>
                <w:lang w:eastAsia="es-CO"/>
              </w:rPr>
            </w:pPr>
            <w:r w:rsidRPr="009C27CA">
              <w:rPr>
                <w:sz w:val="18"/>
                <w:szCs w:val="18"/>
                <w:lang w:eastAsia="es-CO"/>
              </w:rPr>
              <w:t>83.33%</w:t>
            </w:r>
          </w:p>
        </w:tc>
      </w:tr>
      <w:tr w:rsidR="009C27CA" w:rsidRPr="009C27CA" w14:paraId="1F97E05F" w14:textId="77777777" w:rsidTr="009C27CA">
        <w:trPr>
          <w:trHeight w:val="170"/>
          <w:jc w:val="center"/>
        </w:trPr>
        <w:tc>
          <w:tcPr>
            <w:tcW w:w="190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AE56B3" w14:textId="77777777" w:rsidR="009C27CA" w:rsidRPr="009C27CA" w:rsidRDefault="009C27CA" w:rsidP="009C27CA">
            <w:pPr>
              <w:spacing w:before="0" w:after="0"/>
              <w:jc w:val="center"/>
              <w:rPr>
                <w:b/>
                <w:bCs/>
                <w:sz w:val="18"/>
                <w:szCs w:val="18"/>
                <w:lang w:eastAsia="es-CO"/>
              </w:rPr>
            </w:pPr>
            <w:r w:rsidRPr="009C27CA">
              <w:rPr>
                <w:b/>
                <w:bCs/>
                <w:sz w:val="18"/>
                <w:szCs w:val="18"/>
                <w:lang w:eastAsia="es-CO"/>
              </w:rPr>
              <w:t>Estirado Izquierda</w:t>
            </w:r>
          </w:p>
        </w:tc>
        <w:tc>
          <w:tcPr>
            <w:tcW w:w="44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40C76D"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2F757D"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BB34E5" w14:textId="77777777" w:rsidR="009C27CA" w:rsidRPr="009C27CA" w:rsidRDefault="009C27CA" w:rsidP="009C27CA">
            <w:pPr>
              <w:spacing w:before="0" w:after="0"/>
              <w:jc w:val="center"/>
              <w:rPr>
                <w:sz w:val="18"/>
                <w:szCs w:val="18"/>
                <w:lang w:eastAsia="es-CO"/>
              </w:rPr>
            </w:pPr>
            <w:r w:rsidRPr="009C27CA">
              <w:rPr>
                <w:sz w:val="18"/>
                <w:szCs w:val="18"/>
                <w:lang w:eastAsia="es-CO"/>
              </w:rPr>
              <w:t>2</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E91207"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57268"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E2CDC8"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FD4EDE"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C772FE"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333AC" w14:textId="77777777" w:rsidR="009C27CA" w:rsidRPr="009C27CA" w:rsidRDefault="009C27CA" w:rsidP="009C27CA">
            <w:pPr>
              <w:spacing w:before="0" w:after="0"/>
              <w:jc w:val="center"/>
              <w:rPr>
                <w:sz w:val="18"/>
                <w:szCs w:val="18"/>
                <w:lang w:eastAsia="es-CO"/>
              </w:rPr>
            </w:pPr>
            <w:r w:rsidRPr="009C27CA">
              <w:rPr>
                <w:sz w:val="18"/>
                <w:szCs w:val="18"/>
                <w:lang w:eastAsia="es-CO"/>
              </w:rPr>
              <w:t>0</w:t>
            </w:r>
          </w:p>
        </w:tc>
        <w:tc>
          <w:tcPr>
            <w:tcW w:w="4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320635" w14:textId="77777777" w:rsidR="009C27CA" w:rsidRPr="009C27CA" w:rsidRDefault="009C27CA" w:rsidP="009C27CA">
            <w:pPr>
              <w:spacing w:before="0" w:after="0"/>
              <w:jc w:val="center"/>
              <w:rPr>
                <w:sz w:val="18"/>
                <w:szCs w:val="18"/>
                <w:lang w:eastAsia="es-CO"/>
              </w:rPr>
            </w:pPr>
            <w:r w:rsidRPr="009C27CA">
              <w:rPr>
                <w:sz w:val="18"/>
                <w:szCs w:val="18"/>
                <w:lang w:eastAsia="es-CO"/>
              </w:rPr>
              <w:t>20</w:t>
            </w:r>
          </w:p>
        </w:tc>
        <w:tc>
          <w:tcPr>
            <w:tcW w:w="87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24E5FD" w14:textId="77777777" w:rsidR="009C27CA" w:rsidRPr="009C27CA" w:rsidRDefault="009C27CA" w:rsidP="009C27CA">
            <w:pPr>
              <w:spacing w:before="0" w:after="0"/>
              <w:jc w:val="center"/>
              <w:rPr>
                <w:sz w:val="18"/>
                <w:szCs w:val="18"/>
                <w:lang w:eastAsia="es-CO"/>
              </w:rPr>
            </w:pPr>
            <w:r w:rsidRPr="009C27CA">
              <w:rPr>
                <w:sz w:val="18"/>
                <w:szCs w:val="18"/>
                <w:lang w:eastAsia="es-CO"/>
              </w:rPr>
              <w:t>90.91%</w:t>
            </w:r>
          </w:p>
        </w:tc>
      </w:tr>
    </w:tbl>
    <w:p w14:paraId="20875E9A" w14:textId="77777777" w:rsidR="00CE0D05" w:rsidRDefault="00CE0D05" w:rsidP="00CE0D05">
      <w:pPr>
        <w:pStyle w:val="Sinespaciado"/>
      </w:pPr>
    </w:p>
    <w:p w14:paraId="0444F55E" w14:textId="77777777" w:rsidR="00B415EB" w:rsidRDefault="00B415EB" w:rsidP="00CE0D05">
      <w:pPr>
        <w:pStyle w:val="Sinespaciado"/>
      </w:pPr>
    </w:p>
    <w:p w14:paraId="6485CC32" w14:textId="6A49A5DF" w:rsidR="001B013D" w:rsidRPr="001B013D" w:rsidRDefault="001B013D" w:rsidP="001B013D">
      <w:pPr>
        <w:pStyle w:val="Ttulo3"/>
        <w:rPr>
          <w:lang w:val="es-CO"/>
        </w:rPr>
      </w:pPr>
      <w:bookmarkStart w:id="319" w:name="_Toc531325744"/>
      <w:r w:rsidRPr="001B013D">
        <w:rPr>
          <w:lang w:val="es-CO"/>
        </w:rPr>
        <w:t xml:space="preserve">Ejecución del </w:t>
      </w:r>
      <w:r>
        <w:fldChar w:fldCharType="begin"/>
      </w:r>
      <w:r w:rsidRPr="001B013D">
        <w:rPr>
          <w:lang w:val="es-CO"/>
        </w:rPr>
        <w:instrText xml:space="preserve"> REF _Ref529779659 \h </w:instrText>
      </w:r>
      <w:r>
        <w:fldChar w:fldCharType="separate"/>
      </w:r>
      <w:ins w:id="320" w:author="Eder Mauricio Abello Rodríguez" w:date="2018-11-30T07:35:00Z">
        <w:r w:rsidR="00A71D04">
          <w:t xml:space="preserve">Experimento </w:t>
        </w:r>
        <w:r w:rsidR="00A71D04">
          <w:rPr>
            <w:noProof/>
          </w:rPr>
          <w:t>3</w:t>
        </w:r>
        <w:r w:rsidR="00A71D04">
          <w:t>: Evaluación de desempeño del sistema de clasificación de actividades</w:t>
        </w:r>
      </w:ins>
      <w:del w:id="321" w:author="Eder Mauricio Abello Rodríguez" w:date="2018-11-30T07:35:00Z">
        <w:r w:rsidR="00FC40B8" w:rsidRPr="00A71D04" w:rsidDel="00A71D04">
          <w:rPr>
            <w:lang w:val="es-CO"/>
          </w:rPr>
          <w:delText xml:space="preserve">Experimento </w:delText>
        </w:r>
        <w:r w:rsidR="00FC40B8" w:rsidRPr="00A71D04" w:rsidDel="00A71D04">
          <w:rPr>
            <w:noProof/>
            <w:lang w:val="es-CO"/>
          </w:rPr>
          <w:delText>3</w:delText>
        </w:r>
        <w:r w:rsidR="00FC40B8" w:rsidRPr="00A71D04" w:rsidDel="00A71D04">
          <w:rPr>
            <w:lang w:val="es-CO"/>
          </w:rPr>
          <w:delText>: Evaluación de desempeño del sistema de clasificación de actividades</w:delText>
        </w:r>
      </w:del>
      <w:bookmarkEnd w:id="319"/>
      <w:r>
        <w:fldChar w:fldCharType="end"/>
      </w:r>
    </w:p>
    <w:p w14:paraId="7BF78B14" w14:textId="43446580" w:rsidR="00B85ED4" w:rsidRDefault="00FD1F70" w:rsidP="00AE21EC">
      <w:r>
        <w:t xml:space="preserve">La evaluación de la precisión de los clasificadores de poses, acciones y actividades se evalúan en conjunto por medio del protocolo definido en el </w:t>
      </w:r>
      <w:r>
        <w:fldChar w:fldCharType="begin"/>
      </w:r>
      <w:r>
        <w:instrText xml:space="preserve"> REF _Ref529779945 \h </w:instrText>
      </w:r>
      <w:r>
        <w:fldChar w:fldCharType="separate"/>
      </w:r>
      <w:r w:rsidR="00A71D04">
        <w:t xml:space="preserve">Experimento </w:t>
      </w:r>
      <w:r w:rsidR="00A71D04">
        <w:rPr>
          <w:noProof/>
        </w:rPr>
        <w:t>3</w:t>
      </w:r>
      <w:r>
        <w:fldChar w:fldCharType="end"/>
      </w:r>
      <w:r>
        <w:t xml:space="preserve">. El protocolo experimental tiene como objetivo seleccionar el mejor modelo de clasificación de actividades, </w:t>
      </w:r>
      <w:r w:rsidR="001D2F23">
        <w:t>tomando como base el paradigma de clasificación por etapas (poses, acciones y actividades) definido por Saad et al</w:t>
      </w:r>
      <w:r w:rsidR="00DF5044">
        <w:t xml:space="preserve">. El protocolo definido en el </w:t>
      </w:r>
      <w:r w:rsidR="00DF5044">
        <w:fldChar w:fldCharType="begin"/>
      </w:r>
      <w:r w:rsidR="00DF5044">
        <w:instrText xml:space="preserve"> REF _Ref529779945 \h </w:instrText>
      </w:r>
      <w:r w:rsidR="00DF5044">
        <w:fldChar w:fldCharType="separate"/>
      </w:r>
      <w:r w:rsidR="00A71D04">
        <w:t xml:space="preserve">Experimento </w:t>
      </w:r>
      <w:r w:rsidR="00A71D04">
        <w:rPr>
          <w:noProof/>
        </w:rPr>
        <w:t>3</w:t>
      </w:r>
      <w:r w:rsidR="00DF5044">
        <w:fldChar w:fldCharType="end"/>
      </w:r>
      <w:r w:rsidR="00DF5044">
        <w:t xml:space="preserve"> cuenta con 2 particularidades. La primera particularidad es el clasificador CNN utilizado para la detección de acciones en el experimento. El clasificador CNN se encuentra inspirado en el trabajo de Du et al, </w:t>
      </w:r>
      <w:r w:rsidR="00820587">
        <w:t>cuyo modelo</w:t>
      </w:r>
      <w:r w:rsidR="00DF5044">
        <w:t xml:space="preserve"> realiza la clasificación de acciones usando directamente la posición de las articulaciones, sin realizar una etapa previa que realice la detección de las poses</w:t>
      </w:r>
      <w:sdt>
        <w:sdtPr>
          <w:id w:val="1836566252"/>
          <w:citation/>
        </w:sdtPr>
        <w:sdtEndPr/>
        <w:sdtContent>
          <w:r w:rsidR="00DF5044">
            <w:fldChar w:fldCharType="begin"/>
          </w:r>
          <w:r w:rsidR="00DF5044">
            <w:instrText xml:space="preserve"> CITATION DuY15 \l 9226 </w:instrText>
          </w:r>
          <w:r w:rsidR="00DF5044">
            <w:fldChar w:fldCharType="separate"/>
          </w:r>
          <w:r w:rsidR="00055293">
            <w:rPr>
              <w:noProof/>
            </w:rPr>
            <w:t xml:space="preserve"> [31]</w:t>
          </w:r>
          <w:r w:rsidR="00DF5044">
            <w:fldChar w:fldCharType="end"/>
          </w:r>
        </w:sdtContent>
      </w:sdt>
      <w:r w:rsidR="00DF5044">
        <w:t xml:space="preserve">. </w:t>
      </w:r>
      <w:r w:rsidR="002D06A5">
        <w:t>A partir de los resultados del CNN con los otros clasificadores, se puede discutir la posibilidad de juntar la etapa de detección de poses y acciones en una sola, argumentando que la posición de los puntos del esqueleto contiene de forma implícita la información de la pose de la persona.</w:t>
      </w:r>
    </w:p>
    <w:p w14:paraId="629F7433" w14:textId="637682FE" w:rsidR="00BB5A57" w:rsidRDefault="002D06A5" w:rsidP="00AE21EC">
      <w:r>
        <w:t xml:space="preserve">La segunda particularidad del experimento es el uso o no de métodos de ensamble como variable independiente en la clasificación de actividades. Según el trabajo elaborado por Dietterich et al, el uso de métodos de ensamble en un conjunto de clasificadores que cuentan con un grado de </w:t>
      </w:r>
      <w:r w:rsidR="00A55E00">
        <w:t xml:space="preserve">diversidad produce mejores resultados que el uso de cada uno de los clasificadores de forma individual </w:t>
      </w:r>
      <w:sdt>
        <w:sdtPr>
          <w:id w:val="1279613658"/>
          <w:citation/>
        </w:sdtPr>
        <w:sdtEndPr/>
        <w:sdtContent>
          <w:r w:rsidR="00A55E00">
            <w:fldChar w:fldCharType="begin"/>
          </w:r>
          <w:r w:rsidR="00A55E00">
            <w:instrText xml:space="preserve"> CITATION Die00 \l 9226 </w:instrText>
          </w:r>
          <w:r w:rsidR="00A55E00">
            <w:fldChar w:fldCharType="separate"/>
          </w:r>
          <w:r w:rsidR="00055293">
            <w:rPr>
              <w:noProof/>
            </w:rPr>
            <w:t>[12]</w:t>
          </w:r>
          <w:r w:rsidR="00A55E00">
            <w:fldChar w:fldCharType="end"/>
          </w:r>
        </w:sdtContent>
      </w:sdt>
      <w:r w:rsidR="00A55E00">
        <w:t xml:space="preserve">. Dado que protocolo experimental efectúa la combinación de diferentes clasificadores para la detección de actividades, los </w:t>
      </w:r>
      <w:r w:rsidR="003104EC">
        <w:t>10</w:t>
      </w:r>
      <w:r w:rsidR="00A55E00">
        <w:t xml:space="preserve"> clasificadores del experimento proporcionan un conjunto diverso para la ejecución de métodos de ensamble.</w:t>
      </w:r>
    </w:p>
    <w:p w14:paraId="1A39C523" w14:textId="7C8A20B7" w:rsidR="00DD5612" w:rsidRDefault="00A55E00" w:rsidP="00AE21EC">
      <w:r>
        <w:t xml:space="preserve">El set de datos utilizado para la clasificación de actividades se </w:t>
      </w:r>
      <w:r w:rsidR="00820587">
        <w:t>divide</w:t>
      </w:r>
      <w:r>
        <w:t xml:space="preserve"> en 3 partes. La primera parte corresponde al 60%, el cual es utilizado para el entrenamiento de los clasificadores en cada una de las etapas. El 20% del set corresponde al set de validación, </w:t>
      </w:r>
      <w:r w:rsidR="00820587">
        <w:t>que</w:t>
      </w:r>
      <w:r>
        <w:t xml:space="preserve"> permite obtener </w:t>
      </w:r>
      <w:r w:rsidR="00820587">
        <w:lastRenderedPageBreak/>
        <w:t xml:space="preserve">los valores de ponderación que son utilizados en el método de ensamble, que dependen del nivel de precisión de cada uno de los </w:t>
      </w:r>
      <w:r w:rsidR="003104EC">
        <w:t>10</w:t>
      </w:r>
      <w:r w:rsidR="00820587">
        <w:t xml:space="preserve"> modelos.</w:t>
      </w:r>
      <w:r>
        <w:t xml:space="preserve"> </w:t>
      </w:r>
      <w:r w:rsidR="00820587">
        <w:t>Además, el</w:t>
      </w:r>
      <w:r>
        <w:t xml:space="preserve"> set de validación es utilizado en el entrenamiento de los clasificadores basados en </w:t>
      </w:r>
      <w:r w:rsidR="00820587">
        <w:t xml:space="preserve">HMM, dado que su entrenamiento se realiza en varias iteraciones y se selecciona el modelo con mayor porcentaje de precisión. Finalmente, el 20% restante corresponde al set de Prueba, que permite medir el desempeño real de cada uno de los clasificadores. </w:t>
      </w:r>
      <w:r w:rsidR="00172285">
        <w:t xml:space="preserve">La </w:t>
      </w:r>
      <w:r w:rsidR="00172285">
        <w:fldChar w:fldCharType="begin"/>
      </w:r>
      <w:r w:rsidR="00172285">
        <w:instrText xml:space="preserve"> REF _Ref529787292 \h </w:instrText>
      </w:r>
      <w:r w:rsidR="00172285">
        <w:fldChar w:fldCharType="separate"/>
      </w:r>
      <w:r w:rsidR="00A71D04">
        <w:t xml:space="preserve">Tabla </w:t>
      </w:r>
      <w:r w:rsidR="00A71D04">
        <w:rPr>
          <w:noProof/>
        </w:rPr>
        <w:t>14</w:t>
      </w:r>
      <w:r w:rsidR="00172285">
        <w:fldChar w:fldCharType="end"/>
      </w:r>
      <w:r w:rsidR="00172285">
        <w:t xml:space="preserve"> muestra los resultados de precisión de cada combinación de clasificadores.</w:t>
      </w:r>
    </w:p>
    <w:p w14:paraId="354C85D0" w14:textId="7BEEE776" w:rsidR="00703EA2" w:rsidRDefault="007F7D32" w:rsidP="007F7D32">
      <w:pPr>
        <w:pStyle w:val="Descripcin"/>
        <w:jc w:val="center"/>
      </w:pPr>
      <w:bookmarkStart w:id="322" w:name="_Ref529787292"/>
      <w:r>
        <w:t xml:space="preserve">Tabla </w:t>
      </w:r>
      <w:r>
        <w:fldChar w:fldCharType="begin"/>
      </w:r>
      <w:r>
        <w:instrText xml:space="preserve"> SEQ Tabla \* ARABIC </w:instrText>
      </w:r>
      <w:r>
        <w:fldChar w:fldCharType="separate"/>
      </w:r>
      <w:r w:rsidR="00A71D04">
        <w:rPr>
          <w:noProof/>
        </w:rPr>
        <w:t>14</w:t>
      </w:r>
      <w:r>
        <w:fldChar w:fldCharType="end"/>
      </w:r>
      <w:bookmarkEnd w:id="322"/>
      <w:r>
        <w:t>: Resultados del modelo de clasificación de actividades.</w:t>
      </w:r>
    </w:p>
    <w:tbl>
      <w:tblPr>
        <w:tblW w:w="0" w:type="dxa"/>
        <w:jc w:val="center"/>
        <w:tblCellMar>
          <w:left w:w="0" w:type="dxa"/>
          <w:right w:w="0" w:type="dxa"/>
        </w:tblCellMar>
        <w:tblLook w:val="04A0" w:firstRow="1" w:lastRow="0" w:firstColumn="1" w:lastColumn="0" w:noHBand="0" w:noVBand="1"/>
      </w:tblPr>
      <w:tblGrid>
        <w:gridCol w:w="1090"/>
        <w:gridCol w:w="1135"/>
        <w:gridCol w:w="1395"/>
        <w:gridCol w:w="1615"/>
        <w:gridCol w:w="800"/>
      </w:tblGrid>
      <w:tr w:rsidR="002C741E" w:rsidRPr="002C741E" w14:paraId="132EED84" w14:textId="77777777" w:rsidTr="002C741E">
        <w:trPr>
          <w:trHeight w:val="113"/>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3B65BF2"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Experimento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F23586"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Modelo Poses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FC0AA8"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Modelo Acciones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31929D"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Modelo Actividades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28B17"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 xml:space="preserve">Precisión </w:t>
            </w:r>
          </w:p>
        </w:tc>
      </w:tr>
      <w:tr w:rsidR="002C741E" w:rsidRPr="002C741E" w14:paraId="2C9A26BE" w14:textId="77777777" w:rsidTr="002C741E">
        <w:trPr>
          <w:trHeight w:val="11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A939C"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1</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DD730E" w14:textId="77777777" w:rsidR="002C741E" w:rsidRPr="002C741E" w:rsidRDefault="002C741E" w:rsidP="002C741E">
            <w:pPr>
              <w:spacing w:before="0" w:after="0"/>
              <w:jc w:val="center"/>
              <w:rPr>
                <w:sz w:val="18"/>
                <w:szCs w:val="18"/>
                <w:lang w:eastAsia="es-CO"/>
              </w:rPr>
            </w:pPr>
            <w:r w:rsidRPr="002C741E">
              <w:rPr>
                <w:sz w:val="18"/>
                <w:szCs w:val="18"/>
                <w:lang w:eastAsia="es-CO"/>
              </w:rPr>
              <w:t>NN</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93C071" w14:textId="77777777" w:rsidR="002C741E" w:rsidRPr="002C741E" w:rsidRDefault="002C741E" w:rsidP="002C741E">
            <w:pPr>
              <w:spacing w:before="0" w:after="0"/>
              <w:jc w:val="center"/>
              <w:rPr>
                <w:sz w:val="18"/>
                <w:szCs w:val="18"/>
                <w:lang w:eastAsia="es-CO"/>
              </w:rPr>
            </w:pPr>
            <w:r w:rsidRPr="002C741E">
              <w:rPr>
                <w:sz w:val="18"/>
                <w:szCs w:val="18"/>
                <w:lang w:eastAsia="es-CO"/>
              </w:rPr>
              <w:t>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4A9F85" w14:textId="77777777" w:rsidR="002C741E" w:rsidRPr="002C741E" w:rsidRDefault="002C741E" w:rsidP="002C741E">
            <w:pPr>
              <w:spacing w:before="0" w:after="0"/>
              <w:jc w:val="center"/>
              <w:rPr>
                <w:sz w:val="18"/>
                <w:szCs w:val="18"/>
                <w:lang w:eastAsia="es-CO"/>
              </w:rPr>
            </w:pPr>
            <w:r w:rsidRPr="002C741E">
              <w:rPr>
                <w:sz w:val="18"/>
                <w:szCs w:val="18"/>
                <w:lang w:eastAsia="es-CO"/>
              </w:rPr>
              <w:t>HMM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67D85" w14:textId="77777777" w:rsidR="002C741E" w:rsidRPr="002C741E" w:rsidRDefault="002C741E" w:rsidP="002C741E">
            <w:pPr>
              <w:spacing w:before="0" w:after="0"/>
              <w:jc w:val="right"/>
              <w:rPr>
                <w:sz w:val="18"/>
                <w:szCs w:val="18"/>
                <w:lang w:eastAsia="es-CO"/>
              </w:rPr>
            </w:pPr>
            <w:r w:rsidRPr="002C741E">
              <w:rPr>
                <w:sz w:val="18"/>
                <w:szCs w:val="18"/>
                <w:lang w:eastAsia="es-CO"/>
              </w:rPr>
              <w:t>68.10%</w:t>
            </w:r>
          </w:p>
        </w:tc>
      </w:tr>
      <w:tr w:rsidR="002C741E" w:rsidRPr="002C741E" w14:paraId="6455FFC1" w14:textId="77777777" w:rsidTr="002C741E">
        <w:trPr>
          <w:trHeight w:val="11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D0F2E"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2</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CC2E7A" w14:textId="77777777" w:rsidR="002C741E" w:rsidRPr="002C741E" w:rsidRDefault="002C741E" w:rsidP="002C741E">
            <w:pPr>
              <w:spacing w:before="0" w:after="0"/>
              <w:jc w:val="left"/>
              <w:rPr>
                <w:sz w:val="18"/>
                <w:szCs w:val="18"/>
                <w:lang w:eastAsia="es-CO"/>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1FE532" w14:textId="77777777" w:rsidR="002C741E" w:rsidRPr="002C741E" w:rsidRDefault="002C741E" w:rsidP="002C741E">
            <w:pPr>
              <w:spacing w:before="0" w:after="0"/>
              <w:jc w:val="left"/>
              <w:rPr>
                <w:sz w:val="18"/>
                <w:szCs w:val="18"/>
                <w:lang w:eastAsia="es-CO"/>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A89810" w14:textId="77777777" w:rsidR="002C741E" w:rsidRPr="002C741E" w:rsidRDefault="002C741E" w:rsidP="002C741E">
            <w:pPr>
              <w:spacing w:before="0" w:after="0"/>
              <w:jc w:val="center"/>
              <w:rPr>
                <w:sz w:val="18"/>
                <w:szCs w:val="18"/>
                <w:lang w:eastAsia="es-CO"/>
              </w:rPr>
            </w:pPr>
            <w:r w:rsidRPr="002C741E">
              <w:rPr>
                <w:sz w:val="18"/>
                <w:szCs w:val="18"/>
                <w:lang w:eastAsia="es-CO"/>
              </w:rPr>
              <w:t>BoW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DE830B" w14:textId="77777777" w:rsidR="002C741E" w:rsidRPr="002C741E" w:rsidRDefault="002C741E" w:rsidP="002C741E">
            <w:pPr>
              <w:spacing w:before="0" w:after="0"/>
              <w:jc w:val="right"/>
              <w:rPr>
                <w:sz w:val="18"/>
                <w:szCs w:val="18"/>
                <w:lang w:eastAsia="es-CO"/>
              </w:rPr>
            </w:pPr>
            <w:r w:rsidRPr="002C741E">
              <w:rPr>
                <w:sz w:val="18"/>
                <w:szCs w:val="18"/>
                <w:lang w:eastAsia="es-CO"/>
              </w:rPr>
              <w:t>88.90%</w:t>
            </w:r>
          </w:p>
        </w:tc>
      </w:tr>
      <w:tr w:rsidR="002C741E" w:rsidRPr="002C741E" w14:paraId="3B02D371" w14:textId="77777777" w:rsidTr="002C741E">
        <w:trPr>
          <w:trHeight w:val="11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41893F"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3</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73B1293" w14:textId="77777777" w:rsidR="002C741E" w:rsidRPr="002C741E" w:rsidRDefault="002C741E" w:rsidP="002C741E">
            <w:pPr>
              <w:spacing w:before="0" w:after="0"/>
              <w:jc w:val="left"/>
              <w:rPr>
                <w:sz w:val="18"/>
                <w:szCs w:val="18"/>
                <w:lang w:eastAsia="es-CO"/>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445F53" w14:textId="77777777" w:rsidR="002C741E" w:rsidRPr="002C741E" w:rsidRDefault="002C741E" w:rsidP="002C741E">
            <w:pPr>
              <w:spacing w:before="0" w:after="0"/>
              <w:jc w:val="center"/>
              <w:rPr>
                <w:sz w:val="18"/>
                <w:szCs w:val="18"/>
                <w:lang w:eastAsia="es-CO"/>
              </w:rPr>
            </w:pPr>
            <w:r w:rsidRPr="002C741E">
              <w:rPr>
                <w:sz w:val="18"/>
                <w:szCs w:val="18"/>
                <w:lang w:eastAsia="es-CO"/>
              </w:rPr>
              <w:t>HMM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09EFC3" w14:textId="77777777" w:rsidR="002C741E" w:rsidRPr="002C741E" w:rsidRDefault="002C741E" w:rsidP="002C741E">
            <w:pPr>
              <w:spacing w:before="0" w:after="0"/>
              <w:jc w:val="center"/>
              <w:rPr>
                <w:sz w:val="18"/>
                <w:szCs w:val="18"/>
                <w:lang w:eastAsia="es-CO"/>
              </w:rPr>
            </w:pPr>
            <w:r w:rsidRPr="002C741E">
              <w:rPr>
                <w:sz w:val="18"/>
                <w:szCs w:val="18"/>
                <w:lang w:eastAsia="es-CO"/>
              </w:rPr>
              <w:t>HMM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3FC204" w14:textId="77777777" w:rsidR="002C741E" w:rsidRPr="002C741E" w:rsidRDefault="002C741E" w:rsidP="002C741E">
            <w:pPr>
              <w:spacing w:before="0" w:after="0"/>
              <w:jc w:val="right"/>
              <w:rPr>
                <w:sz w:val="18"/>
                <w:szCs w:val="18"/>
                <w:lang w:eastAsia="es-CO"/>
              </w:rPr>
            </w:pPr>
            <w:r w:rsidRPr="002C741E">
              <w:rPr>
                <w:sz w:val="18"/>
                <w:szCs w:val="18"/>
                <w:lang w:eastAsia="es-CO"/>
              </w:rPr>
              <w:t>68.10%</w:t>
            </w:r>
          </w:p>
        </w:tc>
      </w:tr>
      <w:tr w:rsidR="002C741E" w:rsidRPr="002C741E" w14:paraId="7CEEEF05" w14:textId="77777777" w:rsidTr="002C741E">
        <w:trPr>
          <w:trHeight w:val="11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767488"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4</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961877C" w14:textId="77777777" w:rsidR="002C741E" w:rsidRPr="002C741E" w:rsidRDefault="002C741E" w:rsidP="002C741E">
            <w:pPr>
              <w:spacing w:before="0" w:after="0"/>
              <w:jc w:val="left"/>
              <w:rPr>
                <w:sz w:val="18"/>
                <w:szCs w:val="18"/>
                <w:lang w:eastAsia="es-CO"/>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D97601C" w14:textId="77777777" w:rsidR="002C741E" w:rsidRPr="002C741E" w:rsidRDefault="002C741E" w:rsidP="002C741E">
            <w:pPr>
              <w:spacing w:before="0" w:after="0"/>
              <w:jc w:val="left"/>
              <w:rPr>
                <w:sz w:val="18"/>
                <w:szCs w:val="18"/>
                <w:lang w:eastAsia="es-CO"/>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4EF79F" w14:textId="77777777" w:rsidR="002C741E" w:rsidRPr="002C741E" w:rsidRDefault="002C741E" w:rsidP="002C741E">
            <w:pPr>
              <w:spacing w:before="0" w:after="0"/>
              <w:jc w:val="center"/>
              <w:rPr>
                <w:sz w:val="18"/>
                <w:szCs w:val="18"/>
                <w:lang w:eastAsia="es-CO"/>
              </w:rPr>
            </w:pPr>
            <w:r w:rsidRPr="002C741E">
              <w:rPr>
                <w:sz w:val="18"/>
                <w:szCs w:val="18"/>
                <w:lang w:eastAsia="es-CO"/>
              </w:rPr>
              <w:t>BoW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E8CDD" w14:textId="77777777" w:rsidR="002C741E" w:rsidRPr="002C741E" w:rsidRDefault="002C741E" w:rsidP="002C741E">
            <w:pPr>
              <w:spacing w:before="0" w:after="0"/>
              <w:jc w:val="right"/>
              <w:rPr>
                <w:sz w:val="18"/>
                <w:szCs w:val="18"/>
                <w:lang w:eastAsia="es-CO"/>
              </w:rPr>
            </w:pPr>
            <w:r w:rsidRPr="002C741E">
              <w:rPr>
                <w:sz w:val="18"/>
                <w:szCs w:val="18"/>
                <w:lang w:eastAsia="es-CO"/>
              </w:rPr>
              <w:t>87.93%</w:t>
            </w:r>
          </w:p>
        </w:tc>
      </w:tr>
      <w:tr w:rsidR="002C741E" w:rsidRPr="002C741E" w14:paraId="44265E64" w14:textId="77777777" w:rsidTr="002C741E">
        <w:trPr>
          <w:trHeight w:val="11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5492DE"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5</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9338D2" w14:textId="77777777" w:rsidR="002C741E" w:rsidRPr="002C741E" w:rsidRDefault="002C741E" w:rsidP="002C741E">
            <w:pPr>
              <w:spacing w:before="0" w:after="0"/>
              <w:jc w:val="center"/>
              <w:rPr>
                <w:sz w:val="18"/>
                <w:szCs w:val="18"/>
                <w:lang w:eastAsia="es-CO"/>
              </w:rPr>
            </w:pPr>
            <w:r w:rsidRPr="002C741E">
              <w:rPr>
                <w:sz w:val="18"/>
                <w:szCs w:val="18"/>
                <w:lang w:eastAsia="es-CO"/>
              </w:rPr>
              <w:t>SVM</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F7B8F7" w14:textId="77777777" w:rsidR="002C741E" w:rsidRPr="002C741E" w:rsidRDefault="002C741E" w:rsidP="002C741E">
            <w:pPr>
              <w:spacing w:before="0" w:after="0"/>
              <w:jc w:val="center"/>
              <w:rPr>
                <w:sz w:val="18"/>
                <w:szCs w:val="18"/>
                <w:lang w:eastAsia="es-CO"/>
              </w:rPr>
            </w:pPr>
            <w:r w:rsidRPr="002C741E">
              <w:rPr>
                <w:sz w:val="18"/>
                <w:szCs w:val="18"/>
                <w:lang w:eastAsia="es-CO"/>
              </w:rPr>
              <w:t>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7FAC0F" w14:textId="77777777" w:rsidR="002C741E" w:rsidRPr="002C741E" w:rsidRDefault="002C741E" w:rsidP="002C741E">
            <w:pPr>
              <w:spacing w:before="0" w:after="0"/>
              <w:jc w:val="center"/>
              <w:rPr>
                <w:sz w:val="18"/>
                <w:szCs w:val="18"/>
                <w:lang w:eastAsia="es-CO"/>
              </w:rPr>
            </w:pPr>
            <w:r w:rsidRPr="002C741E">
              <w:rPr>
                <w:sz w:val="18"/>
                <w:szCs w:val="18"/>
                <w:lang w:eastAsia="es-CO"/>
              </w:rPr>
              <w:t>HMM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F86423" w14:textId="77777777" w:rsidR="002C741E" w:rsidRPr="002C741E" w:rsidRDefault="002C741E" w:rsidP="002C741E">
            <w:pPr>
              <w:spacing w:before="0" w:after="0"/>
              <w:jc w:val="right"/>
              <w:rPr>
                <w:sz w:val="18"/>
                <w:szCs w:val="18"/>
                <w:lang w:eastAsia="es-CO"/>
              </w:rPr>
            </w:pPr>
            <w:r w:rsidRPr="002C741E">
              <w:rPr>
                <w:sz w:val="18"/>
                <w:szCs w:val="18"/>
                <w:lang w:eastAsia="es-CO"/>
              </w:rPr>
              <w:t>69.80%</w:t>
            </w:r>
          </w:p>
        </w:tc>
      </w:tr>
      <w:tr w:rsidR="002C741E" w:rsidRPr="002C741E" w14:paraId="3B3B24FF" w14:textId="77777777" w:rsidTr="002C741E">
        <w:trPr>
          <w:trHeight w:val="11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000DB4"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6</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01A7109" w14:textId="77777777" w:rsidR="002C741E" w:rsidRPr="002C741E" w:rsidRDefault="002C741E" w:rsidP="002C741E">
            <w:pPr>
              <w:spacing w:before="0" w:after="0"/>
              <w:jc w:val="left"/>
              <w:rPr>
                <w:sz w:val="18"/>
                <w:szCs w:val="18"/>
                <w:lang w:eastAsia="es-CO"/>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16F140D" w14:textId="77777777" w:rsidR="002C741E" w:rsidRPr="002C741E" w:rsidRDefault="002C741E" w:rsidP="002C741E">
            <w:pPr>
              <w:spacing w:before="0" w:after="0"/>
              <w:jc w:val="left"/>
              <w:rPr>
                <w:sz w:val="18"/>
                <w:szCs w:val="18"/>
                <w:lang w:eastAsia="es-CO"/>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610FE2" w14:textId="77777777" w:rsidR="002C741E" w:rsidRPr="002C741E" w:rsidRDefault="002C741E" w:rsidP="002C741E">
            <w:pPr>
              <w:spacing w:before="0" w:after="0"/>
              <w:jc w:val="center"/>
              <w:rPr>
                <w:sz w:val="18"/>
                <w:szCs w:val="18"/>
                <w:lang w:eastAsia="es-CO"/>
              </w:rPr>
            </w:pPr>
            <w:r w:rsidRPr="002C741E">
              <w:rPr>
                <w:sz w:val="18"/>
                <w:szCs w:val="18"/>
                <w:lang w:eastAsia="es-CO"/>
              </w:rPr>
              <w:t>BoW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AB5727" w14:textId="77777777" w:rsidR="002C741E" w:rsidRPr="002C741E" w:rsidRDefault="002C741E" w:rsidP="002C741E">
            <w:pPr>
              <w:spacing w:before="0" w:after="0"/>
              <w:jc w:val="right"/>
              <w:rPr>
                <w:sz w:val="18"/>
                <w:szCs w:val="18"/>
                <w:lang w:eastAsia="es-CO"/>
              </w:rPr>
            </w:pPr>
            <w:r w:rsidRPr="002C741E">
              <w:rPr>
                <w:sz w:val="18"/>
                <w:szCs w:val="18"/>
                <w:lang w:eastAsia="es-CO"/>
              </w:rPr>
              <w:t>90.51%</w:t>
            </w:r>
          </w:p>
        </w:tc>
      </w:tr>
      <w:tr w:rsidR="002C741E" w:rsidRPr="002C741E" w14:paraId="7FF071F6" w14:textId="77777777" w:rsidTr="002C741E">
        <w:trPr>
          <w:trHeight w:val="11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071C75"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7</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6DB9BD5" w14:textId="77777777" w:rsidR="002C741E" w:rsidRPr="002C741E" w:rsidRDefault="002C741E" w:rsidP="002C741E">
            <w:pPr>
              <w:spacing w:before="0" w:after="0"/>
              <w:jc w:val="left"/>
              <w:rPr>
                <w:sz w:val="18"/>
                <w:szCs w:val="18"/>
                <w:lang w:eastAsia="es-CO"/>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F6005E" w14:textId="77777777" w:rsidR="002C741E" w:rsidRPr="002C741E" w:rsidRDefault="002C741E" w:rsidP="002C741E">
            <w:pPr>
              <w:spacing w:before="0" w:after="0"/>
              <w:jc w:val="center"/>
              <w:rPr>
                <w:sz w:val="18"/>
                <w:szCs w:val="18"/>
                <w:lang w:eastAsia="es-CO"/>
              </w:rPr>
            </w:pPr>
            <w:r w:rsidRPr="002C741E">
              <w:rPr>
                <w:sz w:val="18"/>
                <w:szCs w:val="18"/>
                <w:lang w:eastAsia="es-CO"/>
              </w:rPr>
              <w:t>HMM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78BC49" w14:textId="77777777" w:rsidR="002C741E" w:rsidRPr="002C741E" w:rsidRDefault="002C741E" w:rsidP="002C741E">
            <w:pPr>
              <w:spacing w:before="0" w:after="0"/>
              <w:jc w:val="center"/>
              <w:rPr>
                <w:sz w:val="18"/>
                <w:szCs w:val="18"/>
                <w:lang w:eastAsia="es-CO"/>
              </w:rPr>
            </w:pPr>
            <w:r w:rsidRPr="002C741E">
              <w:rPr>
                <w:sz w:val="18"/>
                <w:szCs w:val="18"/>
                <w:lang w:eastAsia="es-CO"/>
              </w:rPr>
              <w:t>HMM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DC27D2" w14:textId="77777777" w:rsidR="002C741E" w:rsidRPr="002C741E" w:rsidRDefault="002C741E" w:rsidP="002C741E">
            <w:pPr>
              <w:spacing w:before="0" w:after="0"/>
              <w:jc w:val="right"/>
              <w:rPr>
                <w:sz w:val="18"/>
                <w:szCs w:val="18"/>
                <w:lang w:eastAsia="es-CO"/>
              </w:rPr>
            </w:pPr>
            <w:r w:rsidRPr="002C741E">
              <w:rPr>
                <w:sz w:val="18"/>
                <w:szCs w:val="18"/>
                <w:lang w:eastAsia="es-CO"/>
              </w:rPr>
              <w:t>64.65%</w:t>
            </w:r>
          </w:p>
        </w:tc>
      </w:tr>
      <w:tr w:rsidR="002C741E" w:rsidRPr="002C741E" w14:paraId="41AEF0B2" w14:textId="77777777" w:rsidTr="002C741E">
        <w:trPr>
          <w:trHeight w:val="11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50DFEE"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8</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AB8727" w14:textId="77777777" w:rsidR="002C741E" w:rsidRPr="002C741E" w:rsidRDefault="002C741E" w:rsidP="002C741E">
            <w:pPr>
              <w:spacing w:before="0" w:after="0"/>
              <w:jc w:val="left"/>
              <w:rPr>
                <w:sz w:val="18"/>
                <w:szCs w:val="18"/>
                <w:lang w:eastAsia="es-CO"/>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A6CA6E6" w14:textId="77777777" w:rsidR="002C741E" w:rsidRPr="002C741E" w:rsidRDefault="002C741E" w:rsidP="002C741E">
            <w:pPr>
              <w:spacing w:before="0" w:after="0"/>
              <w:jc w:val="left"/>
              <w:rPr>
                <w:sz w:val="18"/>
                <w:szCs w:val="18"/>
                <w:lang w:eastAsia="es-CO"/>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4BCD8D" w14:textId="77777777" w:rsidR="002C741E" w:rsidRPr="002C741E" w:rsidRDefault="002C741E" w:rsidP="002C741E">
            <w:pPr>
              <w:spacing w:before="0" w:after="0"/>
              <w:jc w:val="center"/>
              <w:rPr>
                <w:sz w:val="18"/>
                <w:szCs w:val="18"/>
                <w:lang w:eastAsia="es-CO"/>
              </w:rPr>
            </w:pPr>
            <w:r w:rsidRPr="002C741E">
              <w:rPr>
                <w:sz w:val="18"/>
                <w:szCs w:val="18"/>
                <w:lang w:eastAsia="es-CO"/>
              </w:rPr>
              <w:t>BoW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1967C6" w14:textId="77777777" w:rsidR="002C741E" w:rsidRPr="002C741E" w:rsidRDefault="002C741E" w:rsidP="002C741E">
            <w:pPr>
              <w:spacing w:before="0" w:after="0"/>
              <w:jc w:val="right"/>
              <w:rPr>
                <w:sz w:val="18"/>
                <w:szCs w:val="18"/>
                <w:lang w:eastAsia="es-CO"/>
              </w:rPr>
            </w:pPr>
            <w:r w:rsidRPr="002C741E">
              <w:rPr>
                <w:sz w:val="18"/>
                <w:szCs w:val="18"/>
                <w:lang w:eastAsia="es-CO"/>
              </w:rPr>
              <w:t>83.86%</w:t>
            </w:r>
          </w:p>
        </w:tc>
      </w:tr>
      <w:tr w:rsidR="002C741E" w:rsidRPr="002C741E" w14:paraId="07A144A1" w14:textId="77777777" w:rsidTr="00E267F1">
        <w:trPr>
          <w:trHeight w:val="11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54A75D"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9</w:t>
            </w:r>
          </w:p>
        </w:tc>
        <w:tc>
          <w:tcPr>
            <w:tcW w:w="0" w:type="auto"/>
            <w:gridSpan w:val="2"/>
            <w:vMerge w:val="restart"/>
            <w:tcBorders>
              <w:top w:val="single" w:sz="6" w:space="0" w:color="CCCCCC"/>
              <w:left w:val="single" w:sz="6" w:space="0" w:color="CCCCCC"/>
              <w:bottom w:val="single" w:sz="6" w:space="0" w:color="000000"/>
              <w:right w:val="single" w:sz="6" w:space="0" w:color="000000"/>
            </w:tcBorders>
            <w:shd w:val="clear" w:color="auto" w:fill="D6E3BC" w:themeFill="accent3" w:themeFillTint="66"/>
            <w:tcMar>
              <w:top w:w="30" w:type="dxa"/>
              <w:left w:w="45" w:type="dxa"/>
              <w:bottom w:w="30" w:type="dxa"/>
              <w:right w:w="45" w:type="dxa"/>
            </w:tcMar>
            <w:vAlign w:val="center"/>
            <w:hideMark/>
          </w:tcPr>
          <w:p w14:paraId="1DA59EA9" w14:textId="77777777" w:rsidR="002C741E" w:rsidRPr="002C741E" w:rsidRDefault="002C741E" w:rsidP="002C741E">
            <w:pPr>
              <w:spacing w:before="0" w:after="0"/>
              <w:jc w:val="center"/>
              <w:rPr>
                <w:sz w:val="18"/>
                <w:szCs w:val="18"/>
                <w:lang w:eastAsia="es-CO"/>
              </w:rPr>
            </w:pPr>
            <w:r w:rsidRPr="002C741E">
              <w:rPr>
                <w:sz w:val="18"/>
                <w:szCs w:val="18"/>
                <w:lang w:eastAsia="es-CO"/>
              </w:rPr>
              <w:t>CNN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C4873E" w14:textId="77777777" w:rsidR="002C741E" w:rsidRPr="002C741E" w:rsidRDefault="002C741E" w:rsidP="002C741E">
            <w:pPr>
              <w:spacing w:before="0" w:after="0"/>
              <w:jc w:val="center"/>
              <w:rPr>
                <w:sz w:val="18"/>
                <w:szCs w:val="18"/>
                <w:lang w:eastAsia="es-CO"/>
              </w:rPr>
            </w:pPr>
            <w:r w:rsidRPr="002C741E">
              <w:rPr>
                <w:sz w:val="18"/>
                <w:szCs w:val="18"/>
                <w:lang w:eastAsia="es-CO"/>
              </w:rPr>
              <w:t>HMM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854B2A" w14:textId="77777777" w:rsidR="002C741E" w:rsidRPr="002C741E" w:rsidRDefault="002C741E" w:rsidP="002C741E">
            <w:pPr>
              <w:spacing w:before="0" w:after="0"/>
              <w:jc w:val="right"/>
              <w:rPr>
                <w:sz w:val="18"/>
                <w:szCs w:val="18"/>
                <w:lang w:eastAsia="es-CO"/>
              </w:rPr>
            </w:pPr>
            <w:r w:rsidRPr="002C741E">
              <w:rPr>
                <w:sz w:val="18"/>
                <w:szCs w:val="18"/>
                <w:lang w:eastAsia="es-CO"/>
              </w:rPr>
              <w:t>72.40%</w:t>
            </w:r>
          </w:p>
        </w:tc>
      </w:tr>
      <w:tr w:rsidR="002C741E" w:rsidRPr="002C741E" w14:paraId="0D803773" w14:textId="77777777" w:rsidTr="00E267F1">
        <w:trPr>
          <w:trHeight w:val="113"/>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D29B12"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10</w:t>
            </w:r>
          </w:p>
        </w:tc>
        <w:tc>
          <w:tcPr>
            <w:tcW w:w="0" w:type="auto"/>
            <w:gridSpan w:val="2"/>
            <w:vMerge/>
            <w:tcBorders>
              <w:top w:val="single" w:sz="6" w:space="0" w:color="CCCCCC"/>
              <w:left w:val="single" w:sz="6" w:space="0" w:color="000000"/>
              <w:bottom w:val="single" w:sz="6" w:space="0" w:color="000000"/>
              <w:right w:val="single" w:sz="6" w:space="0" w:color="000000"/>
            </w:tcBorders>
            <w:shd w:val="clear" w:color="auto" w:fill="D6E3BC" w:themeFill="accent3" w:themeFillTint="66"/>
            <w:vAlign w:val="center"/>
            <w:hideMark/>
          </w:tcPr>
          <w:p w14:paraId="3A93DF6D" w14:textId="77777777" w:rsidR="002C741E" w:rsidRPr="002C741E" w:rsidRDefault="002C741E" w:rsidP="002C741E">
            <w:pPr>
              <w:spacing w:before="0" w:after="0"/>
              <w:jc w:val="left"/>
              <w:rPr>
                <w:sz w:val="18"/>
                <w:szCs w:val="18"/>
                <w:lang w:eastAsia="es-CO"/>
              </w:rPr>
            </w:pPr>
          </w:p>
        </w:tc>
        <w:tc>
          <w:tcPr>
            <w:tcW w:w="0" w:type="auto"/>
            <w:tcBorders>
              <w:top w:val="single" w:sz="6" w:space="0" w:color="CCCCCC"/>
              <w:left w:val="single" w:sz="6" w:space="0" w:color="CCCCCC"/>
              <w:bottom w:val="single" w:sz="6" w:space="0" w:color="000000"/>
              <w:right w:val="single" w:sz="6" w:space="0" w:color="000000"/>
            </w:tcBorders>
            <w:shd w:val="clear" w:color="auto" w:fill="D6E3BC" w:themeFill="accent3" w:themeFillTint="66"/>
            <w:tcMar>
              <w:top w:w="30" w:type="dxa"/>
              <w:left w:w="45" w:type="dxa"/>
              <w:bottom w:w="30" w:type="dxa"/>
              <w:right w:w="45" w:type="dxa"/>
            </w:tcMar>
            <w:vAlign w:val="center"/>
            <w:hideMark/>
          </w:tcPr>
          <w:p w14:paraId="55EF22ED" w14:textId="77777777" w:rsidR="002C741E" w:rsidRPr="002C741E" w:rsidRDefault="002C741E" w:rsidP="002C741E">
            <w:pPr>
              <w:spacing w:before="0" w:after="0"/>
              <w:jc w:val="center"/>
              <w:rPr>
                <w:sz w:val="18"/>
                <w:szCs w:val="18"/>
                <w:lang w:eastAsia="es-CO"/>
              </w:rPr>
            </w:pPr>
            <w:r w:rsidRPr="002C741E">
              <w:rPr>
                <w:sz w:val="18"/>
                <w:szCs w:val="18"/>
                <w:lang w:eastAsia="es-CO"/>
              </w:rPr>
              <w:t>BoW</w:t>
            </w:r>
          </w:p>
        </w:tc>
        <w:tc>
          <w:tcPr>
            <w:tcW w:w="0" w:type="auto"/>
            <w:tcBorders>
              <w:top w:val="single" w:sz="6" w:space="0" w:color="CCCCCC"/>
              <w:left w:val="single" w:sz="6" w:space="0" w:color="CCCCCC"/>
              <w:bottom w:val="single" w:sz="6" w:space="0" w:color="000000"/>
              <w:right w:val="single" w:sz="6" w:space="0" w:color="000000"/>
            </w:tcBorders>
            <w:shd w:val="clear" w:color="auto" w:fill="D6E3BC" w:themeFill="accent3" w:themeFillTint="66"/>
            <w:tcMar>
              <w:top w:w="30" w:type="dxa"/>
              <w:left w:w="45" w:type="dxa"/>
              <w:bottom w:w="30" w:type="dxa"/>
              <w:right w:w="45" w:type="dxa"/>
            </w:tcMar>
            <w:vAlign w:val="bottom"/>
            <w:hideMark/>
          </w:tcPr>
          <w:p w14:paraId="521BBF21" w14:textId="77777777" w:rsidR="002C741E" w:rsidRPr="002C741E" w:rsidRDefault="002C741E" w:rsidP="002C741E">
            <w:pPr>
              <w:spacing w:before="0" w:after="0"/>
              <w:jc w:val="right"/>
              <w:rPr>
                <w:sz w:val="18"/>
                <w:szCs w:val="18"/>
                <w:lang w:eastAsia="es-CO"/>
              </w:rPr>
            </w:pPr>
            <w:r w:rsidRPr="002C741E">
              <w:rPr>
                <w:sz w:val="18"/>
                <w:szCs w:val="18"/>
                <w:lang w:eastAsia="es-CO"/>
              </w:rPr>
              <w:t>93.10%</w:t>
            </w:r>
          </w:p>
        </w:tc>
      </w:tr>
      <w:tr w:rsidR="002C741E" w:rsidRPr="002C741E" w14:paraId="57929536" w14:textId="77777777" w:rsidTr="000479A6">
        <w:trPr>
          <w:trHeight w:val="35"/>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DBDDD2"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11</w:t>
            </w:r>
          </w:p>
        </w:tc>
        <w:tc>
          <w:tcPr>
            <w:tcW w:w="0" w:type="auto"/>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D966C1" w14:textId="77777777" w:rsidR="002C741E" w:rsidRPr="002C741E" w:rsidRDefault="002C741E" w:rsidP="002C741E">
            <w:pPr>
              <w:spacing w:before="0" w:after="0"/>
              <w:jc w:val="center"/>
              <w:rPr>
                <w:sz w:val="18"/>
                <w:szCs w:val="18"/>
                <w:lang w:eastAsia="es-CO"/>
              </w:rPr>
            </w:pPr>
            <w:r w:rsidRPr="002C741E">
              <w:rPr>
                <w:sz w:val="18"/>
                <w:szCs w:val="18"/>
                <w:lang w:eastAsia="es-CO"/>
              </w:rPr>
              <w:t>Ensamble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7CD0F" w14:textId="77777777" w:rsidR="002C741E" w:rsidRPr="002C741E" w:rsidRDefault="002C741E" w:rsidP="002C741E">
            <w:pPr>
              <w:spacing w:before="0" w:after="0"/>
              <w:jc w:val="right"/>
              <w:rPr>
                <w:sz w:val="18"/>
                <w:szCs w:val="18"/>
                <w:lang w:eastAsia="es-CO"/>
              </w:rPr>
            </w:pPr>
            <w:r w:rsidRPr="002C741E">
              <w:rPr>
                <w:sz w:val="18"/>
                <w:szCs w:val="18"/>
                <w:lang w:eastAsia="es-CO"/>
              </w:rPr>
              <w:t>91.37%</w:t>
            </w:r>
          </w:p>
        </w:tc>
      </w:tr>
    </w:tbl>
    <w:p w14:paraId="2D730D83" w14:textId="77777777" w:rsidR="005708BF" w:rsidRDefault="005708BF" w:rsidP="00C959F1"/>
    <w:p w14:paraId="31DA2CB6" w14:textId="05A3C0ED" w:rsidR="005708BF" w:rsidRDefault="00227EE4" w:rsidP="00C959F1">
      <w:r>
        <w:t xml:space="preserve">Los resultados obtenidos en la </w:t>
      </w:r>
      <w:r>
        <w:fldChar w:fldCharType="begin"/>
      </w:r>
      <w:r>
        <w:instrText xml:space="preserve"> REF _Ref529787292 \h </w:instrText>
      </w:r>
      <w:r>
        <w:fldChar w:fldCharType="separate"/>
      </w:r>
      <w:r w:rsidR="00A71D04">
        <w:t xml:space="preserve">Tabla </w:t>
      </w:r>
      <w:r w:rsidR="00A71D04">
        <w:rPr>
          <w:noProof/>
        </w:rPr>
        <w:t>14</w:t>
      </w:r>
      <w:r>
        <w:fldChar w:fldCharType="end"/>
      </w:r>
      <w:r>
        <w:t xml:space="preserve"> muestra que el mejor desempeño se obtuvo utilizando el modelo CNN en la clasificación de acciones, en conjunto con el modelo BoW en la clasificación de </w:t>
      </w:r>
      <w:r w:rsidR="005708BF">
        <w:t>actividades</w:t>
      </w:r>
      <w:r>
        <w:t xml:space="preserve">. A pesar </w:t>
      </w:r>
      <w:r w:rsidR="005708BF">
        <w:t xml:space="preserve">de que Dietterich et al afirmaron que el uso de métodos de ensamble proporciona mejores resultados que el uso de clasificadores en conjunto </w:t>
      </w:r>
      <w:sdt>
        <w:sdtPr>
          <w:id w:val="-858202424"/>
          <w:citation/>
        </w:sdtPr>
        <w:sdtEndPr/>
        <w:sdtContent>
          <w:r w:rsidR="005708BF">
            <w:fldChar w:fldCharType="begin"/>
          </w:r>
          <w:r w:rsidR="005708BF">
            <w:instrText xml:space="preserve"> CITATION Die00 \l 9226 </w:instrText>
          </w:r>
          <w:r w:rsidR="005708BF">
            <w:fldChar w:fldCharType="separate"/>
          </w:r>
          <w:r w:rsidR="00055293">
            <w:rPr>
              <w:noProof/>
            </w:rPr>
            <w:t>[12]</w:t>
          </w:r>
          <w:r w:rsidR="005708BF">
            <w:fldChar w:fldCharType="end"/>
          </w:r>
        </w:sdtContent>
      </w:sdt>
      <w:r w:rsidR="005708BF">
        <w:t xml:space="preserve">, los resultados del experimento manifiestan que no se logró una mejora con respecto al resultado contenido en el experimento 10. El fracaso del método de ensamble en el experimento se puede justificar cuando el error en la predicción de los modelos que intervienen en el ensamble se encuentra </w:t>
      </w:r>
      <w:r w:rsidR="00CA0A69">
        <w:t>correlacionado.</w:t>
      </w:r>
      <w:r w:rsidR="005708BF">
        <w:t xml:space="preserve"> </w:t>
      </w:r>
    </w:p>
    <w:p w14:paraId="19F21EF5" w14:textId="2514AB96" w:rsidR="00597F86" w:rsidRDefault="00597F86" w:rsidP="00C959F1">
      <w:r>
        <w:t xml:space="preserve">Aunque los resultados obtenidos al usar métodos de ensamble no supera el resultado de usar el mejor clasificador de forma individual, la </w:t>
      </w:r>
      <w:r>
        <w:fldChar w:fldCharType="begin"/>
      </w:r>
      <w:r>
        <w:instrText xml:space="preserve"> REF _Ref529787292 \h </w:instrText>
      </w:r>
      <w:r>
        <w:fldChar w:fldCharType="separate"/>
      </w:r>
      <w:r w:rsidR="00A71D04">
        <w:t xml:space="preserve">Tabla </w:t>
      </w:r>
      <w:r w:rsidR="00A71D04">
        <w:rPr>
          <w:noProof/>
        </w:rPr>
        <w:t>14</w:t>
      </w:r>
      <w:r>
        <w:fldChar w:fldCharType="end"/>
      </w:r>
      <w:r>
        <w:t xml:space="preserve"> muestra que la precisión del clasificador ensamble se encuentra aproximadamente 2% por debajo del mejor resultado. Teniendo en cuenta que en el conjunto de 10 clasificadores existen 5 que cuentan con niveles de precisión inferiores al 75%, </w:t>
      </w:r>
      <w:r w:rsidR="00DD5612">
        <w:t>se puede</w:t>
      </w:r>
      <w:r>
        <w:t xml:space="preserve"> concluir que el resultado del clasificador ensamble se encuentra por encima del promedio de los clasificadores</w:t>
      </w:r>
      <w:r w:rsidR="00DD5612">
        <w:t>. Adicionalmente, se evidencia que el uso de técnicas de ensamble</w:t>
      </w:r>
      <w:r>
        <w:t xml:space="preserve"> reduce en alguna medida el riesgo de seleccionar </w:t>
      </w:r>
      <w:r w:rsidR="00DD5612">
        <w:t>modelos que generen buenos resultados en la etapa de validación, pero que cuenten con mal desempeño durante la etapa de pruebas.</w:t>
      </w:r>
    </w:p>
    <w:p w14:paraId="535BECDD" w14:textId="7688E26C" w:rsidR="00B415EB" w:rsidRDefault="00227EE4" w:rsidP="00227EE4">
      <w:r>
        <w:lastRenderedPageBreak/>
        <w:t>Utilizando los resultados contenidos en la</w:t>
      </w:r>
      <w:r w:rsidR="007F7D32" w:rsidRPr="00B52B80">
        <w:rPr>
          <w:szCs w:val="22"/>
        </w:rPr>
        <w:t xml:space="preserve"> </w:t>
      </w:r>
      <w:r w:rsidR="007F7D32" w:rsidRPr="00B52B80">
        <w:rPr>
          <w:szCs w:val="22"/>
        </w:rPr>
        <w:fldChar w:fldCharType="begin"/>
      </w:r>
      <w:r w:rsidR="007F7D32" w:rsidRPr="00B52B80">
        <w:rPr>
          <w:szCs w:val="22"/>
        </w:rPr>
        <w:instrText xml:space="preserve"> REF _Ref529787292 \h </w:instrText>
      </w:r>
      <w:r w:rsidR="00B52B80">
        <w:rPr>
          <w:szCs w:val="22"/>
        </w:rPr>
        <w:instrText xml:space="preserve"> \* MERGEFORMAT </w:instrText>
      </w:r>
      <w:r w:rsidR="007F7D32" w:rsidRPr="00B52B80">
        <w:rPr>
          <w:szCs w:val="22"/>
        </w:rPr>
      </w:r>
      <w:r w:rsidR="007F7D32" w:rsidRPr="00B52B80">
        <w:rPr>
          <w:szCs w:val="22"/>
        </w:rPr>
        <w:fldChar w:fldCharType="separate"/>
      </w:r>
      <w:ins w:id="323" w:author="Eder Mauricio Abello Rodríguez" w:date="2018-11-30T07:35:00Z">
        <w:r w:rsidR="00A71D04" w:rsidRPr="00A71D04">
          <w:rPr>
            <w:szCs w:val="22"/>
            <w:rPrChange w:id="324" w:author="Eder Mauricio Abello Rodríguez" w:date="2018-11-30T07:35:00Z">
              <w:rPr/>
            </w:rPrChange>
          </w:rPr>
          <w:t xml:space="preserve">Tabla </w:t>
        </w:r>
        <w:r w:rsidR="00A71D04" w:rsidRPr="00A71D04">
          <w:rPr>
            <w:noProof/>
            <w:szCs w:val="22"/>
            <w:rPrChange w:id="325" w:author="Eder Mauricio Abello Rodríguez" w:date="2018-11-30T07:35:00Z">
              <w:rPr>
                <w:noProof/>
              </w:rPr>
            </w:rPrChange>
          </w:rPr>
          <w:t>14</w:t>
        </w:r>
      </w:ins>
      <w:del w:id="326" w:author="Eder Mauricio Abello Rodríguez" w:date="2018-11-30T07:35:00Z">
        <w:r w:rsidR="00FC40B8" w:rsidRPr="00A71D04" w:rsidDel="00A71D04">
          <w:rPr>
            <w:szCs w:val="22"/>
          </w:rPr>
          <w:delText xml:space="preserve">Tabla </w:delText>
        </w:r>
        <w:r w:rsidR="00FC40B8" w:rsidRPr="00A71D04" w:rsidDel="00A71D04">
          <w:rPr>
            <w:noProof/>
            <w:szCs w:val="22"/>
          </w:rPr>
          <w:delText>14</w:delText>
        </w:r>
      </w:del>
      <w:r w:rsidR="007F7D32" w:rsidRPr="00B52B80">
        <w:rPr>
          <w:szCs w:val="22"/>
        </w:rPr>
        <w:fldChar w:fldCharType="end"/>
      </w:r>
      <w:r w:rsidR="007F7D32" w:rsidRPr="00B52B80">
        <w:rPr>
          <w:szCs w:val="22"/>
        </w:rPr>
        <w:t xml:space="preserve">, </w:t>
      </w:r>
      <w:r>
        <w:rPr>
          <w:szCs w:val="22"/>
        </w:rPr>
        <w:t xml:space="preserve">la </w:t>
      </w:r>
      <w:r>
        <w:rPr>
          <w:szCs w:val="22"/>
        </w:rPr>
        <w:fldChar w:fldCharType="begin"/>
      </w:r>
      <w:r>
        <w:rPr>
          <w:szCs w:val="22"/>
        </w:rPr>
        <w:instrText xml:space="preserve"> REF _Ref529788093 \h </w:instrText>
      </w:r>
      <w:r>
        <w:rPr>
          <w:szCs w:val="22"/>
        </w:rPr>
      </w:r>
      <w:r>
        <w:rPr>
          <w:szCs w:val="22"/>
        </w:rPr>
        <w:fldChar w:fldCharType="separate"/>
      </w:r>
      <w:r w:rsidR="00A71D04">
        <w:t xml:space="preserve">Tabla </w:t>
      </w:r>
      <w:r w:rsidR="00A71D04">
        <w:rPr>
          <w:noProof/>
        </w:rPr>
        <w:t>15</w:t>
      </w:r>
      <w:r>
        <w:rPr>
          <w:szCs w:val="22"/>
        </w:rPr>
        <w:fldChar w:fldCharType="end"/>
      </w:r>
      <w:r>
        <w:rPr>
          <w:szCs w:val="22"/>
        </w:rPr>
        <w:t xml:space="preserve"> evalúa el desempeño individual de cada uno de los clasificadores dentro del modelo de reconocimiento</w:t>
      </w:r>
      <w:r w:rsidR="007F7D32">
        <w:t>.</w:t>
      </w:r>
      <w:r w:rsidR="00C959F1">
        <w:t xml:space="preserve"> </w:t>
      </w:r>
      <w:r>
        <w:t xml:space="preserve">Para cada uno de los resultados en donde el clasificador participa en el experimento, se calcula la media y la desviación estándar del conjunto de registros. Este método de evaluación es válido únicamente en el contexto del experimento, y evalúa el desempeño del clasificador en conjunto con los clasificadores de las demás etapas. </w:t>
      </w:r>
    </w:p>
    <w:p w14:paraId="089AB793" w14:textId="428324C8" w:rsidR="007F7D32" w:rsidRDefault="007F7D32" w:rsidP="002C741E">
      <w:pPr>
        <w:pStyle w:val="Descripcin"/>
      </w:pPr>
      <w:bookmarkStart w:id="327" w:name="_Ref529788093"/>
      <w:r>
        <w:t xml:space="preserve">Tabla </w:t>
      </w:r>
      <w:r>
        <w:fldChar w:fldCharType="begin"/>
      </w:r>
      <w:r>
        <w:instrText xml:space="preserve"> SEQ Tabla \* ARABIC </w:instrText>
      </w:r>
      <w:r>
        <w:fldChar w:fldCharType="separate"/>
      </w:r>
      <w:r w:rsidR="00A71D04">
        <w:rPr>
          <w:noProof/>
        </w:rPr>
        <w:t>15</w:t>
      </w:r>
      <w:r>
        <w:fldChar w:fldCharType="end"/>
      </w:r>
      <w:bookmarkEnd w:id="327"/>
      <w:r>
        <w:t xml:space="preserve">: Desempeño individual de cada uno de los clasificadores, con base </w:t>
      </w:r>
      <w:r w:rsidR="00C959F1">
        <w:t>los resultados de desempeño del sistema global.</w:t>
      </w:r>
    </w:p>
    <w:tbl>
      <w:tblPr>
        <w:tblW w:w="0" w:type="dxa"/>
        <w:jc w:val="center"/>
        <w:tblCellMar>
          <w:left w:w="0" w:type="dxa"/>
          <w:right w:w="0" w:type="dxa"/>
        </w:tblCellMar>
        <w:tblLook w:val="04A0" w:firstRow="1" w:lastRow="0" w:firstColumn="1" w:lastColumn="0" w:noHBand="0" w:noVBand="1"/>
      </w:tblPr>
      <w:tblGrid>
        <w:gridCol w:w="1030"/>
        <w:gridCol w:w="645"/>
        <w:gridCol w:w="920"/>
        <w:gridCol w:w="1030"/>
        <w:gridCol w:w="645"/>
        <w:gridCol w:w="920"/>
        <w:gridCol w:w="1030"/>
        <w:gridCol w:w="645"/>
        <w:gridCol w:w="920"/>
      </w:tblGrid>
      <w:tr w:rsidR="002C741E" w:rsidRPr="002C741E" w14:paraId="2A00EFCC" w14:textId="77777777" w:rsidTr="002C741E">
        <w:trPr>
          <w:trHeight w:val="57"/>
          <w:jc w:val="center"/>
        </w:trPr>
        <w:tc>
          <w:tcPr>
            <w:tcW w:w="0" w:type="auto"/>
            <w:gridSpan w:val="3"/>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813B59"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Poses</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CEA0F9"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Acciones</w:t>
            </w:r>
          </w:p>
        </w:tc>
        <w:tc>
          <w:tcPr>
            <w:tcW w:w="0" w:type="auto"/>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2298D"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Actividades</w:t>
            </w:r>
          </w:p>
        </w:tc>
      </w:tr>
      <w:tr w:rsidR="002C741E" w:rsidRPr="002C741E" w14:paraId="409008CC" w14:textId="77777777" w:rsidTr="002C741E">
        <w:trPr>
          <w:trHeight w:val="5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C3C68"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Clasificador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60658"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Media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4E5062"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Desviación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6EB2EB"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Clasificador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D2A9C1"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Media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7166C"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Desviación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B407C0"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Clasificador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9A1469"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Media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0DDACF" w14:textId="77777777" w:rsidR="002C741E" w:rsidRPr="002C741E" w:rsidRDefault="002C741E" w:rsidP="002C741E">
            <w:pPr>
              <w:spacing w:before="0" w:after="0"/>
              <w:jc w:val="center"/>
              <w:rPr>
                <w:b/>
                <w:bCs/>
                <w:sz w:val="18"/>
                <w:szCs w:val="18"/>
                <w:lang w:eastAsia="es-CO"/>
              </w:rPr>
            </w:pPr>
            <w:r w:rsidRPr="002C741E">
              <w:rPr>
                <w:b/>
                <w:bCs/>
                <w:sz w:val="18"/>
                <w:szCs w:val="18"/>
                <w:lang w:eastAsia="es-CO"/>
              </w:rPr>
              <w:t>Desviación</w:t>
            </w:r>
          </w:p>
        </w:tc>
      </w:tr>
      <w:tr w:rsidR="002C741E" w:rsidRPr="002C741E" w14:paraId="3D1F7DF3" w14:textId="77777777" w:rsidTr="00E267F1">
        <w:trPr>
          <w:trHeight w:val="57"/>
          <w:jc w:val="center"/>
        </w:trPr>
        <w:tc>
          <w:tcPr>
            <w:tcW w:w="0" w:type="auto"/>
            <w:tcBorders>
              <w:top w:val="single" w:sz="6" w:space="0" w:color="CCCCCC"/>
              <w:left w:val="single" w:sz="6" w:space="0" w:color="000000"/>
              <w:bottom w:val="single" w:sz="6" w:space="0" w:color="000000"/>
              <w:right w:val="single" w:sz="6" w:space="0" w:color="000000"/>
            </w:tcBorders>
            <w:shd w:val="clear" w:color="auto" w:fill="C2D69B" w:themeFill="accent3" w:themeFillTint="99"/>
            <w:tcMar>
              <w:top w:w="30" w:type="dxa"/>
              <w:left w:w="45" w:type="dxa"/>
              <w:bottom w:w="30" w:type="dxa"/>
              <w:right w:w="45" w:type="dxa"/>
            </w:tcMar>
            <w:vAlign w:val="bottom"/>
            <w:hideMark/>
          </w:tcPr>
          <w:p w14:paraId="70AE4C87" w14:textId="77777777" w:rsidR="002C741E" w:rsidRPr="002C741E" w:rsidRDefault="002C741E" w:rsidP="002C741E">
            <w:pPr>
              <w:spacing w:before="0" w:after="0"/>
              <w:jc w:val="center"/>
              <w:rPr>
                <w:sz w:val="18"/>
                <w:szCs w:val="18"/>
                <w:lang w:eastAsia="es-CO"/>
              </w:rPr>
            </w:pPr>
            <w:r w:rsidRPr="002C741E">
              <w:rPr>
                <w:sz w:val="18"/>
                <w:szCs w:val="18"/>
                <w:lang w:eastAsia="es-CO"/>
              </w:rPr>
              <w:t>NN</w:t>
            </w:r>
          </w:p>
        </w:tc>
        <w:tc>
          <w:tcPr>
            <w:tcW w:w="0" w:type="auto"/>
            <w:tcBorders>
              <w:top w:val="single" w:sz="6" w:space="0" w:color="CCCCCC"/>
              <w:left w:val="single" w:sz="6" w:space="0" w:color="CCCCCC"/>
              <w:bottom w:val="single" w:sz="6" w:space="0" w:color="000000"/>
              <w:right w:val="single" w:sz="6" w:space="0" w:color="000000"/>
            </w:tcBorders>
            <w:shd w:val="clear" w:color="auto" w:fill="C2D69B" w:themeFill="accent3" w:themeFillTint="99"/>
            <w:tcMar>
              <w:top w:w="30" w:type="dxa"/>
              <w:left w:w="45" w:type="dxa"/>
              <w:bottom w:w="30" w:type="dxa"/>
              <w:right w:w="45" w:type="dxa"/>
            </w:tcMar>
            <w:vAlign w:val="bottom"/>
            <w:hideMark/>
          </w:tcPr>
          <w:p w14:paraId="69BACFC0" w14:textId="77777777" w:rsidR="002C741E" w:rsidRPr="002C741E" w:rsidRDefault="002C741E" w:rsidP="002C741E">
            <w:pPr>
              <w:spacing w:before="0" w:after="0"/>
              <w:jc w:val="center"/>
              <w:rPr>
                <w:sz w:val="18"/>
                <w:szCs w:val="18"/>
                <w:lang w:eastAsia="es-CO"/>
              </w:rPr>
            </w:pPr>
            <w:r w:rsidRPr="002C741E">
              <w:rPr>
                <w:sz w:val="18"/>
                <w:szCs w:val="18"/>
                <w:lang w:eastAsia="es-CO"/>
              </w:rPr>
              <w:t>78.26%</w:t>
            </w:r>
          </w:p>
        </w:tc>
        <w:tc>
          <w:tcPr>
            <w:tcW w:w="0" w:type="auto"/>
            <w:tcBorders>
              <w:top w:val="single" w:sz="6" w:space="0" w:color="CCCCCC"/>
              <w:left w:val="single" w:sz="6" w:space="0" w:color="CCCCCC"/>
              <w:bottom w:val="single" w:sz="6" w:space="0" w:color="000000"/>
              <w:right w:val="single" w:sz="6" w:space="0" w:color="000000"/>
            </w:tcBorders>
            <w:shd w:val="clear" w:color="auto" w:fill="C2D69B" w:themeFill="accent3" w:themeFillTint="99"/>
            <w:tcMar>
              <w:top w:w="30" w:type="dxa"/>
              <w:left w:w="45" w:type="dxa"/>
              <w:bottom w:w="30" w:type="dxa"/>
              <w:right w:w="45" w:type="dxa"/>
            </w:tcMar>
            <w:vAlign w:val="bottom"/>
            <w:hideMark/>
          </w:tcPr>
          <w:p w14:paraId="3EC0EA91" w14:textId="77777777" w:rsidR="002C741E" w:rsidRPr="002C741E" w:rsidRDefault="002C741E" w:rsidP="002C741E">
            <w:pPr>
              <w:spacing w:before="0" w:after="0"/>
              <w:jc w:val="center"/>
              <w:rPr>
                <w:sz w:val="18"/>
                <w:szCs w:val="18"/>
                <w:lang w:eastAsia="es-CO"/>
              </w:rPr>
            </w:pPr>
            <w:r w:rsidRPr="002C741E">
              <w:rPr>
                <w:sz w:val="18"/>
                <w:szCs w:val="18"/>
                <w:lang w:eastAsia="es-CO"/>
              </w:rPr>
              <w:t>11.74%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39326" w14:textId="77777777" w:rsidR="002C741E" w:rsidRPr="002C741E" w:rsidRDefault="002C741E" w:rsidP="002C741E">
            <w:pPr>
              <w:spacing w:before="0" w:after="0"/>
              <w:jc w:val="center"/>
              <w:rPr>
                <w:sz w:val="18"/>
                <w:szCs w:val="18"/>
                <w:lang w:eastAsia="es-CO"/>
              </w:rPr>
            </w:pPr>
            <w:r w:rsidRPr="002C741E">
              <w:rPr>
                <w:sz w:val="18"/>
                <w:szCs w:val="18"/>
                <w:lang w:eastAsia="es-CO"/>
              </w:rPr>
              <w:t>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60BD71" w14:textId="77777777" w:rsidR="002C741E" w:rsidRPr="002C741E" w:rsidRDefault="002C741E" w:rsidP="002C741E">
            <w:pPr>
              <w:spacing w:before="0" w:after="0"/>
              <w:jc w:val="center"/>
              <w:rPr>
                <w:sz w:val="18"/>
                <w:szCs w:val="18"/>
                <w:lang w:eastAsia="es-CO"/>
              </w:rPr>
            </w:pPr>
            <w:r w:rsidRPr="002C741E">
              <w:rPr>
                <w:sz w:val="18"/>
                <w:szCs w:val="18"/>
                <w:lang w:eastAsia="es-CO"/>
              </w:rPr>
              <w:t>79.33%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0916E" w14:textId="77777777" w:rsidR="002C741E" w:rsidRPr="002C741E" w:rsidRDefault="002C741E" w:rsidP="002C741E">
            <w:pPr>
              <w:spacing w:before="0" w:after="0"/>
              <w:jc w:val="center"/>
              <w:rPr>
                <w:sz w:val="18"/>
                <w:szCs w:val="18"/>
                <w:lang w:eastAsia="es-CO"/>
              </w:rPr>
            </w:pPr>
            <w:r w:rsidRPr="002C741E">
              <w:rPr>
                <w:sz w:val="18"/>
                <w:szCs w:val="18"/>
                <w:lang w:eastAsia="es-CO"/>
              </w:rPr>
              <w:t>12.02%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E8330D" w14:textId="77777777" w:rsidR="002C741E" w:rsidRPr="002C741E" w:rsidRDefault="002C741E" w:rsidP="002C741E">
            <w:pPr>
              <w:spacing w:before="0" w:after="0"/>
              <w:jc w:val="center"/>
              <w:rPr>
                <w:sz w:val="18"/>
                <w:szCs w:val="18"/>
                <w:lang w:eastAsia="es-CO"/>
              </w:rPr>
            </w:pPr>
            <w:r w:rsidRPr="002C741E">
              <w:rPr>
                <w:sz w:val="18"/>
                <w:szCs w:val="18"/>
                <w:lang w:eastAsia="es-CO"/>
              </w:rPr>
              <w:t>HMM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FB70F0" w14:textId="77777777" w:rsidR="002C741E" w:rsidRPr="002C741E" w:rsidRDefault="002C741E" w:rsidP="002C741E">
            <w:pPr>
              <w:spacing w:before="0" w:after="0"/>
              <w:jc w:val="center"/>
              <w:rPr>
                <w:sz w:val="18"/>
                <w:szCs w:val="18"/>
                <w:lang w:eastAsia="es-CO"/>
              </w:rPr>
            </w:pPr>
            <w:r w:rsidRPr="002C741E">
              <w:rPr>
                <w:sz w:val="18"/>
                <w:szCs w:val="18"/>
                <w:lang w:eastAsia="es-CO"/>
              </w:rPr>
              <w:t>68.61%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85A5E" w14:textId="77777777" w:rsidR="002C741E" w:rsidRPr="002C741E" w:rsidRDefault="002C741E" w:rsidP="002C741E">
            <w:pPr>
              <w:spacing w:before="0" w:after="0"/>
              <w:jc w:val="center"/>
              <w:rPr>
                <w:sz w:val="18"/>
                <w:szCs w:val="18"/>
                <w:lang w:eastAsia="es-CO"/>
              </w:rPr>
            </w:pPr>
            <w:r w:rsidRPr="002C741E">
              <w:rPr>
                <w:sz w:val="18"/>
                <w:szCs w:val="18"/>
                <w:lang w:eastAsia="es-CO"/>
              </w:rPr>
              <w:t>2.83%</w:t>
            </w:r>
          </w:p>
        </w:tc>
      </w:tr>
      <w:tr w:rsidR="002C741E" w:rsidRPr="002C741E" w14:paraId="6E888C9C" w14:textId="77777777" w:rsidTr="00E267F1">
        <w:trPr>
          <w:trHeight w:val="5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2F96C9" w14:textId="77777777" w:rsidR="002C741E" w:rsidRPr="002C741E" w:rsidRDefault="002C741E" w:rsidP="002C741E">
            <w:pPr>
              <w:spacing w:before="0" w:after="0"/>
              <w:jc w:val="center"/>
              <w:rPr>
                <w:sz w:val="18"/>
                <w:szCs w:val="18"/>
                <w:lang w:eastAsia="es-CO"/>
              </w:rPr>
            </w:pPr>
            <w:r w:rsidRPr="002C741E">
              <w:rPr>
                <w:sz w:val="18"/>
                <w:szCs w:val="18"/>
                <w:lang w:eastAsia="es-CO"/>
              </w:rPr>
              <w:t>SVM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B8901C" w14:textId="77777777" w:rsidR="002C741E" w:rsidRPr="002C741E" w:rsidRDefault="002C741E" w:rsidP="002C741E">
            <w:pPr>
              <w:spacing w:before="0" w:after="0"/>
              <w:jc w:val="center"/>
              <w:rPr>
                <w:sz w:val="18"/>
                <w:szCs w:val="18"/>
                <w:lang w:eastAsia="es-CO"/>
              </w:rPr>
            </w:pPr>
            <w:r w:rsidRPr="002C741E">
              <w:rPr>
                <w:sz w:val="18"/>
                <w:szCs w:val="18"/>
                <w:lang w:eastAsia="es-CO"/>
              </w:rPr>
              <w:t>77.21%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D5C02" w14:textId="77777777" w:rsidR="002C741E" w:rsidRPr="002C741E" w:rsidRDefault="002C741E" w:rsidP="002C741E">
            <w:pPr>
              <w:spacing w:before="0" w:after="0"/>
              <w:jc w:val="center"/>
              <w:rPr>
                <w:sz w:val="18"/>
                <w:szCs w:val="18"/>
                <w:lang w:eastAsia="es-CO"/>
              </w:rPr>
            </w:pPr>
            <w:r w:rsidRPr="002C741E">
              <w:rPr>
                <w:sz w:val="18"/>
                <w:szCs w:val="18"/>
                <w:lang w:eastAsia="es-CO"/>
              </w:rPr>
              <w:t>12.02%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3FB0C3" w14:textId="77777777" w:rsidR="002C741E" w:rsidRPr="002C741E" w:rsidRDefault="002C741E" w:rsidP="002C741E">
            <w:pPr>
              <w:spacing w:before="0" w:after="0"/>
              <w:jc w:val="center"/>
              <w:rPr>
                <w:sz w:val="18"/>
                <w:szCs w:val="18"/>
                <w:lang w:eastAsia="es-CO"/>
              </w:rPr>
            </w:pPr>
            <w:r w:rsidRPr="002C741E">
              <w:rPr>
                <w:sz w:val="18"/>
                <w:szCs w:val="18"/>
                <w:lang w:eastAsia="es-CO"/>
              </w:rPr>
              <w:t>HMM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6D0260" w14:textId="77777777" w:rsidR="002C741E" w:rsidRPr="002C741E" w:rsidRDefault="002C741E" w:rsidP="002C741E">
            <w:pPr>
              <w:spacing w:before="0" w:after="0"/>
              <w:jc w:val="center"/>
              <w:rPr>
                <w:sz w:val="18"/>
                <w:szCs w:val="18"/>
                <w:lang w:eastAsia="es-CO"/>
              </w:rPr>
            </w:pPr>
            <w:r w:rsidRPr="002C741E">
              <w:rPr>
                <w:sz w:val="18"/>
                <w:szCs w:val="18"/>
                <w:lang w:eastAsia="es-CO"/>
              </w:rPr>
              <w:t>76.14%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011F66" w14:textId="77777777" w:rsidR="002C741E" w:rsidRPr="002C741E" w:rsidRDefault="002C741E" w:rsidP="002C741E">
            <w:pPr>
              <w:spacing w:before="0" w:after="0"/>
              <w:jc w:val="center"/>
              <w:rPr>
                <w:sz w:val="18"/>
                <w:szCs w:val="18"/>
                <w:lang w:eastAsia="es-CO"/>
              </w:rPr>
            </w:pPr>
            <w:r w:rsidRPr="002C741E">
              <w:rPr>
                <w:sz w:val="18"/>
                <w:szCs w:val="18"/>
                <w:lang w:eastAsia="es-CO"/>
              </w:rPr>
              <w:t>11.48%</w:t>
            </w:r>
          </w:p>
        </w:tc>
        <w:tc>
          <w:tcPr>
            <w:tcW w:w="0" w:type="auto"/>
            <w:tcBorders>
              <w:top w:val="single" w:sz="6" w:space="0" w:color="CCCCCC"/>
              <w:left w:val="single" w:sz="6" w:space="0" w:color="CCCCCC"/>
              <w:bottom w:val="single" w:sz="6" w:space="0" w:color="000000"/>
              <w:right w:val="single" w:sz="6" w:space="0" w:color="000000"/>
            </w:tcBorders>
            <w:shd w:val="clear" w:color="auto" w:fill="C2D69B" w:themeFill="accent3" w:themeFillTint="99"/>
            <w:tcMar>
              <w:top w:w="30" w:type="dxa"/>
              <w:left w:w="45" w:type="dxa"/>
              <w:bottom w:w="30" w:type="dxa"/>
              <w:right w:w="45" w:type="dxa"/>
            </w:tcMar>
            <w:vAlign w:val="bottom"/>
            <w:hideMark/>
          </w:tcPr>
          <w:p w14:paraId="781E7613" w14:textId="77777777" w:rsidR="002C741E" w:rsidRPr="002C741E" w:rsidRDefault="00CA0A69" w:rsidP="002C741E">
            <w:pPr>
              <w:spacing w:before="0" w:after="0"/>
              <w:jc w:val="center"/>
              <w:rPr>
                <w:sz w:val="18"/>
                <w:szCs w:val="18"/>
                <w:lang w:eastAsia="es-CO"/>
              </w:rPr>
            </w:pPr>
            <w:r>
              <w:rPr>
                <w:sz w:val="18"/>
                <w:szCs w:val="18"/>
                <w:lang w:eastAsia="es-CO"/>
              </w:rPr>
              <w:t>BoW</w:t>
            </w:r>
          </w:p>
        </w:tc>
        <w:tc>
          <w:tcPr>
            <w:tcW w:w="0" w:type="auto"/>
            <w:tcBorders>
              <w:top w:val="single" w:sz="6" w:space="0" w:color="CCCCCC"/>
              <w:left w:val="single" w:sz="6" w:space="0" w:color="CCCCCC"/>
              <w:bottom w:val="single" w:sz="6" w:space="0" w:color="000000"/>
              <w:right w:val="single" w:sz="6" w:space="0" w:color="000000"/>
            </w:tcBorders>
            <w:shd w:val="clear" w:color="auto" w:fill="C2D69B" w:themeFill="accent3" w:themeFillTint="99"/>
            <w:tcMar>
              <w:top w:w="30" w:type="dxa"/>
              <w:left w:w="45" w:type="dxa"/>
              <w:bottom w:w="30" w:type="dxa"/>
              <w:right w:w="45" w:type="dxa"/>
            </w:tcMar>
            <w:vAlign w:val="bottom"/>
            <w:hideMark/>
          </w:tcPr>
          <w:p w14:paraId="43A4B7EE" w14:textId="77777777" w:rsidR="002C741E" w:rsidRPr="002C741E" w:rsidRDefault="002C741E" w:rsidP="002C741E">
            <w:pPr>
              <w:spacing w:before="0" w:after="0"/>
              <w:jc w:val="center"/>
              <w:rPr>
                <w:sz w:val="18"/>
                <w:szCs w:val="18"/>
                <w:lang w:eastAsia="es-CO"/>
              </w:rPr>
            </w:pPr>
            <w:r w:rsidRPr="002C741E">
              <w:rPr>
                <w:sz w:val="18"/>
                <w:szCs w:val="18"/>
                <w:lang w:eastAsia="es-CO"/>
              </w:rPr>
              <w:t>88.86%</w:t>
            </w:r>
          </w:p>
        </w:tc>
        <w:tc>
          <w:tcPr>
            <w:tcW w:w="0" w:type="auto"/>
            <w:tcBorders>
              <w:top w:val="single" w:sz="6" w:space="0" w:color="CCCCCC"/>
              <w:left w:val="single" w:sz="6" w:space="0" w:color="CCCCCC"/>
              <w:bottom w:val="single" w:sz="6" w:space="0" w:color="000000"/>
              <w:right w:val="single" w:sz="6" w:space="0" w:color="000000"/>
            </w:tcBorders>
            <w:shd w:val="clear" w:color="auto" w:fill="C2D69B" w:themeFill="accent3" w:themeFillTint="99"/>
            <w:tcMar>
              <w:top w:w="30" w:type="dxa"/>
              <w:left w:w="45" w:type="dxa"/>
              <w:bottom w:w="30" w:type="dxa"/>
              <w:right w:w="45" w:type="dxa"/>
            </w:tcMar>
            <w:vAlign w:val="bottom"/>
            <w:hideMark/>
          </w:tcPr>
          <w:p w14:paraId="2130F736" w14:textId="77777777" w:rsidR="002C741E" w:rsidRPr="002C741E" w:rsidRDefault="002C741E" w:rsidP="002C741E">
            <w:pPr>
              <w:spacing w:before="0" w:after="0"/>
              <w:jc w:val="center"/>
              <w:rPr>
                <w:sz w:val="18"/>
                <w:szCs w:val="18"/>
                <w:lang w:eastAsia="es-CO"/>
              </w:rPr>
            </w:pPr>
            <w:r w:rsidRPr="002C741E">
              <w:rPr>
                <w:sz w:val="18"/>
                <w:szCs w:val="18"/>
                <w:lang w:eastAsia="es-CO"/>
              </w:rPr>
              <w:t>3.41%</w:t>
            </w:r>
          </w:p>
        </w:tc>
      </w:tr>
      <w:tr w:rsidR="00E267F1" w:rsidRPr="002C741E" w14:paraId="43617AFE" w14:textId="77777777" w:rsidTr="00E267F1">
        <w:trPr>
          <w:trHeight w:val="5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872D25" w14:textId="77777777" w:rsidR="002C741E" w:rsidRPr="002C741E" w:rsidRDefault="002C741E" w:rsidP="002C741E">
            <w:pPr>
              <w:spacing w:before="0" w:after="0"/>
              <w:jc w:val="center"/>
              <w:rPr>
                <w:sz w:val="18"/>
                <w:szCs w:val="18"/>
                <w:lang w:eastAsia="es-CO"/>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B8A47" w14:textId="77777777" w:rsidR="002C741E" w:rsidRPr="002C741E" w:rsidRDefault="002C741E" w:rsidP="002C741E">
            <w:pPr>
              <w:spacing w:before="0" w:after="0"/>
              <w:jc w:val="center"/>
              <w:rPr>
                <w:sz w:val="20"/>
                <w:lang w:eastAsia="es-CO"/>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54BB94" w14:textId="77777777" w:rsidR="002C741E" w:rsidRPr="002C741E" w:rsidRDefault="002C741E" w:rsidP="002C741E">
            <w:pPr>
              <w:spacing w:before="0" w:after="0"/>
              <w:jc w:val="center"/>
              <w:rPr>
                <w:sz w:val="20"/>
                <w:lang w:eastAsia="es-CO"/>
              </w:rPr>
            </w:pPr>
          </w:p>
        </w:tc>
        <w:tc>
          <w:tcPr>
            <w:tcW w:w="0" w:type="auto"/>
            <w:tcBorders>
              <w:top w:val="single" w:sz="6" w:space="0" w:color="CCCCCC"/>
              <w:left w:val="single" w:sz="6" w:space="0" w:color="CCCCCC"/>
              <w:bottom w:val="single" w:sz="6" w:space="0" w:color="000000"/>
              <w:right w:val="single" w:sz="6" w:space="0" w:color="000000"/>
            </w:tcBorders>
            <w:shd w:val="clear" w:color="auto" w:fill="C2D69B" w:themeFill="accent3" w:themeFillTint="99"/>
            <w:tcMar>
              <w:top w:w="30" w:type="dxa"/>
              <w:left w:w="45" w:type="dxa"/>
              <w:bottom w:w="30" w:type="dxa"/>
              <w:right w:w="45" w:type="dxa"/>
            </w:tcMar>
            <w:vAlign w:val="bottom"/>
            <w:hideMark/>
          </w:tcPr>
          <w:p w14:paraId="09AD0B4A" w14:textId="77777777" w:rsidR="002C741E" w:rsidRPr="002C741E" w:rsidRDefault="002C741E" w:rsidP="002C741E">
            <w:pPr>
              <w:spacing w:before="0" w:after="0"/>
              <w:jc w:val="center"/>
              <w:rPr>
                <w:sz w:val="18"/>
                <w:szCs w:val="18"/>
                <w:lang w:eastAsia="es-CO"/>
              </w:rPr>
            </w:pPr>
            <w:r w:rsidRPr="002C741E">
              <w:rPr>
                <w:sz w:val="18"/>
                <w:szCs w:val="18"/>
                <w:lang w:eastAsia="es-CO"/>
              </w:rPr>
              <w:t>CNN</w:t>
            </w:r>
          </w:p>
        </w:tc>
        <w:tc>
          <w:tcPr>
            <w:tcW w:w="0" w:type="auto"/>
            <w:tcBorders>
              <w:top w:val="single" w:sz="6" w:space="0" w:color="CCCCCC"/>
              <w:left w:val="single" w:sz="6" w:space="0" w:color="CCCCCC"/>
              <w:bottom w:val="single" w:sz="6" w:space="0" w:color="000000"/>
              <w:right w:val="single" w:sz="6" w:space="0" w:color="000000"/>
            </w:tcBorders>
            <w:shd w:val="clear" w:color="auto" w:fill="C2D69B" w:themeFill="accent3" w:themeFillTint="99"/>
            <w:tcMar>
              <w:top w:w="30" w:type="dxa"/>
              <w:left w:w="45" w:type="dxa"/>
              <w:bottom w:w="30" w:type="dxa"/>
              <w:right w:w="45" w:type="dxa"/>
            </w:tcMar>
            <w:vAlign w:val="bottom"/>
            <w:hideMark/>
          </w:tcPr>
          <w:p w14:paraId="4E96C65C" w14:textId="77777777" w:rsidR="002C741E" w:rsidRPr="002C741E" w:rsidRDefault="002C741E" w:rsidP="002C741E">
            <w:pPr>
              <w:spacing w:before="0" w:after="0"/>
              <w:jc w:val="center"/>
              <w:rPr>
                <w:sz w:val="18"/>
                <w:szCs w:val="18"/>
                <w:lang w:eastAsia="es-CO"/>
              </w:rPr>
            </w:pPr>
            <w:r w:rsidRPr="002C741E">
              <w:rPr>
                <w:sz w:val="18"/>
                <w:szCs w:val="18"/>
                <w:lang w:eastAsia="es-CO"/>
              </w:rPr>
              <w:t>82.75%</w:t>
            </w:r>
          </w:p>
        </w:tc>
        <w:tc>
          <w:tcPr>
            <w:tcW w:w="0" w:type="auto"/>
            <w:tcBorders>
              <w:top w:val="single" w:sz="6" w:space="0" w:color="CCCCCC"/>
              <w:left w:val="single" w:sz="6" w:space="0" w:color="CCCCCC"/>
              <w:bottom w:val="single" w:sz="6" w:space="0" w:color="000000"/>
              <w:right w:val="single" w:sz="6" w:space="0" w:color="000000"/>
            </w:tcBorders>
            <w:shd w:val="clear" w:color="auto" w:fill="C2D69B" w:themeFill="accent3" w:themeFillTint="99"/>
            <w:tcMar>
              <w:top w:w="30" w:type="dxa"/>
              <w:left w:w="45" w:type="dxa"/>
              <w:bottom w:w="30" w:type="dxa"/>
              <w:right w:w="45" w:type="dxa"/>
            </w:tcMar>
            <w:vAlign w:val="bottom"/>
            <w:hideMark/>
          </w:tcPr>
          <w:p w14:paraId="0944A545" w14:textId="77777777" w:rsidR="002C741E" w:rsidRPr="002C741E" w:rsidRDefault="002C741E" w:rsidP="002C741E">
            <w:pPr>
              <w:spacing w:before="0" w:after="0"/>
              <w:jc w:val="center"/>
              <w:rPr>
                <w:sz w:val="18"/>
                <w:szCs w:val="18"/>
                <w:lang w:eastAsia="es-CO"/>
              </w:rPr>
            </w:pPr>
            <w:r w:rsidRPr="002C741E">
              <w:rPr>
                <w:sz w:val="18"/>
                <w:szCs w:val="18"/>
                <w:lang w:eastAsia="es-CO"/>
              </w:rPr>
              <w:t>14.64%</w:t>
            </w:r>
          </w:p>
        </w:tc>
        <w:tc>
          <w:tcPr>
            <w:tcW w:w="0" w:type="auto"/>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2985067C" w14:textId="77777777" w:rsidR="002C741E" w:rsidRPr="002C741E" w:rsidRDefault="002C741E" w:rsidP="002C741E">
            <w:pPr>
              <w:spacing w:before="0" w:after="0"/>
              <w:jc w:val="center"/>
              <w:rPr>
                <w:sz w:val="18"/>
                <w:szCs w:val="18"/>
                <w:lang w:eastAsia="es-CO"/>
              </w:rPr>
            </w:pPr>
            <w:r w:rsidRPr="002C741E">
              <w:rPr>
                <w:sz w:val="18"/>
                <w:szCs w:val="18"/>
                <w:lang w:eastAsia="es-CO"/>
              </w:rPr>
              <w:t>Ensamble</w:t>
            </w:r>
          </w:p>
        </w:tc>
        <w:tc>
          <w:tcPr>
            <w:tcW w:w="0" w:type="auto"/>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6F568249" w14:textId="77777777" w:rsidR="002C741E" w:rsidRPr="002C741E" w:rsidRDefault="002C741E" w:rsidP="002C741E">
            <w:pPr>
              <w:spacing w:before="0" w:after="0"/>
              <w:jc w:val="center"/>
              <w:rPr>
                <w:sz w:val="18"/>
                <w:szCs w:val="18"/>
                <w:lang w:eastAsia="es-CO"/>
              </w:rPr>
            </w:pPr>
            <w:r w:rsidRPr="002C741E">
              <w:rPr>
                <w:sz w:val="18"/>
                <w:szCs w:val="18"/>
                <w:lang w:eastAsia="es-CO"/>
              </w:rPr>
              <w:t>91.37%</w:t>
            </w:r>
          </w:p>
        </w:tc>
        <w:tc>
          <w:tcPr>
            <w:tcW w:w="0" w:type="auto"/>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64D1100C" w14:textId="77777777" w:rsidR="002C741E" w:rsidRPr="002C741E" w:rsidRDefault="002C741E" w:rsidP="002C741E">
            <w:pPr>
              <w:spacing w:before="0" w:after="0"/>
              <w:jc w:val="center"/>
              <w:rPr>
                <w:sz w:val="18"/>
                <w:szCs w:val="18"/>
                <w:lang w:eastAsia="es-CO"/>
              </w:rPr>
            </w:pPr>
            <w:r w:rsidRPr="002C741E">
              <w:rPr>
                <w:sz w:val="18"/>
                <w:szCs w:val="18"/>
                <w:lang w:eastAsia="es-CO"/>
              </w:rPr>
              <w:t>0.00%</w:t>
            </w:r>
          </w:p>
        </w:tc>
      </w:tr>
    </w:tbl>
    <w:p w14:paraId="0DB84BED" w14:textId="77777777" w:rsidR="002C741E" w:rsidRDefault="002C741E" w:rsidP="002C741E"/>
    <w:p w14:paraId="72457AEB" w14:textId="4EB8AE18" w:rsidR="00CA0A69" w:rsidRDefault="00CA0A69" w:rsidP="002C741E">
      <w:r>
        <w:t xml:space="preserve">La </w:t>
      </w:r>
      <w:r>
        <w:fldChar w:fldCharType="begin"/>
      </w:r>
      <w:r>
        <w:instrText xml:space="preserve"> REF _Ref529788093 \h </w:instrText>
      </w:r>
      <w:r>
        <w:fldChar w:fldCharType="separate"/>
      </w:r>
      <w:r w:rsidR="00A71D04">
        <w:t xml:space="preserve">Tabla </w:t>
      </w:r>
      <w:r w:rsidR="00A71D04">
        <w:rPr>
          <w:noProof/>
        </w:rPr>
        <w:t>15</w:t>
      </w:r>
      <w:r>
        <w:fldChar w:fldCharType="end"/>
      </w:r>
      <w:r>
        <w:t xml:space="preserve"> muestra que el porcentaje de clasificación de actividades aumenta notablemente al usar modelos tipo BoW sobre HMM en la última etapa. Este resultado se puede justificar debido a que las cadenas ocultas de Markov no almacenan información sobre los estados anteriores producidos por una persona durante la ejecución de una actividad. Esta característica </w:t>
      </w:r>
      <w:r w:rsidR="006179DA">
        <w:t>ocasiona que las</w:t>
      </w:r>
      <w:r>
        <w:t xml:space="preserve"> HMM omite información relevante en la discriminación de actividades como merodear o caminar, generando el aumento del porcentaje de error en la clasificación</w:t>
      </w:r>
    </w:p>
    <w:p w14:paraId="6E896F92" w14:textId="5CD00BFB" w:rsidR="003104EC" w:rsidRDefault="00CA0A69" w:rsidP="006179DA">
      <w:r>
        <w:t xml:space="preserve">Por otra parte, el clasificador que presentó mejor desempeño en la etapa de identificación de acciones fue el modelo basado en CNN. </w:t>
      </w:r>
      <w:r w:rsidR="003104EC">
        <w:t xml:space="preserve">Hay que resaltar que el modelo basado en CNN está inspirado en el trabajo de Du et al, en donde la detección de acciones se realiza de forma directa a partir de la posición de las articulaciones </w:t>
      </w:r>
      <w:sdt>
        <w:sdtPr>
          <w:id w:val="512960827"/>
          <w:citation/>
        </w:sdtPr>
        <w:sdtEndPr/>
        <w:sdtContent>
          <w:r w:rsidR="003104EC">
            <w:fldChar w:fldCharType="begin"/>
          </w:r>
          <w:r w:rsidR="003104EC">
            <w:instrText xml:space="preserve"> CITATION DuY15 \l 9226 </w:instrText>
          </w:r>
          <w:r w:rsidR="003104EC">
            <w:fldChar w:fldCharType="separate"/>
          </w:r>
          <w:r w:rsidR="00055293">
            <w:rPr>
              <w:noProof/>
            </w:rPr>
            <w:t>[31]</w:t>
          </w:r>
          <w:r w:rsidR="003104EC">
            <w:fldChar w:fldCharType="end"/>
          </w:r>
        </w:sdtContent>
      </w:sdt>
      <w:r w:rsidR="003104EC">
        <w:t xml:space="preserve">. Estos resultados muestran que, a partir del uso de CNN se puede unificar en un solo nivel la identificación de poses y acciones, eliminando la necesidad de definir las poses base para cada una de las actividades de forma similar a lo desarrollado en la </w:t>
      </w:r>
      <w:r w:rsidR="003104EC">
        <w:fldChar w:fldCharType="begin"/>
      </w:r>
      <w:r w:rsidR="003104EC">
        <w:instrText xml:space="preserve"> REF _Ref529772367 \h </w:instrText>
      </w:r>
      <w:r w:rsidR="003104EC">
        <w:fldChar w:fldCharType="separate"/>
      </w:r>
      <w:r w:rsidR="00A71D04">
        <w:t xml:space="preserve">Tabla </w:t>
      </w:r>
      <w:r w:rsidR="00A71D04">
        <w:rPr>
          <w:noProof/>
        </w:rPr>
        <w:t>10</w:t>
      </w:r>
      <w:r w:rsidR="003104EC">
        <w:fldChar w:fldCharType="end"/>
      </w:r>
      <w:r w:rsidR="003104EC">
        <w:t>. Por otra parte, hay que resaltar que el uso del CNN involucra un mayor costo computacional que los otros métodos (NN, HMM), l</w:t>
      </w:r>
      <w:r w:rsidR="006179DA">
        <w:t>o cual puede impactar de forma negativa en los tiempos de respuesta del sistema.</w:t>
      </w:r>
    </w:p>
    <w:p w14:paraId="298A2AF4" w14:textId="0506AB42" w:rsidR="006179DA" w:rsidRDefault="006179DA" w:rsidP="006179DA">
      <w:r>
        <w:t xml:space="preserve">Adicionalmente, la </w:t>
      </w:r>
      <w:r>
        <w:fldChar w:fldCharType="begin"/>
      </w:r>
      <w:r>
        <w:instrText xml:space="preserve"> REF _Ref529788093 \h </w:instrText>
      </w:r>
      <w:r>
        <w:fldChar w:fldCharType="separate"/>
      </w:r>
      <w:r w:rsidR="00A71D04">
        <w:t xml:space="preserve">Tabla </w:t>
      </w:r>
      <w:r w:rsidR="00A71D04">
        <w:rPr>
          <w:noProof/>
        </w:rPr>
        <w:t>15</w:t>
      </w:r>
      <w:r>
        <w:fldChar w:fldCharType="end"/>
      </w:r>
      <w:r>
        <w:t xml:space="preserve"> muestra que el porcentaje de precisión clasificador HMM alcanzó un nivel aceptable con respecto al desempeño de los demás clasificadores. Sin embargo, el desempeño aceptable no fue suficiente para que HMM presentara el peor desempeño del clasificador de acciones. El bajo desempeño del HMM se puede asociar, de igual forma con la incapacidad de procesar información sobre los estados anteriores, una desventaja que impacta el resultado del sistema global de clasificación de actividades.</w:t>
      </w:r>
    </w:p>
    <w:p w14:paraId="4212ECFB" w14:textId="5E9E5676" w:rsidR="00A2593A" w:rsidRDefault="00CD755F" w:rsidP="006179DA">
      <w:r>
        <w:t xml:space="preserve">La </w:t>
      </w:r>
      <w:r>
        <w:fldChar w:fldCharType="begin"/>
      </w:r>
      <w:r>
        <w:instrText xml:space="preserve"> REF _Ref529800664 \h </w:instrText>
      </w:r>
      <w:r>
        <w:fldChar w:fldCharType="separate"/>
      </w:r>
      <w:r w:rsidR="00A71D04">
        <w:t xml:space="preserve">Tabla </w:t>
      </w:r>
      <w:r w:rsidR="00A71D04">
        <w:rPr>
          <w:noProof/>
        </w:rPr>
        <w:t>16</w:t>
      </w:r>
      <w:r>
        <w:fldChar w:fldCharType="end"/>
      </w:r>
      <w:r>
        <w:t xml:space="preserve"> muestra los resultados de clasificación del clasificador de poses que presentó mayor porcentaje de precisión en la clasificación de actividades (CNN-BoW). A pesar de que el porcentaje de clasificación supera el 90%, se puede observar que el mayor error genera al momento de clasificar la actividad bajarse del vehículo, que se confunde en mayor medida a la </w:t>
      </w:r>
      <w:r w:rsidR="00A2593A">
        <w:t>actividad</w:t>
      </w:r>
      <w:r>
        <w:t xml:space="preserve"> subirse al vehículo. Esto se puede justificar </w:t>
      </w:r>
      <w:r w:rsidR="00A2593A">
        <w:t>por</w:t>
      </w:r>
      <w:r>
        <w:t xml:space="preserve"> la forma como se diseñó el clasi</w:t>
      </w:r>
      <w:r>
        <w:lastRenderedPageBreak/>
        <w:t>ficador BoW</w:t>
      </w:r>
      <w:r w:rsidR="00A2593A">
        <w:t>, dado que la extracción del vector de clasificación se extrajo a partir del conteo de unigramas, ignorando la información secuencial contenida en el vector de acciones. Una forma de introducir información secuencial en el vector de acciones es realizar el conteo de bigramas, el cual representa una secuencia de dos acciones.</w:t>
      </w:r>
    </w:p>
    <w:p w14:paraId="6B1A418E" w14:textId="1C3C3F00" w:rsidR="006179DA" w:rsidRDefault="00CD755F" w:rsidP="000F4441">
      <w:pPr>
        <w:pStyle w:val="Descripcin"/>
        <w:jc w:val="center"/>
      </w:pPr>
      <w:bookmarkStart w:id="328" w:name="_Ref529800664"/>
      <w:r>
        <w:t xml:space="preserve">Tabla </w:t>
      </w:r>
      <w:r>
        <w:fldChar w:fldCharType="begin"/>
      </w:r>
      <w:r>
        <w:instrText xml:space="preserve"> SEQ Tabla \* ARABIC </w:instrText>
      </w:r>
      <w:r>
        <w:fldChar w:fldCharType="separate"/>
      </w:r>
      <w:r w:rsidR="00A71D04">
        <w:rPr>
          <w:noProof/>
        </w:rPr>
        <w:t>16</w:t>
      </w:r>
      <w:r>
        <w:fldChar w:fldCharType="end"/>
      </w:r>
      <w:bookmarkEnd w:id="328"/>
      <w:r>
        <w:t>: Matriz de confusión del clasificador de acciones CNN-BoW</w:t>
      </w:r>
    </w:p>
    <w:tbl>
      <w:tblPr>
        <w:tblW w:w="0" w:type="auto"/>
        <w:jc w:val="center"/>
        <w:tblCellMar>
          <w:left w:w="0" w:type="dxa"/>
          <w:right w:w="0" w:type="dxa"/>
        </w:tblCellMar>
        <w:tblLook w:val="04A0" w:firstRow="1" w:lastRow="0" w:firstColumn="1" w:lastColumn="0" w:noHBand="0" w:noVBand="1"/>
      </w:tblPr>
      <w:tblGrid>
        <w:gridCol w:w="1605"/>
        <w:gridCol w:w="411"/>
        <w:gridCol w:w="341"/>
        <w:gridCol w:w="380"/>
        <w:gridCol w:w="360"/>
        <w:gridCol w:w="366"/>
        <w:gridCol w:w="321"/>
        <w:gridCol w:w="350"/>
        <w:gridCol w:w="800"/>
      </w:tblGrid>
      <w:tr w:rsidR="00A2593A" w:rsidRPr="00A2593A" w14:paraId="4FD73145" w14:textId="77777777" w:rsidTr="000F4441">
        <w:trPr>
          <w:trHeight w:val="227"/>
          <w:jc w:val="center"/>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51E5C3" w14:textId="77777777" w:rsidR="00A2593A" w:rsidRPr="00A2593A" w:rsidRDefault="00A2593A" w:rsidP="00A2593A">
            <w:pPr>
              <w:spacing w:before="0" w:after="0"/>
              <w:jc w:val="left"/>
              <w:rPr>
                <w:sz w:val="20"/>
                <w:szCs w:val="24"/>
                <w:lang w:eastAsia="es-CO"/>
              </w:rPr>
            </w:pPr>
            <w:r>
              <w:rPr>
                <w:sz w:val="20"/>
                <w:szCs w:val="24"/>
                <w:lang w:eastAsia="es-CO"/>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E84961" w14:textId="77777777" w:rsidR="00A2593A" w:rsidRPr="00A2593A" w:rsidRDefault="00A2593A" w:rsidP="00A2593A">
            <w:pPr>
              <w:spacing w:before="0" w:after="0"/>
              <w:jc w:val="center"/>
              <w:rPr>
                <w:b/>
                <w:bCs/>
                <w:sz w:val="18"/>
                <w:szCs w:val="18"/>
                <w:lang w:eastAsia="es-CO"/>
              </w:rPr>
            </w:pPr>
            <w:r w:rsidRPr="00A2593A">
              <w:rPr>
                <w:b/>
                <w:bCs/>
                <w:sz w:val="18"/>
                <w:szCs w:val="18"/>
                <w:lang w:eastAsia="es-CO"/>
              </w:rPr>
              <w:t>FPu</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53B20E" w14:textId="77777777" w:rsidR="00A2593A" w:rsidRPr="00A2593A" w:rsidRDefault="00A2593A" w:rsidP="00A2593A">
            <w:pPr>
              <w:spacing w:before="0" w:after="0"/>
              <w:jc w:val="center"/>
              <w:rPr>
                <w:b/>
                <w:bCs/>
                <w:sz w:val="18"/>
                <w:szCs w:val="18"/>
                <w:lang w:eastAsia="es-CO"/>
              </w:rPr>
            </w:pPr>
            <w:r w:rsidRPr="00A2593A">
              <w:rPr>
                <w:b/>
                <w:bCs/>
                <w:sz w:val="18"/>
                <w:szCs w:val="18"/>
                <w:lang w:eastAsia="es-CO"/>
              </w:rPr>
              <w:t>BV</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E2962F" w14:textId="77777777" w:rsidR="00A2593A" w:rsidRPr="00A2593A" w:rsidRDefault="00A2593A" w:rsidP="00A2593A">
            <w:pPr>
              <w:spacing w:before="0" w:after="0"/>
              <w:jc w:val="center"/>
              <w:rPr>
                <w:b/>
                <w:bCs/>
                <w:sz w:val="18"/>
                <w:szCs w:val="18"/>
                <w:lang w:eastAsia="es-CO"/>
              </w:rPr>
            </w:pPr>
            <w:r w:rsidRPr="00A2593A">
              <w:rPr>
                <w:b/>
                <w:bCs/>
                <w:sz w:val="18"/>
                <w:szCs w:val="18"/>
                <w:lang w:eastAsia="es-CO"/>
              </w:rPr>
              <w:t>ME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A84D68" w14:textId="77777777" w:rsidR="00A2593A" w:rsidRPr="00A2593A" w:rsidRDefault="00A2593A" w:rsidP="00A2593A">
            <w:pPr>
              <w:spacing w:before="0" w:after="0"/>
              <w:jc w:val="center"/>
              <w:rPr>
                <w:b/>
                <w:bCs/>
                <w:sz w:val="18"/>
                <w:szCs w:val="18"/>
                <w:lang w:eastAsia="es-CO"/>
              </w:rPr>
            </w:pPr>
            <w:r w:rsidRPr="00A2593A">
              <w:rPr>
                <w:b/>
                <w:bCs/>
                <w:sz w:val="18"/>
                <w:szCs w:val="18"/>
                <w:lang w:eastAsia="es-CO"/>
              </w:rPr>
              <w:t>FPl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AE81CB" w14:textId="77777777" w:rsidR="00A2593A" w:rsidRPr="00A2593A" w:rsidRDefault="00A2593A" w:rsidP="00A2593A">
            <w:pPr>
              <w:spacing w:before="0" w:after="0"/>
              <w:jc w:val="center"/>
              <w:rPr>
                <w:b/>
                <w:bCs/>
                <w:sz w:val="18"/>
                <w:szCs w:val="18"/>
                <w:lang w:eastAsia="es-CO"/>
              </w:rPr>
            </w:pPr>
            <w:r>
              <w:rPr>
                <w:b/>
                <w:bCs/>
                <w:sz w:val="18"/>
                <w:szCs w:val="18"/>
                <w:lang w:eastAsia="es-CO"/>
              </w:rPr>
              <w:t xml:space="preserve"> </w:t>
            </w:r>
            <w:r w:rsidRPr="00A2593A">
              <w:rPr>
                <w:b/>
                <w:bCs/>
                <w:sz w:val="18"/>
                <w:szCs w:val="18"/>
                <w:lang w:eastAsia="es-CO"/>
              </w:rPr>
              <w:t>FL</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B641FC" w14:textId="77777777" w:rsidR="00A2593A" w:rsidRPr="00A2593A" w:rsidRDefault="00A2593A" w:rsidP="00A2593A">
            <w:pPr>
              <w:spacing w:before="0" w:after="0"/>
              <w:jc w:val="center"/>
              <w:rPr>
                <w:b/>
                <w:bCs/>
                <w:sz w:val="18"/>
                <w:szCs w:val="18"/>
                <w:lang w:eastAsia="es-CO"/>
              </w:rPr>
            </w:pPr>
            <w:r w:rsidRPr="00A2593A">
              <w:rPr>
                <w:b/>
                <w:bCs/>
                <w:sz w:val="18"/>
                <w:szCs w:val="18"/>
                <w:lang w:eastAsia="es-CO"/>
              </w:rPr>
              <w:t>SV</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0E1020" w14:textId="77777777" w:rsidR="00A2593A" w:rsidRPr="00A2593A" w:rsidRDefault="00A2593A" w:rsidP="00A2593A">
            <w:pPr>
              <w:spacing w:before="0" w:after="0"/>
              <w:jc w:val="center"/>
              <w:rPr>
                <w:b/>
                <w:bCs/>
                <w:sz w:val="18"/>
                <w:szCs w:val="18"/>
                <w:lang w:eastAsia="es-CO"/>
              </w:rPr>
            </w:pPr>
            <w:r w:rsidRPr="00A2593A">
              <w:rPr>
                <w:b/>
                <w:bCs/>
                <w:sz w:val="18"/>
                <w:szCs w:val="18"/>
                <w:lang w:eastAsia="es-CO"/>
              </w:rPr>
              <w:t>CA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D8295" w14:textId="77777777" w:rsidR="00A2593A" w:rsidRPr="00A2593A" w:rsidRDefault="00A2593A" w:rsidP="00A2593A">
            <w:pPr>
              <w:spacing w:before="0" w:after="0"/>
              <w:jc w:val="left"/>
              <w:rPr>
                <w:b/>
                <w:bCs/>
                <w:sz w:val="18"/>
                <w:szCs w:val="18"/>
                <w:lang w:eastAsia="es-CO"/>
              </w:rPr>
            </w:pPr>
            <w:r w:rsidRPr="00A2593A">
              <w:rPr>
                <w:b/>
                <w:bCs/>
                <w:sz w:val="18"/>
                <w:szCs w:val="18"/>
                <w:lang w:eastAsia="es-CO"/>
              </w:rPr>
              <w:t>Precisión</w:t>
            </w:r>
          </w:p>
        </w:tc>
      </w:tr>
      <w:tr w:rsidR="00A2593A" w:rsidRPr="00A2593A" w14:paraId="30A91C6B" w14:textId="77777777" w:rsidTr="000F4441">
        <w:trPr>
          <w:trHeight w:val="2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8A052E" w14:textId="77777777" w:rsidR="00A2593A" w:rsidRPr="00A2593A" w:rsidRDefault="00A2593A" w:rsidP="00A2593A">
            <w:pPr>
              <w:spacing w:before="0" w:after="0"/>
              <w:jc w:val="left"/>
              <w:rPr>
                <w:b/>
                <w:bCs/>
                <w:sz w:val="18"/>
                <w:szCs w:val="18"/>
                <w:lang w:eastAsia="es-CO"/>
              </w:rPr>
            </w:pPr>
            <w:r w:rsidRPr="00A2593A">
              <w:rPr>
                <w:b/>
                <w:bCs/>
                <w:sz w:val="18"/>
                <w:szCs w:val="18"/>
                <w:lang w:eastAsia="es-CO"/>
              </w:rPr>
              <w:t>Forcejear Puerta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F55DE0" w14:textId="77777777" w:rsidR="00A2593A" w:rsidRPr="00A2593A" w:rsidRDefault="00A2593A" w:rsidP="00A2593A">
            <w:pPr>
              <w:spacing w:before="0" w:after="0"/>
              <w:jc w:val="center"/>
              <w:rPr>
                <w:b/>
                <w:sz w:val="18"/>
                <w:szCs w:val="18"/>
                <w:lang w:eastAsia="es-CO"/>
              </w:rPr>
            </w:pPr>
            <w:r w:rsidRPr="00A2593A">
              <w:rPr>
                <w:b/>
                <w:sz w:val="18"/>
                <w:szCs w:val="18"/>
                <w:lang w:eastAsia="es-CO"/>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1F1BA4"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41E13"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B291ED"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94EE77" w14:textId="77777777" w:rsidR="00A2593A" w:rsidRPr="00A2593A" w:rsidRDefault="00A2593A" w:rsidP="00A2593A">
            <w:pPr>
              <w:spacing w:before="0" w:after="0"/>
              <w:jc w:val="center"/>
              <w:rPr>
                <w:sz w:val="18"/>
                <w:szCs w:val="18"/>
                <w:lang w:eastAsia="es-CO"/>
              </w:rPr>
            </w:pPr>
            <w:r w:rsidRPr="00A2593A">
              <w:rPr>
                <w:sz w:val="18"/>
                <w:szCs w:val="18"/>
                <w:lang w:eastAsia="es-CO"/>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8D1C02"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7824DD"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2AE53C" w14:textId="77777777" w:rsidR="00A2593A" w:rsidRPr="00A2593A" w:rsidRDefault="00A2593A" w:rsidP="00A2593A">
            <w:pPr>
              <w:spacing w:before="0" w:after="0"/>
              <w:jc w:val="right"/>
              <w:rPr>
                <w:sz w:val="18"/>
                <w:szCs w:val="18"/>
                <w:lang w:eastAsia="es-CO"/>
              </w:rPr>
            </w:pPr>
            <w:r w:rsidRPr="00A2593A">
              <w:rPr>
                <w:sz w:val="18"/>
                <w:szCs w:val="18"/>
                <w:lang w:eastAsia="es-CO"/>
              </w:rPr>
              <w:t>94.12%</w:t>
            </w:r>
          </w:p>
        </w:tc>
      </w:tr>
      <w:tr w:rsidR="00A2593A" w:rsidRPr="000F4441" w14:paraId="549FB040" w14:textId="77777777" w:rsidTr="00E267F1">
        <w:trPr>
          <w:trHeight w:val="227"/>
          <w:jc w:val="center"/>
        </w:trPr>
        <w:tc>
          <w:tcPr>
            <w:tcW w:w="0" w:type="auto"/>
            <w:tcBorders>
              <w:top w:val="single" w:sz="6" w:space="0" w:color="CCCCCC"/>
              <w:left w:val="single" w:sz="6" w:space="0" w:color="000000"/>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62B404BE" w14:textId="77777777" w:rsidR="00A2593A" w:rsidRPr="00A2593A" w:rsidRDefault="00A2593A" w:rsidP="00A2593A">
            <w:pPr>
              <w:spacing w:before="0" w:after="0"/>
              <w:jc w:val="left"/>
              <w:rPr>
                <w:b/>
                <w:bCs/>
                <w:sz w:val="18"/>
                <w:szCs w:val="18"/>
                <w:lang w:eastAsia="es-CO"/>
              </w:rPr>
            </w:pPr>
            <w:r w:rsidRPr="00A2593A">
              <w:rPr>
                <w:b/>
                <w:bCs/>
                <w:sz w:val="18"/>
                <w:szCs w:val="18"/>
                <w:lang w:eastAsia="es-CO"/>
              </w:rPr>
              <w:t>Bajarse vehículo</w:t>
            </w:r>
          </w:p>
        </w:tc>
        <w:tc>
          <w:tcPr>
            <w:tcW w:w="0" w:type="auto"/>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2F26DEFE" w14:textId="77777777" w:rsidR="00A2593A" w:rsidRPr="00A2593A" w:rsidRDefault="00A2593A" w:rsidP="00A2593A">
            <w:pPr>
              <w:spacing w:before="0" w:after="0"/>
              <w:jc w:val="center"/>
              <w:rPr>
                <w:sz w:val="18"/>
                <w:szCs w:val="18"/>
                <w:lang w:eastAsia="es-CO"/>
              </w:rPr>
            </w:pPr>
            <w:r w:rsidRPr="00A2593A">
              <w:rPr>
                <w:sz w:val="18"/>
                <w:szCs w:val="18"/>
                <w:lang w:eastAsia="es-CO"/>
              </w:rPr>
              <w:t>1</w:t>
            </w:r>
          </w:p>
        </w:tc>
        <w:tc>
          <w:tcPr>
            <w:tcW w:w="0" w:type="auto"/>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01457451" w14:textId="77777777" w:rsidR="00A2593A" w:rsidRPr="00A2593A" w:rsidRDefault="00A2593A" w:rsidP="00A2593A">
            <w:pPr>
              <w:spacing w:before="0" w:after="0"/>
              <w:jc w:val="center"/>
              <w:rPr>
                <w:b/>
                <w:sz w:val="18"/>
                <w:szCs w:val="18"/>
                <w:lang w:eastAsia="es-CO"/>
              </w:rPr>
            </w:pPr>
            <w:r w:rsidRPr="00A2593A">
              <w:rPr>
                <w:b/>
                <w:sz w:val="18"/>
                <w:szCs w:val="18"/>
                <w:lang w:eastAsia="es-CO"/>
              </w:rPr>
              <w:t>12</w:t>
            </w:r>
          </w:p>
        </w:tc>
        <w:tc>
          <w:tcPr>
            <w:tcW w:w="0" w:type="auto"/>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608C0A2F"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776FA735"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116E8468"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57DA4FD7" w14:textId="77777777" w:rsidR="00A2593A" w:rsidRPr="00A2593A" w:rsidRDefault="00A2593A" w:rsidP="00A2593A">
            <w:pPr>
              <w:spacing w:before="0" w:after="0"/>
              <w:jc w:val="center"/>
              <w:rPr>
                <w:sz w:val="18"/>
                <w:szCs w:val="18"/>
                <w:lang w:eastAsia="es-CO"/>
              </w:rPr>
            </w:pPr>
            <w:r w:rsidRPr="00A2593A">
              <w:rPr>
                <w:sz w:val="18"/>
                <w:szCs w:val="18"/>
                <w:lang w:eastAsia="es-CO"/>
              </w:rPr>
              <w:t>4</w:t>
            </w:r>
          </w:p>
        </w:tc>
        <w:tc>
          <w:tcPr>
            <w:tcW w:w="0" w:type="auto"/>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6D35BE93"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shd w:val="clear" w:color="auto" w:fill="FDE9D9" w:themeFill="accent6" w:themeFillTint="33"/>
            <w:tcMar>
              <w:top w:w="30" w:type="dxa"/>
              <w:left w:w="45" w:type="dxa"/>
              <w:bottom w:w="30" w:type="dxa"/>
              <w:right w:w="45" w:type="dxa"/>
            </w:tcMar>
            <w:vAlign w:val="bottom"/>
            <w:hideMark/>
          </w:tcPr>
          <w:p w14:paraId="41DCF494" w14:textId="77777777" w:rsidR="00A2593A" w:rsidRPr="00A2593A" w:rsidRDefault="00A2593A" w:rsidP="00A2593A">
            <w:pPr>
              <w:spacing w:before="0" w:after="0"/>
              <w:jc w:val="right"/>
              <w:rPr>
                <w:b/>
                <w:sz w:val="18"/>
                <w:szCs w:val="18"/>
                <w:lang w:eastAsia="es-CO"/>
              </w:rPr>
            </w:pPr>
            <w:r w:rsidRPr="00A2593A">
              <w:rPr>
                <w:b/>
                <w:sz w:val="18"/>
                <w:szCs w:val="18"/>
                <w:lang w:eastAsia="es-CO"/>
              </w:rPr>
              <w:t>70.59%</w:t>
            </w:r>
          </w:p>
        </w:tc>
      </w:tr>
      <w:tr w:rsidR="00A2593A" w:rsidRPr="00A2593A" w14:paraId="4E64A59A" w14:textId="77777777" w:rsidTr="000F4441">
        <w:trPr>
          <w:trHeight w:val="2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3962F7" w14:textId="77777777" w:rsidR="00A2593A" w:rsidRPr="00A2593A" w:rsidRDefault="00A2593A" w:rsidP="00A2593A">
            <w:pPr>
              <w:spacing w:before="0" w:after="0"/>
              <w:jc w:val="left"/>
              <w:rPr>
                <w:b/>
                <w:bCs/>
                <w:sz w:val="18"/>
                <w:szCs w:val="18"/>
                <w:lang w:eastAsia="es-CO"/>
              </w:rPr>
            </w:pPr>
            <w:r w:rsidRPr="00A2593A">
              <w:rPr>
                <w:b/>
                <w:bCs/>
                <w:sz w:val="18"/>
                <w:szCs w:val="18"/>
                <w:lang w:eastAsia="es-CO"/>
              </w:rPr>
              <w:t>Merodear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965DCB"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991A33"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8EEE44" w14:textId="77777777" w:rsidR="00A2593A" w:rsidRPr="00A2593A" w:rsidRDefault="00A2593A" w:rsidP="00A2593A">
            <w:pPr>
              <w:spacing w:before="0" w:after="0"/>
              <w:jc w:val="center"/>
              <w:rPr>
                <w:b/>
                <w:sz w:val="18"/>
                <w:szCs w:val="18"/>
                <w:lang w:eastAsia="es-CO"/>
              </w:rPr>
            </w:pPr>
            <w:r w:rsidRPr="00A2593A">
              <w:rPr>
                <w:b/>
                <w:sz w:val="18"/>
                <w:szCs w:val="18"/>
                <w:lang w:eastAsia="es-CO"/>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579B70"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F317BE"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E297D5"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E7AEFB"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30B38B" w14:textId="77777777" w:rsidR="00A2593A" w:rsidRPr="00A2593A" w:rsidRDefault="00A2593A" w:rsidP="00A2593A">
            <w:pPr>
              <w:spacing w:before="0" w:after="0"/>
              <w:jc w:val="right"/>
              <w:rPr>
                <w:sz w:val="18"/>
                <w:szCs w:val="18"/>
                <w:lang w:eastAsia="es-CO"/>
              </w:rPr>
            </w:pPr>
            <w:r w:rsidRPr="00A2593A">
              <w:rPr>
                <w:sz w:val="18"/>
                <w:szCs w:val="18"/>
                <w:lang w:eastAsia="es-CO"/>
              </w:rPr>
              <w:t>100.00%</w:t>
            </w:r>
          </w:p>
        </w:tc>
      </w:tr>
      <w:tr w:rsidR="00A2593A" w:rsidRPr="00A2593A" w14:paraId="75901D99" w14:textId="77777777" w:rsidTr="000F4441">
        <w:trPr>
          <w:trHeight w:val="2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31D114" w14:textId="77777777" w:rsidR="00A2593A" w:rsidRPr="00A2593A" w:rsidRDefault="00A2593A" w:rsidP="00A2593A">
            <w:pPr>
              <w:spacing w:before="0" w:after="0"/>
              <w:jc w:val="left"/>
              <w:rPr>
                <w:b/>
                <w:bCs/>
                <w:sz w:val="18"/>
                <w:szCs w:val="18"/>
                <w:lang w:eastAsia="es-CO"/>
              </w:rPr>
            </w:pPr>
            <w:r w:rsidRPr="00A2593A">
              <w:rPr>
                <w:b/>
                <w:bCs/>
                <w:sz w:val="18"/>
                <w:szCs w:val="18"/>
                <w:lang w:eastAsia="es-CO"/>
              </w:rPr>
              <w:t>Forcejear Plumillas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2E8E5C"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182BB3"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51486C"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41B46" w14:textId="77777777" w:rsidR="00A2593A" w:rsidRPr="00A2593A" w:rsidRDefault="00A2593A" w:rsidP="00A2593A">
            <w:pPr>
              <w:spacing w:before="0" w:after="0"/>
              <w:jc w:val="center"/>
              <w:rPr>
                <w:b/>
                <w:sz w:val="18"/>
                <w:szCs w:val="18"/>
                <w:lang w:eastAsia="es-CO"/>
              </w:rPr>
            </w:pPr>
            <w:r w:rsidRPr="00A2593A">
              <w:rPr>
                <w:b/>
                <w:sz w:val="18"/>
                <w:szCs w:val="18"/>
                <w:lang w:eastAsia="es-CO"/>
              </w:rPr>
              <w:t>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A6FD35"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4CBD9C"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12DE1E"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DFF393" w14:textId="77777777" w:rsidR="00A2593A" w:rsidRPr="00A2593A" w:rsidRDefault="00A2593A" w:rsidP="00A2593A">
            <w:pPr>
              <w:spacing w:before="0" w:after="0"/>
              <w:jc w:val="right"/>
              <w:rPr>
                <w:sz w:val="18"/>
                <w:szCs w:val="18"/>
                <w:lang w:eastAsia="es-CO"/>
              </w:rPr>
            </w:pPr>
            <w:r w:rsidRPr="00A2593A">
              <w:rPr>
                <w:sz w:val="18"/>
                <w:szCs w:val="18"/>
                <w:lang w:eastAsia="es-CO"/>
              </w:rPr>
              <w:t>100.00%</w:t>
            </w:r>
          </w:p>
        </w:tc>
      </w:tr>
      <w:tr w:rsidR="00A2593A" w:rsidRPr="00A2593A" w14:paraId="44021783" w14:textId="77777777" w:rsidTr="000F4441">
        <w:trPr>
          <w:trHeight w:val="2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CC7690" w14:textId="77777777" w:rsidR="00A2593A" w:rsidRPr="00A2593A" w:rsidRDefault="00A2593A" w:rsidP="00A2593A">
            <w:pPr>
              <w:spacing w:before="0" w:after="0"/>
              <w:jc w:val="left"/>
              <w:rPr>
                <w:b/>
                <w:bCs/>
                <w:sz w:val="18"/>
                <w:szCs w:val="18"/>
                <w:lang w:eastAsia="es-CO"/>
              </w:rPr>
            </w:pPr>
            <w:r w:rsidRPr="00A2593A">
              <w:rPr>
                <w:b/>
                <w:bCs/>
                <w:sz w:val="18"/>
                <w:szCs w:val="18"/>
                <w:lang w:eastAsia="es-CO"/>
              </w:rPr>
              <w:t>Forcejear Llantas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ED2F15"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33F806"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BEA4EA"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C9A1B2"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4CCEC1" w14:textId="77777777" w:rsidR="00A2593A" w:rsidRPr="00A2593A" w:rsidRDefault="00A2593A" w:rsidP="00A2593A">
            <w:pPr>
              <w:spacing w:before="0" w:after="0"/>
              <w:jc w:val="center"/>
              <w:rPr>
                <w:b/>
                <w:sz w:val="18"/>
                <w:szCs w:val="18"/>
                <w:lang w:eastAsia="es-CO"/>
              </w:rPr>
            </w:pPr>
            <w:r w:rsidRPr="00A2593A">
              <w:rPr>
                <w:b/>
                <w:sz w:val="18"/>
                <w:szCs w:val="18"/>
                <w:lang w:eastAsia="es-CO"/>
              </w:rPr>
              <w:t>15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49894"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7E6299"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995295" w14:textId="77777777" w:rsidR="00A2593A" w:rsidRPr="00A2593A" w:rsidRDefault="00A2593A" w:rsidP="00A2593A">
            <w:pPr>
              <w:spacing w:before="0" w:after="0"/>
              <w:jc w:val="right"/>
              <w:rPr>
                <w:sz w:val="18"/>
                <w:szCs w:val="18"/>
                <w:lang w:eastAsia="es-CO"/>
              </w:rPr>
            </w:pPr>
            <w:r w:rsidRPr="00A2593A">
              <w:rPr>
                <w:sz w:val="18"/>
                <w:szCs w:val="18"/>
                <w:lang w:eastAsia="es-CO"/>
              </w:rPr>
              <w:t>100.00%</w:t>
            </w:r>
          </w:p>
        </w:tc>
      </w:tr>
      <w:tr w:rsidR="00A2593A" w:rsidRPr="00A2593A" w14:paraId="1A83C725" w14:textId="77777777" w:rsidTr="000F4441">
        <w:trPr>
          <w:trHeight w:val="2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4CE052" w14:textId="77777777" w:rsidR="00A2593A" w:rsidRPr="00A2593A" w:rsidRDefault="00A2593A" w:rsidP="00A2593A">
            <w:pPr>
              <w:spacing w:before="0" w:after="0"/>
              <w:jc w:val="left"/>
              <w:rPr>
                <w:b/>
                <w:bCs/>
                <w:sz w:val="18"/>
                <w:szCs w:val="18"/>
                <w:lang w:eastAsia="es-CO"/>
              </w:rPr>
            </w:pPr>
            <w:r w:rsidRPr="00A2593A">
              <w:rPr>
                <w:b/>
                <w:bCs/>
                <w:sz w:val="18"/>
                <w:szCs w:val="18"/>
                <w:lang w:eastAsia="es-CO"/>
              </w:rPr>
              <w:t>Subirse al vehículo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467A8F"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D8B8D0"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36B684"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04AD35"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75C07E"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66D61" w14:textId="77777777" w:rsidR="00A2593A" w:rsidRPr="00A2593A" w:rsidRDefault="00A2593A" w:rsidP="00A2593A">
            <w:pPr>
              <w:spacing w:before="0" w:after="0"/>
              <w:jc w:val="center"/>
              <w:rPr>
                <w:b/>
                <w:sz w:val="18"/>
                <w:szCs w:val="18"/>
                <w:lang w:eastAsia="es-CO"/>
              </w:rPr>
            </w:pPr>
            <w:r w:rsidRPr="00A2593A">
              <w:rPr>
                <w:b/>
                <w:sz w:val="18"/>
                <w:szCs w:val="18"/>
                <w:lang w:eastAsia="es-CO"/>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7EE048" w14:textId="77777777" w:rsidR="00A2593A" w:rsidRPr="00A2593A" w:rsidRDefault="00A2593A" w:rsidP="00A2593A">
            <w:pPr>
              <w:spacing w:before="0" w:after="0"/>
              <w:jc w:val="center"/>
              <w:rPr>
                <w:sz w:val="18"/>
                <w:szCs w:val="18"/>
                <w:lang w:eastAsia="es-CO"/>
              </w:rPr>
            </w:pPr>
            <w:r w:rsidRPr="00A2593A">
              <w:rPr>
                <w:sz w:val="18"/>
                <w:szCs w:val="18"/>
                <w:lang w:eastAsia="es-CO"/>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6EECEA" w14:textId="77777777" w:rsidR="00A2593A" w:rsidRPr="00A2593A" w:rsidRDefault="00A2593A" w:rsidP="00A2593A">
            <w:pPr>
              <w:spacing w:before="0" w:after="0"/>
              <w:jc w:val="right"/>
              <w:rPr>
                <w:sz w:val="18"/>
                <w:szCs w:val="18"/>
                <w:lang w:eastAsia="es-CO"/>
              </w:rPr>
            </w:pPr>
            <w:r w:rsidRPr="00A2593A">
              <w:rPr>
                <w:sz w:val="18"/>
                <w:szCs w:val="18"/>
                <w:lang w:eastAsia="es-CO"/>
              </w:rPr>
              <w:t>94.12%</w:t>
            </w:r>
          </w:p>
        </w:tc>
      </w:tr>
      <w:tr w:rsidR="00A2593A" w:rsidRPr="00A2593A" w14:paraId="7AB2B4B4" w14:textId="77777777" w:rsidTr="000F4441">
        <w:trPr>
          <w:trHeight w:val="227"/>
          <w:jc w:val="center"/>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7B8CC4" w14:textId="77777777" w:rsidR="00A2593A" w:rsidRPr="00A2593A" w:rsidRDefault="00A2593A" w:rsidP="00A2593A">
            <w:pPr>
              <w:spacing w:before="0" w:after="0"/>
              <w:jc w:val="left"/>
              <w:rPr>
                <w:b/>
                <w:bCs/>
                <w:sz w:val="18"/>
                <w:szCs w:val="18"/>
                <w:lang w:eastAsia="es-CO"/>
              </w:rPr>
            </w:pPr>
            <w:r w:rsidRPr="00A2593A">
              <w:rPr>
                <w:b/>
                <w:bCs/>
                <w:sz w:val="18"/>
                <w:szCs w:val="18"/>
                <w:lang w:eastAsia="es-CO"/>
              </w:rPr>
              <w:t>Caminar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D40921"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F0D3A" w14:textId="77777777" w:rsidR="00A2593A" w:rsidRPr="00A2593A" w:rsidRDefault="00A2593A" w:rsidP="00A2593A">
            <w:pPr>
              <w:spacing w:before="0" w:after="0"/>
              <w:jc w:val="center"/>
              <w:rPr>
                <w:sz w:val="18"/>
                <w:szCs w:val="18"/>
                <w:lang w:eastAsia="es-CO"/>
              </w:rPr>
            </w:pPr>
            <w:r w:rsidRPr="00A2593A">
              <w:rPr>
                <w:sz w:val="18"/>
                <w:szCs w:val="18"/>
                <w:lang w:eastAsia="es-CO"/>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B6CE6"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6D6CB9"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0E5C1"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AACA00" w14:textId="77777777" w:rsidR="00A2593A" w:rsidRPr="00A2593A" w:rsidRDefault="00A2593A" w:rsidP="00A2593A">
            <w:pPr>
              <w:spacing w:before="0" w:after="0"/>
              <w:jc w:val="center"/>
              <w:rPr>
                <w:sz w:val="18"/>
                <w:szCs w:val="18"/>
                <w:lang w:eastAsia="es-CO"/>
              </w:rPr>
            </w:pPr>
            <w:r w:rsidRPr="00A2593A">
              <w:rPr>
                <w:sz w:val="18"/>
                <w:szCs w:val="18"/>
                <w:lang w:eastAsia="es-CO"/>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140DE9" w14:textId="77777777" w:rsidR="00A2593A" w:rsidRPr="00A2593A" w:rsidRDefault="00A2593A" w:rsidP="00A2593A">
            <w:pPr>
              <w:spacing w:before="0" w:after="0"/>
              <w:jc w:val="center"/>
              <w:rPr>
                <w:b/>
                <w:sz w:val="18"/>
                <w:szCs w:val="18"/>
                <w:lang w:eastAsia="es-CO"/>
              </w:rPr>
            </w:pPr>
            <w:r w:rsidRPr="00A2593A">
              <w:rPr>
                <w:b/>
                <w:sz w:val="18"/>
                <w:szCs w:val="18"/>
                <w:lang w:eastAsia="es-CO"/>
              </w:rPr>
              <w:t>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66680E" w14:textId="77777777" w:rsidR="00A2593A" w:rsidRPr="00A2593A" w:rsidRDefault="00A2593A" w:rsidP="00A2593A">
            <w:pPr>
              <w:spacing w:before="0" w:after="0"/>
              <w:jc w:val="right"/>
              <w:rPr>
                <w:sz w:val="18"/>
                <w:szCs w:val="18"/>
                <w:lang w:eastAsia="es-CO"/>
              </w:rPr>
            </w:pPr>
            <w:r w:rsidRPr="00A2593A">
              <w:rPr>
                <w:sz w:val="18"/>
                <w:szCs w:val="18"/>
                <w:lang w:eastAsia="es-CO"/>
              </w:rPr>
              <w:t>94.12%</w:t>
            </w:r>
          </w:p>
        </w:tc>
      </w:tr>
    </w:tbl>
    <w:p w14:paraId="34CB6982" w14:textId="77777777" w:rsidR="00B415EB" w:rsidRDefault="00B415EB" w:rsidP="00AE21EC"/>
    <w:p w14:paraId="7A9B6D79" w14:textId="77777777" w:rsidR="00B415EB" w:rsidRDefault="00B415EB" w:rsidP="00B415EB">
      <w:pPr>
        <w:pStyle w:val="Ttulo3"/>
        <w:rPr>
          <w:lang w:val="es-CO"/>
        </w:rPr>
      </w:pPr>
      <w:bookmarkStart w:id="329" w:name="_Toc531325745"/>
      <w:r w:rsidRPr="00B415EB">
        <w:rPr>
          <w:lang w:val="es-CO"/>
        </w:rPr>
        <w:t>Medición del desempeño de</w:t>
      </w:r>
      <w:r>
        <w:rPr>
          <w:lang w:val="es-CO"/>
        </w:rPr>
        <w:t>l modelo de inteligencia de los agentes</w:t>
      </w:r>
      <w:bookmarkEnd w:id="329"/>
    </w:p>
    <w:p w14:paraId="37C3C593" w14:textId="6B027A4D" w:rsidR="00B415EB" w:rsidRDefault="00B415EB" w:rsidP="00B415EB">
      <w:pPr>
        <w:rPr>
          <w:color w:val="000000"/>
          <w:szCs w:val="22"/>
        </w:rPr>
      </w:pPr>
      <w:r>
        <w:t xml:space="preserve">Con el objetivo de </w:t>
      </w:r>
      <w:r w:rsidR="008340E3">
        <w:t xml:space="preserve">medir el desempeño del sistema para validar su potencial aplicación en el caso de estudio seleccionado, la </w:t>
      </w:r>
      <w:r w:rsidR="008340E3">
        <w:fldChar w:fldCharType="begin"/>
      </w:r>
      <w:r w:rsidR="008340E3">
        <w:instrText xml:space="preserve"> REF _Ref529851722 \h </w:instrText>
      </w:r>
      <w:r w:rsidR="008340E3">
        <w:fldChar w:fldCharType="separate"/>
      </w:r>
      <w:r w:rsidR="00A71D04">
        <w:t xml:space="preserve">Tabla </w:t>
      </w:r>
      <w:r w:rsidR="00A71D04">
        <w:rPr>
          <w:noProof/>
        </w:rPr>
        <w:t>17</w:t>
      </w:r>
      <w:r w:rsidR="008340E3">
        <w:fldChar w:fldCharType="end"/>
      </w:r>
      <w:r w:rsidR="008340E3">
        <w:t xml:space="preserve"> muestra el tiempo requerido por cada uno de los agentes </w:t>
      </w:r>
      <w:r w:rsidR="007B5310">
        <w:t>que requieren mayor cantidad de recursos, para</w:t>
      </w:r>
      <w:r w:rsidR="008340E3">
        <w:t xml:space="preserve"> la ejecución de las funciones descritas en el </w:t>
      </w:r>
      <w:r w:rsidR="008340E3">
        <w:fldChar w:fldCharType="begin"/>
      </w:r>
      <w:r w:rsidR="008340E3">
        <w:instrText xml:space="preserve"> REF _Ref529850834 \h </w:instrText>
      </w:r>
      <w:r w:rsidR="008340E3">
        <w:fldChar w:fldCharType="separate"/>
      </w:r>
      <w:r w:rsidR="00A71D04">
        <w:t xml:space="preserve">Algoritmo </w:t>
      </w:r>
      <w:r w:rsidR="00A71D04">
        <w:rPr>
          <w:noProof/>
        </w:rPr>
        <w:t>2</w:t>
      </w:r>
      <w:r w:rsidR="008340E3">
        <w:fldChar w:fldCharType="end"/>
      </w:r>
      <w:r w:rsidR="008340E3">
        <w:t xml:space="preserve">. La captura de tiempos se realizó en un computador </w:t>
      </w:r>
      <w:r w:rsidR="008340E3">
        <w:rPr>
          <w:color w:val="000000"/>
          <w:szCs w:val="22"/>
        </w:rPr>
        <w:t xml:space="preserve">Intel Core I7 6500U con memoria RAM de 8GB y tarjeta gráfica NVIDIA 940MX. </w:t>
      </w:r>
    </w:p>
    <w:p w14:paraId="6C7F73BD" w14:textId="1092B190" w:rsidR="00DD5612" w:rsidRDefault="00DD5612" w:rsidP="00DD5612">
      <w:r>
        <w:t xml:space="preserve">Los resultados contenidos en la </w:t>
      </w:r>
      <w:r>
        <w:fldChar w:fldCharType="begin"/>
      </w:r>
      <w:r>
        <w:instrText xml:space="preserve"> REF _Ref529851722 \h </w:instrText>
      </w:r>
      <w:r>
        <w:fldChar w:fldCharType="separate"/>
      </w:r>
      <w:r w:rsidR="00A71D04">
        <w:t xml:space="preserve">Tabla </w:t>
      </w:r>
      <w:r w:rsidR="00A71D04">
        <w:rPr>
          <w:noProof/>
        </w:rPr>
        <w:t>17</w:t>
      </w:r>
      <w:r>
        <w:fldChar w:fldCharType="end"/>
      </w:r>
      <w:r>
        <w:t xml:space="preserve"> muestran que el agente que más recursos computacionales requiere en la clasificación de actividades es el agente pose (433ms en el procesamiento de una única imagen). Este valor se encuentra acorde a la tabla de tiempos publicado en la página oficial de la librería </w:t>
      </w:r>
      <w:sdt>
        <w:sdtPr>
          <w:id w:val="7878219"/>
          <w:citation/>
        </w:sdtPr>
        <w:sdtEndPr/>
        <w:sdtContent>
          <w:r>
            <w:fldChar w:fldCharType="begin"/>
          </w:r>
          <w:r>
            <w:instrText xml:space="preserve"> CITATION CMU181 \l 9226 </w:instrText>
          </w:r>
          <w:r>
            <w:fldChar w:fldCharType="separate"/>
          </w:r>
          <w:r w:rsidR="00055293">
            <w:rPr>
              <w:noProof/>
            </w:rPr>
            <w:t>[75]</w:t>
          </w:r>
          <w:r>
            <w:fldChar w:fldCharType="end"/>
          </w:r>
        </w:sdtContent>
      </w:sdt>
      <w:r>
        <w:t xml:space="preserve">. Cabe resaltar que el procesamiento de las poses se realiza con ayuda de la tarjeta gráfica NVIDIA con la cual cuenta la máquina. Sin ayuda de la tarjeta gráfica, el procesamiento que requiere la librería por cada una de las imágenes alcanzaría un valor cercano a los 4 segundos </w:t>
      </w:r>
      <w:sdt>
        <w:sdtPr>
          <w:id w:val="777151229"/>
          <w:citation/>
        </w:sdtPr>
        <w:sdtEndPr/>
        <w:sdtContent>
          <w:r>
            <w:fldChar w:fldCharType="begin"/>
          </w:r>
          <w:r>
            <w:instrText xml:space="preserve"> CITATION CMU181 \l 9226 </w:instrText>
          </w:r>
          <w:r>
            <w:fldChar w:fldCharType="separate"/>
          </w:r>
          <w:r w:rsidR="00055293">
            <w:rPr>
              <w:noProof/>
            </w:rPr>
            <w:t>[75]</w:t>
          </w:r>
          <w:r>
            <w:fldChar w:fldCharType="end"/>
          </w:r>
        </w:sdtContent>
      </w:sdt>
      <w:r>
        <w:t>.</w:t>
      </w:r>
    </w:p>
    <w:p w14:paraId="2CFF4B85" w14:textId="3537804D" w:rsidR="00DD5612" w:rsidRDefault="00DD5612" w:rsidP="00B415EB">
      <w:r>
        <w:t>Por otra parte, aunque el desempeño del agente reidentificación se encuentra por encima del agente pose, el tiempo que requiere para el procesamiento de las imágenes aún sigue siendo considerable con respecto a los otros componentes del modelo. El tiempo que consume el agente reidentificación se justifica con el uso del algoritmo K-Means al momento de realizar la extracción de los colores dominantes de la persona. Además, los recursos computacionales requeridos por el agente reidentificación aumentarán a medida que aumente el número de personas en la escena, dado que aumenta el número de veces que el sistema debe aplicar el algoritmo sobre la imagen.</w:t>
      </w:r>
    </w:p>
    <w:p w14:paraId="5900EAAE" w14:textId="7A0B4DC7" w:rsidR="008340E3" w:rsidRDefault="008340E3" w:rsidP="00307AE7">
      <w:pPr>
        <w:pStyle w:val="Descripcin"/>
        <w:jc w:val="center"/>
      </w:pPr>
      <w:bookmarkStart w:id="330" w:name="_Ref529851722"/>
      <w:r>
        <w:lastRenderedPageBreak/>
        <w:t xml:space="preserve">Tabla </w:t>
      </w:r>
      <w:r>
        <w:fldChar w:fldCharType="begin"/>
      </w:r>
      <w:r>
        <w:instrText xml:space="preserve"> SEQ Tabla \* ARABIC </w:instrText>
      </w:r>
      <w:r>
        <w:fldChar w:fldCharType="separate"/>
      </w:r>
      <w:r w:rsidR="00A71D04">
        <w:rPr>
          <w:noProof/>
        </w:rPr>
        <w:t>17</w:t>
      </w:r>
      <w:r>
        <w:fldChar w:fldCharType="end"/>
      </w:r>
      <w:bookmarkEnd w:id="330"/>
      <w:r w:rsidR="00307AE7">
        <w:t xml:space="preserve">: Mediciones de tiempos en procesos </w:t>
      </w:r>
      <w:r w:rsidR="004438BA">
        <w:t>internos de los agentes</w:t>
      </w:r>
    </w:p>
    <w:tbl>
      <w:tblPr>
        <w:tblW w:w="0" w:type="dxa"/>
        <w:tblCellMar>
          <w:left w:w="0" w:type="dxa"/>
          <w:right w:w="0" w:type="dxa"/>
        </w:tblCellMar>
        <w:tblLook w:val="04A0" w:firstRow="1" w:lastRow="0" w:firstColumn="1" w:lastColumn="0" w:noHBand="0" w:noVBand="1"/>
      </w:tblPr>
      <w:tblGrid>
        <w:gridCol w:w="1014"/>
        <w:gridCol w:w="682"/>
        <w:gridCol w:w="1292"/>
        <w:gridCol w:w="1479"/>
        <w:gridCol w:w="780"/>
        <w:gridCol w:w="862"/>
        <w:gridCol w:w="1145"/>
        <w:gridCol w:w="1116"/>
      </w:tblGrid>
      <w:tr w:rsidR="00307AE7" w:rsidRPr="00127AEF" w14:paraId="7F62140E" w14:textId="77777777" w:rsidTr="00307AE7">
        <w:trPr>
          <w:trHeight w:val="17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80C5A" w14:textId="77777777" w:rsidR="00127AEF" w:rsidRPr="00127AEF" w:rsidRDefault="00127AEF" w:rsidP="00307AE7">
            <w:pPr>
              <w:spacing w:before="0" w:after="0"/>
              <w:jc w:val="center"/>
              <w:rPr>
                <w:b/>
                <w:bCs/>
                <w:sz w:val="20"/>
                <w:lang w:eastAsia="es-CO"/>
              </w:rPr>
            </w:pPr>
            <w:r w:rsidRPr="00127AEF">
              <w:rPr>
                <w:b/>
                <w:bCs/>
                <w:sz w:val="20"/>
                <w:lang w:eastAsia="es-CO"/>
              </w:rPr>
              <w:t>Muestra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3E84D3" w14:textId="77777777" w:rsidR="00127AEF" w:rsidRPr="00127AEF" w:rsidRDefault="00127AEF" w:rsidP="00307AE7">
            <w:pPr>
              <w:spacing w:before="0" w:after="0"/>
              <w:jc w:val="center"/>
              <w:rPr>
                <w:b/>
                <w:bCs/>
                <w:sz w:val="20"/>
                <w:lang w:eastAsia="es-CO"/>
              </w:rPr>
            </w:pPr>
            <w:r w:rsidRPr="00127AEF">
              <w:rPr>
                <w:b/>
                <w:bCs/>
                <w:sz w:val="20"/>
                <w:lang w:eastAsia="es-CO"/>
              </w:rPr>
              <w:t>Poses (</w:t>
            </w:r>
            <w:r>
              <w:rPr>
                <w:b/>
                <w:bCs/>
                <w:sz w:val="20"/>
                <w:lang w:eastAsia="es-CO"/>
              </w:rPr>
              <w:t>ms</w:t>
            </w:r>
            <w:r w:rsidRPr="00127AEF">
              <w:rPr>
                <w:b/>
                <w:bCs/>
                <w:sz w:val="20"/>
                <w:lang w:eastAsia="es-CO"/>
              </w:rPr>
              <w: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7A9255" w14:textId="77777777" w:rsidR="00127AEF" w:rsidRPr="00127AEF" w:rsidRDefault="00127AEF" w:rsidP="00307AE7">
            <w:pPr>
              <w:spacing w:before="0" w:after="0"/>
              <w:jc w:val="center"/>
              <w:rPr>
                <w:b/>
                <w:bCs/>
                <w:sz w:val="20"/>
                <w:lang w:eastAsia="es-CO"/>
              </w:rPr>
            </w:pPr>
            <w:r w:rsidRPr="00127AEF">
              <w:rPr>
                <w:b/>
                <w:bCs/>
                <w:sz w:val="20"/>
                <w:lang w:eastAsia="es-CO"/>
              </w:rPr>
              <w:t>Descriptores</w:t>
            </w:r>
            <w:r>
              <w:rPr>
                <w:b/>
                <w:bCs/>
                <w:sz w:val="20"/>
                <w:lang w:eastAsia="es-CO"/>
              </w:rPr>
              <w:t xml:space="preserve"> (ms)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4C8E23" w14:textId="77777777" w:rsidR="00127AEF" w:rsidRDefault="00127AEF" w:rsidP="00307AE7">
            <w:pPr>
              <w:spacing w:before="0" w:after="0"/>
              <w:jc w:val="center"/>
              <w:rPr>
                <w:b/>
                <w:bCs/>
                <w:sz w:val="20"/>
                <w:lang w:eastAsia="es-CO"/>
              </w:rPr>
            </w:pPr>
            <w:r w:rsidRPr="00127AEF">
              <w:rPr>
                <w:b/>
                <w:bCs/>
                <w:sz w:val="20"/>
                <w:lang w:eastAsia="es-CO"/>
              </w:rPr>
              <w:t>Re</w:t>
            </w:r>
            <w:r>
              <w:rPr>
                <w:b/>
                <w:bCs/>
                <w:sz w:val="20"/>
                <w:lang w:eastAsia="es-CO"/>
              </w:rPr>
              <w:t>i</w:t>
            </w:r>
            <w:r w:rsidRPr="00127AEF">
              <w:rPr>
                <w:b/>
                <w:bCs/>
                <w:sz w:val="20"/>
                <w:lang w:eastAsia="es-CO"/>
              </w:rPr>
              <w:t>dentificación</w:t>
            </w:r>
          </w:p>
          <w:p w14:paraId="11F5A497" w14:textId="77777777" w:rsidR="00127AEF" w:rsidRPr="00127AEF" w:rsidRDefault="00127AEF" w:rsidP="00307AE7">
            <w:pPr>
              <w:spacing w:before="0" w:after="0"/>
              <w:jc w:val="center"/>
              <w:rPr>
                <w:b/>
                <w:bCs/>
                <w:sz w:val="20"/>
                <w:lang w:eastAsia="es-CO"/>
              </w:rPr>
            </w:pPr>
            <w:r>
              <w:rPr>
                <w:b/>
                <w:bCs/>
                <w:sz w:val="20"/>
                <w:lang w:eastAsia="es-CO"/>
              </w:rPr>
              <w:t>(ms)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B80076" w14:textId="77777777" w:rsidR="00127AEF" w:rsidRPr="00127AEF" w:rsidRDefault="00127AEF" w:rsidP="00307AE7">
            <w:pPr>
              <w:spacing w:before="0" w:after="0"/>
              <w:jc w:val="center"/>
              <w:rPr>
                <w:b/>
                <w:bCs/>
                <w:sz w:val="20"/>
                <w:lang w:eastAsia="es-CO"/>
              </w:rPr>
            </w:pPr>
            <w:r w:rsidRPr="00127AEF">
              <w:rPr>
                <w:b/>
                <w:bCs/>
                <w:sz w:val="20"/>
                <w:lang w:eastAsia="es-CO"/>
              </w:rPr>
              <w:t>NN</w:t>
            </w:r>
            <w:r w:rsidR="00307AE7">
              <w:rPr>
                <w:b/>
                <w:bCs/>
                <w:sz w:val="20"/>
                <w:lang w:eastAsia="es-CO"/>
              </w:rPr>
              <w:t xml:space="preserve"> Poses (ms)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66CE9" w14:textId="77777777" w:rsidR="00127AEF" w:rsidRPr="00127AEF" w:rsidRDefault="00127AEF" w:rsidP="00307AE7">
            <w:pPr>
              <w:spacing w:before="0" w:after="0"/>
              <w:jc w:val="center"/>
              <w:rPr>
                <w:b/>
                <w:bCs/>
                <w:sz w:val="20"/>
                <w:lang w:eastAsia="es-CO"/>
              </w:rPr>
            </w:pPr>
            <w:r w:rsidRPr="00127AEF">
              <w:rPr>
                <w:b/>
                <w:bCs/>
                <w:sz w:val="20"/>
                <w:lang w:eastAsia="es-CO"/>
              </w:rPr>
              <w:t>SVM-Poses</w:t>
            </w:r>
            <w:r w:rsidR="00307AE7">
              <w:rPr>
                <w:b/>
                <w:bCs/>
                <w:sz w:val="20"/>
                <w:lang w:eastAsia="es-CO"/>
              </w:rPr>
              <w:t xml:space="preserve"> (ms)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BCE967" w14:textId="77777777" w:rsidR="00127AEF" w:rsidRPr="00127AEF" w:rsidRDefault="00127AEF" w:rsidP="00307AE7">
            <w:pPr>
              <w:spacing w:before="0" w:after="0"/>
              <w:jc w:val="center"/>
              <w:rPr>
                <w:b/>
                <w:bCs/>
                <w:sz w:val="20"/>
                <w:lang w:eastAsia="es-CO"/>
              </w:rPr>
            </w:pPr>
            <w:r w:rsidRPr="00127AEF">
              <w:rPr>
                <w:b/>
                <w:bCs/>
                <w:sz w:val="20"/>
                <w:lang w:eastAsia="es-CO"/>
              </w:rPr>
              <w:t>HMM-Acciones</w:t>
            </w:r>
            <w:r w:rsidR="00307AE7">
              <w:rPr>
                <w:b/>
                <w:bCs/>
                <w:sz w:val="20"/>
                <w:lang w:eastAsia="es-CO"/>
              </w:rPr>
              <w:t xml:space="preserve"> (ms)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530E8E" w14:textId="77777777" w:rsidR="00127AEF" w:rsidRPr="00127AEF" w:rsidRDefault="00127AEF" w:rsidP="00307AE7">
            <w:pPr>
              <w:spacing w:before="0" w:after="0"/>
              <w:jc w:val="center"/>
              <w:rPr>
                <w:b/>
                <w:bCs/>
                <w:sz w:val="20"/>
                <w:lang w:eastAsia="es-CO"/>
              </w:rPr>
            </w:pPr>
            <w:r w:rsidRPr="00127AEF">
              <w:rPr>
                <w:b/>
                <w:bCs/>
                <w:sz w:val="20"/>
                <w:lang w:eastAsia="es-CO"/>
              </w:rPr>
              <w:t>CNN-Acciones</w:t>
            </w:r>
            <w:r w:rsidR="00307AE7">
              <w:rPr>
                <w:b/>
                <w:bCs/>
                <w:sz w:val="20"/>
                <w:lang w:eastAsia="es-CO"/>
              </w:rPr>
              <w:t xml:space="preserve"> (ms)</w:t>
            </w:r>
          </w:p>
        </w:tc>
      </w:tr>
      <w:tr w:rsidR="00307AE7" w:rsidRPr="00127AEF" w14:paraId="5E5E36A7"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A85F4F" w14:textId="77777777" w:rsidR="00127AEF" w:rsidRPr="00127AEF" w:rsidRDefault="00127AEF" w:rsidP="00127AEF">
            <w:pPr>
              <w:spacing w:before="0" w:after="0"/>
              <w:jc w:val="center"/>
              <w:rPr>
                <w:sz w:val="20"/>
                <w:lang w:eastAsia="es-CO"/>
              </w:rPr>
            </w:pPr>
            <w:r w:rsidRPr="00127AEF">
              <w:rPr>
                <w:sz w:val="20"/>
                <w:lang w:eastAsia="es-CO"/>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D4E37" w14:textId="77777777" w:rsidR="00127AEF" w:rsidRPr="00127AEF" w:rsidRDefault="00127AEF" w:rsidP="00127AEF">
            <w:pPr>
              <w:spacing w:before="0" w:after="0"/>
              <w:jc w:val="center"/>
              <w:rPr>
                <w:sz w:val="20"/>
                <w:lang w:eastAsia="es-CO"/>
              </w:rPr>
            </w:pPr>
            <w:r w:rsidRPr="00127AEF">
              <w:rPr>
                <w:sz w:val="20"/>
                <w:lang w:eastAsia="es-CO"/>
              </w:rPr>
              <w:t>429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8E58D7" w14:textId="77777777" w:rsidR="00127AEF" w:rsidRPr="00127AEF" w:rsidRDefault="00127AEF" w:rsidP="00127AEF">
            <w:pPr>
              <w:spacing w:before="0" w:after="0"/>
              <w:jc w:val="center"/>
              <w:rPr>
                <w:sz w:val="20"/>
                <w:lang w:eastAsia="es-CO"/>
              </w:rPr>
            </w:pPr>
            <w:r w:rsidRPr="00127AEF">
              <w:rPr>
                <w:sz w:val="20"/>
                <w:lang w:eastAsia="es-CO"/>
              </w:rPr>
              <w:t>16.5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F3072D" w14:textId="77777777" w:rsidR="00127AEF" w:rsidRPr="00127AEF" w:rsidRDefault="00127AEF" w:rsidP="00127AEF">
            <w:pPr>
              <w:spacing w:before="0" w:after="0"/>
              <w:jc w:val="center"/>
              <w:rPr>
                <w:sz w:val="20"/>
                <w:lang w:eastAsia="es-CO"/>
              </w:rPr>
            </w:pPr>
            <w:r w:rsidRPr="00127AEF">
              <w:rPr>
                <w:sz w:val="20"/>
                <w:lang w:eastAsia="es-CO"/>
              </w:rPr>
              <w:t>125.8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66FF5F" w14:textId="77777777" w:rsidR="00127AEF" w:rsidRPr="00127AEF" w:rsidRDefault="00127AEF" w:rsidP="00127AEF">
            <w:pPr>
              <w:spacing w:before="0" w:after="0"/>
              <w:jc w:val="center"/>
              <w:rPr>
                <w:sz w:val="20"/>
                <w:lang w:eastAsia="es-CO"/>
              </w:rPr>
            </w:pPr>
            <w:r w:rsidRPr="00127AEF">
              <w:rPr>
                <w:sz w:val="20"/>
                <w:lang w:eastAsia="es-CO"/>
              </w:rPr>
              <w:t>0.877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5FB7EE" w14:textId="77777777" w:rsidR="00127AEF" w:rsidRPr="00127AEF" w:rsidRDefault="00127AEF" w:rsidP="00127AEF">
            <w:pPr>
              <w:spacing w:before="0" w:after="0"/>
              <w:jc w:val="center"/>
              <w:rPr>
                <w:sz w:val="20"/>
                <w:lang w:eastAsia="es-CO"/>
              </w:rPr>
            </w:pPr>
            <w:r w:rsidRPr="00127AEF">
              <w:rPr>
                <w:sz w:val="20"/>
                <w:lang w:eastAsia="es-CO"/>
              </w:rPr>
              <w:t>0.117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1FE5D2" w14:textId="77777777" w:rsidR="00127AEF" w:rsidRPr="00127AEF" w:rsidRDefault="00127AEF" w:rsidP="00127AEF">
            <w:pPr>
              <w:spacing w:before="0" w:after="0"/>
              <w:jc w:val="center"/>
              <w:rPr>
                <w:sz w:val="20"/>
                <w:lang w:eastAsia="es-CO"/>
              </w:rPr>
            </w:pPr>
            <w:r w:rsidRPr="00127AEF">
              <w:rPr>
                <w:sz w:val="20"/>
                <w:lang w:eastAsia="es-CO"/>
              </w:rPr>
              <w:t>1.149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C0AA9E" w14:textId="77777777" w:rsidR="00127AEF" w:rsidRPr="00127AEF" w:rsidRDefault="00127AEF" w:rsidP="00127AEF">
            <w:pPr>
              <w:spacing w:before="0" w:after="0"/>
              <w:jc w:val="center"/>
              <w:rPr>
                <w:sz w:val="20"/>
                <w:lang w:eastAsia="es-CO"/>
              </w:rPr>
            </w:pPr>
            <w:r w:rsidRPr="00127AEF">
              <w:rPr>
                <w:sz w:val="20"/>
                <w:lang w:eastAsia="es-CO"/>
              </w:rPr>
              <w:t>6.001</w:t>
            </w:r>
          </w:p>
        </w:tc>
      </w:tr>
      <w:tr w:rsidR="00307AE7" w:rsidRPr="00127AEF" w14:paraId="29153990"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639AE7" w14:textId="77777777" w:rsidR="00127AEF" w:rsidRPr="00127AEF" w:rsidRDefault="00127AEF" w:rsidP="00127AEF">
            <w:pPr>
              <w:spacing w:before="0" w:after="0"/>
              <w:jc w:val="center"/>
              <w:rPr>
                <w:sz w:val="20"/>
                <w:lang w:eastAsia="es-CO"/>
              </w:rPr>
            </w:pPr>
            <w:r w:rsidRPr="00127AEF">
              <w:rPr>
                <w:sz w:val="20"/>
                <w:lang w:eastAsia="es-CO"/>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3A81E3" w14:textId="77777777" w:rsidR="00127AEF" w:rsidRPr="00127AEF" w:rsidRDefault="00127AEF" w:rsidP="00127AEF">
            <w:pPr>
              <w:spacing w:before="0" w:after="0"/>
              <w:jc w:val="center"/>
              <w:rPr>
                <w:sz w:val="20"/>
                <w:lang w:eastAsia="es-CO"/>
              </w:rPr>
            </w:pPr>
            <w:r w:rsidRPr="00127AEF">
              <w:rPr>
                <w:sz w:val="20"/>
                <w:lang w:eastAsia="es-CO"/>
              </w:rPr>
              <w:t>443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59F81" w14:textId="77777777" w:rsidR="00127AEF" w:rsidRPr="00127AEF" w:rsidRDefault="00127AEF" w:rsidP="00127AEF">
            <w:pPr>
              <w:spacing w:before="0" w:after="0"/>
              <w:jc w:val="center"/>
              <w:rPr>
                <w:sz w:val="20"/>
                <w:lang w:eastAsia="es-CO"/>
              </w:rPr>
            </w:pPr>
            <w:r w:rsidRPr="00127AEF">
              <w:rPr>
                <w:sz w:val="20"/>
                <w:lang w:eastAsia="es-CO"/>
              </w:rPr>
              <w:t>10.3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1500FD" w14:textId="77777777" w:rsidR="00127AEF" w:rsidRPr="00127AEF" w:rsidRDefault="00127AEF" w:rsidP="00127AEF">
            <w:pPr>
              <w:spacing w:before="0" w:after="0"/>
              <w:jc w:val="center"/>
              <w:rPr>
                <w:sz w:val="20"/>
                <w:lang w:eastAsia="es-CO"/>
              </w:rPr>
            </w:pPr>
            <w:r w:rsidRPr="00127AEF">
              <w:rPr>
                <w:sz w:val="20"/>
                <w:lang w:eastAsia="es-CO"/>
              </w:rPr>
              <w:t>172.5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3BDAF" w14:textId="77777777" w:rsidR="00127AEF" w:rsidRPr="00127AEF" w:rsidRDefault="00127AEF" w:rsidP="00127AEF">
            <w:pPr>
              <w:spacing w:before="0" w:after="0"/>
              <w:jc w:val="center"/>
              <w:rPr>
                <w:sz w:val="20"/>
                <w:lang w:eastAsia="es-CO"/>
              </w:rPr>
            </w:pPr>
            <w:r w:rsidRPr="00127AEF">
              <w:rPr>
                <w:sz w:val="20"/>
                <w:lang w:eastAsia="es-CO"/>
              </w:rPr>
              <w:t>0.531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2098E5" w14:textId="77777777" w:rsidR="00127AEF" w:rsidRPr="00127AEF" w:rsidRDefault="00127AEF" w:rsidP="00127AEF">
            <w:pPr>
              <w:spacing w:before="0" w:after="0"/>
              <w:jc w:val="center"/>
              <w:rPr>
                <w:sz w:val="20"/>
                <w:lang w:eastAsia="es-CO"/>
              </w:rPr>
            </w:pPr>
            <w:r w:rsidRPr="00127AEF">
              <w:rPr>
                <w:sz w:val="20"/>
                <w:lang w:eastAsia="es-CO"/>
              </w:rPr>
              <w:t>0.116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967D7B" w14:textId="77777777" w:rsidR="00127AEF" w:rsidRPr="00127AEF" w:rsidRDefault="00127AEF" w:rsidP="00127AEF">
            <w:pPr>
              <w:spacing w:before="0" w:after="0"/>
              <w:jc w:val="center"/>
              <w:rPr>
                <w:sz w:val="20"/>
                <w:lang w:eastAsia="es-CO"/>
              </w:rPr>
            </w:pPr>
            <w:r w:rsidRPr="00127AEF">
              <w:rPr>
                <w:sz w:val="20"/>
                <w:lang w:eastAsia="es-CO"/>
              </w:rPr>
              <w:t>1.284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58ADEE" w14:textId="77777777" w:rsidR="00127AEF" w:rsidRPr="00127AEF" w:rsidRDefault="00127AEF" w:rsidP="00127AEF">
            <w:pPr>
              <w:spacing w:before="0" w:after="0"/>
              <w:jc w:val="center"/>
              <w:rPr>
                <w:sz w:val="20"/>
                <w:lang w:eastAsia="es-CO"/>
              </w:rPr>
            </w:pPr>
            <w:r w:rsidRPr="00127AEF">
              <w:rPr>
                <w:sz w:val="20"/>
                <w:lang w:eastAsia="es-CO"/>
              </w:rPr>
              <w:t>6.003</w:t>
            </w:r>
          </w:p>
        </w:tc>
      </w:tr>
      <w:tr w:rsidR="00307AE7" w:rsidRPr="00127AEF" w14:paraId="3057E2C9"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4E0256" w14:textId="77777777" w:rsidR="00127AEF" w:rsidRPr="00127AEF" w:rsidRDefault="00127AEF" w:rsidP="00127AEF">
            <w:pPr>
              <w:spacing w:before="0" w:after="0"/>
              <w:jc w:val="center"/>
              <w:rPr>
                <w:sz w:val="20"/>
                <w:lang w:eastAsia="es-CO"/>
              </w:rPr>
            </w:pPr>
            <w:r w:rsidRPr="00127AEF">
              <w:rPr>
                <w:sz w:val="20"/>
                <w:lang w:eastAsia="es-CO"/>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BC597D" w14:textId="77777777" w:rsidR="00127AEF" w:rsidRPr="00127AEF" w:rsidRDefault="00127AEF" w:rsidP="00127AEF">
            <w:pPr>
              <w:spacing w:before="0" w:after="0"/>
              <w:jc w:val="center"/>
              <w:rPr>
                <w:sz w:val="20"/>
                <w:lang w:eastAsia="es-CO"/>
              </w:rPr>
            </w:pPr>
            <w:r w:rsidRPr="00127AEF">
              <w:rPr>
                <w:sz w:val="20"/>
                <w:lang w:eastAsia="es-CO"/>
              </w:rPr>
              <w:t>437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C1C563" w14:textId="77777777" w:rsidR="00127AEF" w:rsidRPr="00127AEF" w:rsidRDefault="00127AEF" w:rsidP="00127AEF">
            <w:pPr>
              <w:spacing w:before="0" w:after="0"/>
              <w:jc w:val="center"/>
              <w:rPr>
                <w:sz w:val="20"/>
                <w:lang w:eastAsia="es-CO"/>
              </w:rPr>
            </w:pPr>
            <w:r w:rsidRPr="00127AEF">
              <w:rPr>
                <w:sz w:val="20"/>
                <w:lang w:eastAsia="es-CO"/>
              </w:rPr>
              <w:t>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E2A8D" w14:textId="77777777" w:rsidR="00127AEF" w:rsidRPr="00127AEF" w:rsidRDefault="00127AEF" w:rsidP="00127AEF">
            <w:pPr>
              <w:spacing w:before="0" w:after="0"/>
              <w:jc w:val="center"/>
              <w:rPr>
                <w:sz w:val="20"/>
                <w:lang w:eastAsia="es-CO"/>
              </w:rPr>
            </w:pPr>
            <w:r w:rsidRPr="00127AEF">
              <w:rPr>
                <w:sz w:val="20"/>
                <w:lang w:eastAsia="es-CO"/>
              </w:rPr>
              <w:t>154.9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734DEC" w14:textId="77777777" w:rsidR="00127AEF" w:rsidRPr="00127AEF" w:rsidRDefault="00127AEF" w:rsidP="00127AEF">
            <w:pPr>
              <w:spacing w:before="0" w:after="0"/>
              <w:jc w:val="center"/>
              <w:rPr>
                <w:sz w:val="20"/>
                <w:lang w:eastAsia="es-CO"/>
              </w:rPr>
            </w:pPr>
            <w:r w:rsidRPr="00127AEF">
              <w:rPr>
                <w:sz w:val="20"/>
                <w:lang w:eastAsia="es-CO"/>
              </w:rPr>
              <w:t>0.554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812364" w14:textId="77777777" w:rsidR="00127AEF" w:rsidRPr="00127AEF" w:rsidRDefault="00127AEF" w:rsidP="00127AEF">
            <w:pPr>
              <w:spacing w:before="0" w:after="0"/>
              <w:jc w:val="center"/>
              <w:rPr>
                <w:sz w:val="20"/>
                <w:lang w:eastAsia="es-CO"/>
              </w:rPr>
            </w:pPr>
            <w:r w:rsidRPr="00127AEF">
              <w:rPr>
                <w:sz w:val="20"/>
                <w:lang w:eastAsia="es-CO"/>
              </w:rPr>
              <w:t>0.116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75FD6" w14:textId="77777777" w:rsidR="00127AEF" w:rsidRPr="00127AEF" w:rsidRDefault="00127AEF" w:rsidP="00127AEF">
            <w:pPr>
              <w:spacing w:before="0" w:after="0"/>
              <w:jc w:val="center"/>
              <w:rPr>
                <w:sz w:val="20"/>
                <w:lang w:eastAsia="es-CO"/>
              </w:rPr>
            </w:pPr>
            <w:r w:rsidRPr="00127AEF">
              <w:rPr>
                <w:sz w:val="20"/>
                <w:lang w:eastAsia="es-CO"/>
              </w:rPr>
              <w:t>0.968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646A8A" w14:textId="77777777" w:rsidR="00127AEF" w:rsidRPr="00127AEF" w:rsidRDefault="00127AEF" w:rsidP="00127AEF">
            <w:pPr>
              <w:spacing w:before="0" w:after="0"/>
              <w:jc w:val="center"/>
              <w:rPr>
                <w:sz w:val="20"/>
                <w:lang w:eastAsia="es-CO"/>
              </w:rPr>
            </w:pPr>
            <w:r w:rsidRPr="00127AEF">
              <w:rPr>
                <w:sz w:val="20"/>
                <w:lang w:eastAsia="es-CO"/>
              </w:rPr>
              <w:t>7.54</w:t>
            </w:r>
          </w:p>
        </w:tc>
      </w:tr>
      <w:tr w:rsidR="00307AE7" w:rsidRPr="00127AEF" w14:paraId="266F4E9F"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A40AC4" w14:textId="77777777" w:rsidR="00127AEF" w:rsidRPr="00127AEF" w:rsidRDefault="00127AEF" w:rsidP="00127AEF">
            <w:pPr>
              <w:spacing w:before="0" w:after="0"/>
              <w:jc w:val="center"/>
              <w:rPr>
                <w:sz w:val="20"/>
                <w:lang w:eastAsia="es-CO"/>
              </w:rPr>
            </w:pPr>
            <w:r w:rsidRPr="00127AEF">
              <w:rPr>
                <w:sz w:val="20"/>
                <w:lang w:eastAsia="es-CO"/>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3DE18F" w14:textId="77777777" w:rsidR="00127AEF" w:rsidRPr="00127AEF" w:rsidRDefault="00127AEF" w:rsidP="00127AEF">
            <w:pPr>
              <w:spacing w:before="0" w:after="0"/>
              <w:jc w:val="center"/>
              <w:rPr>
                <w:sz w:val="20"/>
                <w:lang w:eastAsia="es-CO"/>
              </w:rPr>
            </w:pPr>
            <w:r w:rsidRPr="00127AEF">
              <w:rPr>
                <w:sz w:val="20"/>
                <w:lang w:eastAsia="es-CO"/>
              </w:rPr>
              <w:t>431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31B6B" w14:textId="77777777" w:rsidR="00127AEF" w:rsidRPr="00127AEF" w:rsidRDefault="00127AEF" w:rsidP="00127AEF">
            <w:pPr>
              <w:spacing w:before="0" w:after="0"/>
              <w:jc w:val="center"/>
              <w:rPr>
                <w:sz w:val="20"/>
                <w:lang w:eastAsia="es-CO"/>
              </w:rPr>
            </w:pPr>
            <w:r w:rsidRPr="00127AEF">
              <w:rPr>
                <w:sz w:val="20"/>
                <w:lang w:eastAsia="es-CO"/>
              </w:rPr>
              <w:t>12.0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3FA400" w14:textId="77777777" w:rsidR="00127AEF" w:rsidRPr="00127AEF" w:rsidRDefault="00127AEF" w:rsidP="00127AEF">
            <w:pPr>
              <w:spacing w:before="0" w:after="0"/>
              <w:jc w:val="center"/>
              <w:rPr>
                <w:sz w:val="20"/>
                <w:lang w:eastAsia="es-CO"/>
              </w:rPr>
            </w:pPr>
            <w:r w:rsidRPr="00127AEF">
              <w:rPr>
                <w:sz w:val="20"/>
                <w:lang w:eastAsia="es-CO"/>
              </w:rPr>
              <w:t>156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835C74" w14:textId="77777777" w:rsidR="00127AEF" w:rsidRPr="00127AEF" w:rsidRDefault="00127AEF" w:rsidP="00127AEF">
            <w:pPr>
              <w:spacing w:before="0" w:after="0"/>
              <w:jc w:val="center"/>
              <w:rPr>
                <w:sz w:val="20"/>
                <w:lang w:eastAsia="es-CO"/>
              </w:rPr>
            </w:pPr>
            <w:r w:rsidRPr="00127AEF">
              <w:rPr>
                <w:sz w:val="20"/>
                <w:lang w:eastAsia="es-CO"/>
              </w:rPr>
              <w:t>0.584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7EC0C9" w14:textId="77777777" w:rsidR="00127AEF" w:rsidRPr="00127AEF" w:rsidRDefault="00127AEF" w:rsidP="00127AEF">
            <w:pPr>
              <w:spacing w:before="0" w:after="0"/>
              <w:jc w:val="center"/>
              <w:rPr>
                <w:sz w:val="20"/>
                <w:lang w:eastAsia="es-CO"/>
              </w:rPr>
            </w:pPr>
            <w:r w:rsidRPr="00127AEF">
              <w:rPr>
                <w:sz w:val="20"/>
                <w:lang w:eastAsia="es-CO"/>
              </w:rPr>
              <w:t>0.117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68F0E" w14:textId="77777777" w:rsidR="00127AEF" w:rsidRPr="00127AEF" w:rsidRDefault="00127AEF" w:rsidP="00127AEF">
            <w:pPr>
              <w:spacing w:before="0" w:after="0"/>
              <w:jc w:val="center"/>
              <w:rPr>
                <w:sz w:val="20"/>
                <w:lang w:eastAsia="es-CO"/>
              </w:rPr>
            </w:pPr>
            <w:r w:rsidRPr="00127AEF">
              <w:rPr>
                <w:sz w:val="20"/>
                <w:lang w:eastAsia="es-CO"/>
              </w:rPr>
              <w:t>0.373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9AA9C1" w14:textId="77777777" w:rsidR="00127AEF" w:rsidRPr="00127AEF" w:rsidRDefault="00127AEF" w:rsidP="00127AEF">
            <w:pPr>
              <w:spacing w:before="0" w:after="0"/>
              <w:jc w:val="center"/>
              <w:rPr>
                <w:sz w:val="20"/>
                <w:lang w:eastAsia="es-CO"/>
              </w:rPr>
            </w:pPr>
            <w:r w:rsidRPr="00127AEF">
              <w:rPr>
                <w:sz w:val="20"/>
                <w:lang w:eastAsia="es-CO"/>
              </w:rPr>
              <w:t>7.173</w:t>
            </w:r>
          </w:p>
        </w:tc>
      </w:tr>
      <w:tr w:rsidR="00307AE7" w:rsidRPr="00127AEF" w14:paraId="0CB8C5C3"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27F25F" w14:textId="77777777" w:rsidR="00127AEF" w:rsidRPr="00127AEF" w:rsidRDefault="00127AEF" w:rsidP="00127AEF">
            <w:pPr>
              <w:spacing w:before="0" w:after="0"/>
              <w:jc w:val="center"/>
              <w:rPr>
                <w:sz w:val="20"/>
                <w:lang w:eastAsia="es-CO"/>
              </w:rPr>
            </w:pPr>
            <w:r w:rsidRPr="00127AEF">
              <w:rPr>
                <w:sz w:val="20"/>
                <w:lang w:eastAsia="es-CO"/>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89DA5C" w14:textId="77777777" w:rsidR="00127AEF" w:rsidRPr="00127AEF" w:rsidRDefault="00127AEF" w:rsidP="00127AEF">
            <w:pPr>
              <w:spacing w:before="0" w:after="0"/>
              <w:jc w:val="center"/>
              <w:rPr>
                <w:sz w:val="20"/>
                <w:lang w:eastAsia="es-CO"/>
              </w:rPr>
            </w:pPr>
            <w:r w:rsidRPr="00127AEF">
              <w:rPr>
                <w:sz w:val="20"/>
                <w:lang w:eastAsia="es-CO"/>
              </w:rPr>
              <w:t>427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8AEFF0" w14:textId="77777777" w:rsidR="00127AEF" w:rsidRPr="00127AEF" w:rsidRDefault="00127AEF" w:rsidP="00127AEF">
            <w:pPr>
              <w:spacing w:before="0" w:after="0"/>
              <w:jc w:val="center"/>
              <w:rPr>
                <w:sz w:val="20"/>
                <w:lang w:eastAsia="es-CO"/>
              </w:rPr>
            </w:pPr>
            <w:r w:rsidRPr="00127AEF">
              <w:rPr>
                <w:sz w:val="20"/>
                <w:lang w:eastAsia="es-CO"/>
              </w:rPr>
              <w:t>7.4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38F0C" w14:textId="77777777" w:rsidR="00127AEF" w:rsidRPr="00127AEF" w:rsidRDefault="00127AEF" w:rsidP="00127AEF">
            <w:pPr>
              <w:spacing w:before="0" w:after="0"/>
              <w:jc w:val="center"/>
              <w:rPr>
                <w:sz w:val="20"/>
                <w:lang w:eastAsia="es-CO"/>
              </w:rPr>
            </w:pPr>
            <w:r w:rsidRPr="00127AEF">
              <w:rPr>
                <w:sz w:val="20"/>
                <w:lang w:eastAsia="es-CO"/>
              </w:rPr>
              <w:t>149.2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33966D" w14:textId="77777777" w:rsidR="00127AEF" w:rsidRPr="00127AEF" w:rsidRDefault="00127AEF" w:rsidP="00127AEF">
            <w:pPr>
              <w:spacing w:before="0" w:after="0"/>
              <w:jc w:val="center"/>
              <w:rPr>
                <w:sz w:val="20"/>
                <w:lang w:eastAsia="es-CO"/>
              </w:rPr>
            </w:pPr>
            <w:r w:rsidRPr="00127AEF">
              <w:rPr>
                <w:sz w:val="20"/>
                <w:lang w:eastAsia="es-CO"/>
              </w:rPr>
              <w:t>0.577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1EAFFD" w14:textId="77777777" w:rsidR="00127AEF" w:rsidRPr="00127AEF" w:rsidRDefault="00127AEF" w:rsidP="00127AEF">
            <w:pPr>
              <w:spacing w:before="0" w:after="0"/>
              <w:jc w:val="center"/>
              <w:rPr>
                <w:sz w:val="20"/>
                <w:lang w:eastAsia="es-CO"/>
              </w:rPr>
            </w:pPr>
            <w:r w:rsidRPr="00127AEF">
              <w:rPr>
                <w:sz w:val="20"/>
                <w:lang w:eastAsia="es-CO"/>
              </w:rPr>
              <w:t>0.117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522EF6" w14:textId="77777777" w:rsidR="00127AEF" w:rsidRPr="00127AEF" w:rsidRDefault="00127AEF" w:rsidP="00127AEF">
            <w:pPr>
              <w:spacing w:before="0" w:after="0"/>
              <w:jc w:val="center"/>
              <w:rPr>
                <w:sz w:val="20"/>
                <w:lang w:eastAsia="es-CO"/>
              </w:rPr>
            </w:pPr>
            <w:r w:rsidRPr="00127AEF">
              <w:rPr>
                <w:sz w:val="20"/>
                <w:lang w:eastAsia="es-CO"/>
              </w:rPr>
              <w:t>1.113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E07A19" w14:textId="77777777" w:rsidR="00127AEF" w:rsidRPr="00127AEF" w:rsidRDefault="00127AEF" w:rsidP="00127AEF">
            <w:pPr>
              <w:spacing w:before="0" w:after="0"/>
              <w:jc w:val="center"/>
              <w:rPr>
                <w:sz w:val="20"/>
                <w:lang w:eastAsia="es-CO"/>
              </w:rPr>
            </w:pPr>
            <w:r w:rsidRPr="00127AEF">
              <w:rPr>
                <w:sz w:val="20"/>
                <w:lang w:eastAsia="es-CO"/>
              </w:rPr>
              <w:t>8.619</w:t>
            </w:r>
          </w:p>
        </w:tc>
      </w:tr>
      <w:tr w:rsidR="00307AE7" w:rsidRPr="00127AEF" w14:paraId="0B2CFE1C"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87718E" w14:textId="77777777" w:rsidR="00127AEF" w:rsidRPr="00127AEF" w:rsidRDefault="00127AEF" w:rsidP="00127AEF">
            <w:pPr>
              <w:spacing w:before="0" w:after="0"/>
              <w:jc w:val="center"/>
              <w:rPr>
                <w:sz w:val="20"/>
                <w:lang w:eastAsia="es-CO"/>
              </w:rPr>
            </w:pPr>
            <w:r w:rsidRPr="00127AEF">
              <w:rPr>
                <w:sz w:val="20"/>
                <w:lang w:eastAsia="es-CO"/>
              </w:rPr>
              <w:t>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1C1268" w14:textId="77777777" w:rsidR="00127AEF" w:rsidRPr="00127AEF" w:rsidRDefault="00127AEF" w:rsidP="00127AEF">
            <w:pPr>
              <w:spacing w:before="0" w:after="0"/>
              <w:jc w:val="center"/>
              <w:rPr>
                <w:sz w:val="20"/>
                <w:lang w:eastAsia="es-CO"/>
              </w:rPr>
            </w:pPr>
            <w:r w:rsidRPr="00127AEF">
              <w:rPr>
                <w:sz w:val="20"/>
                <w:lang w:eastAsia="es-CO"/>
              </w:rPr>
              <w:t>436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FACDA3" w14:textId="77777777" w:rsidR="00127AEF" w:rsidRPr="00127AEF" w:rsidRDefault="00127AEF" w:rsidP="00127AEF">
            <w:pPr>
              <w:spacing w:before="0" w:after="0"/>
              <w:jc w:val="center"/>
              <w:rPr>
                <w:sz w:val="20"/>
                <w:lang w:eastAsia="es-CO"/>
              </w:rPr>
            </w:pPr>
            <w:r w:rsidRPr="00127AEF">
              <w:rPr>
                <w:sz w:val="20"/>
                <w:lang w:eastAsia="es-CO"/>
              </w:rPr>
              <w:t>12.3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AFC65A" w14:textId="77777777" w:rsidR="00127AEF" w:rsidRPr="00127AEF" w:rsidRDefault="00127AEF" w:rsidP="00127AEF">
            <w:pPr>
              <w:spacing w:before="0" w:after="0"/>
              <w:jc w:val="center"/>
              <w:rPr>
                <w:sz w:val="20"/>
                <w:lang w:eastAsia="es-CO"/>
              </w:rPr>
            </w:pPr>
            <w:r w:rsidRPr="00127AEF">
              <w:rPr>
                <w:sz w:val="20"/>
                <w:lang w:eastAsia="es-CO"/>
              </w:rPr>
              <w:t>169.9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91FE5" w14:textId="77777777" w:rsidR="00127AEF" w:rsidRPr="00127AEF" w:rsidRDefault="00127AEF" w:rsidP="00127AEF">
            <w:pPr>
              <w:spacing w:before="0" w:after="0"/>
              <w:jc w:val="center"/>
              <w:rPr>
                <w:sz w:val="20"/>
                <w:lang w:eastAsia="es-CO"/>
              </w:rPr>
            </w:pPr>
            <w:r w:rsidRPr="00127AEF">
              <w:rPr>
                <w:sz w:val="20"/>
                <w:lang w:eastAsia="es-CO"/>
              </w:rPr>
              <w:t>0.694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96CAE" w14:textId="77777777" w:rsidR="00127AEF" w:rsidRPr="00127AEF" w:rsidRDefault="00127AEF" w:rsidP="00127AEF">
            <w:pPr>
              <w:spacing w:before="0" w:after="0"/>
              <w:jc w:val="center"/>
              <w:rPr>
                <w:sz w:val="20"/>
                <w:lang w:eastAsia="es-CO"/>
              </w:rPr>
            </w:pPr>
            <w:r w:rsidRPr="00127AEF">
              <w:rPr>
                <w:sz w:val="20"/>
                <w:lang w:eastAsia="es-CO"/>
              </w:rPr>
              <w:t>0.117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B3CE8" w14:textId="77777777" w:rsidR="00127AEF" w:rsidRPr="00127AEF" w:rsidRDefault="00127AEF" w:rsidP="00127AEF">
            <w:pPr>
              <w:spacing w:before="0" w:after="0"/>
              <w:jc w:val="center"/>
              <w:rPr>
                <w:sz w:val="20"/>
                <w:lang w:eastAsia="es-CO"/>
              </w:rPr>
            </w:pPr>
            <w:r w:rsidRPr="00127AEF">
              <w:rPr>
                <w:sz w:val="20"/>
                <w:lang w:eastAsia="es-CO"/>
              </w:rPr>
              <w:t>0.707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9C6721" w14:textId="77777777" w:rsidR="00127AEF" w:rsidRPr="00127AEF" w:rsidRDefault="00127AEF" w:rsidP="00127AEF">
            <w:pPr>
              <w:spacing w:before="0" w:after="0"/>
              <w:jc w:val="center"/>
              <w:rPr>
                <w:sz w:val="20"/>
                <w:lang w:eastAsia="es-CO"/>
              </w:rPr>
            </w:pPr>
            <w:r w:rsidRPr="00127AEF">
              <w:rPr>
                <w:sz w:val="20"/>
                <w:lang w:eastAsia="es-CO"/>
              </w:rPr>
              <w:t>10.809</w:t>
            </w:r>
          </w:p>
        </w:tc>
      </w:tr>
      <w:tr w:rsidR="00307AE7" w:rsidRPr="00127AEF" w14:paraId="245715A1"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1D3696" w14:textId="77777777" w:rsidR="00127AEF" w:rsidRPr="00127AEF" w:rsidRDefault="00127AEF" w:rsidP="00127AEF">
            <w:pPr>
              <w:spacing w:before="0" w:after="0"/>
              <w:jc w:val="center"/>
              <w:rPr>
                <w:sz w:val="20"/>
                <w:lang w:eastAsia="es-CO"/>
              </w:rPr>
            </w:pPr>
            <w:r w:rsidRPr="00127AEF">
              <w:rPr>
                <w:sz w:val="20"/>
                <w:lang w:eastAsia="es-CO"/>
              </w:rPr>
              <w:t>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C40998" w14:textId="77777777" w:rsidR="00127AEF" w:rsidRPr="00127AEF" w:rsidRDefault="00127AEF" w:rsidP="00127AEF">
            <w:pPr>
              <w:spacing w:before="0" w:after="0"/>
              <w:jc w:val="center"/>
              <w:rPr>
                <w:sz w:val="20"/>
                <w:lang w:eastAsia="es-CO"/>
              </w:rPr>
            </w:pPr>
            <w:r w:rsidRPr="00127AEF">
              <w:rPr>
                <w:sz w:val="20"/>
                <w:lang w:eastAsia="es-CO"/>
              </w:rPr>
              <w:t>434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1005C" w14:textId="77777777" w:rsidR="00127AEF" w:rsidRPr="00127AEF" w:rsidRDefault="00127AEF" w:rsidP="00127AEF">
            <w:pPr>
              <w:spacing w:before="0" w:after="0"/>
              <w:jc w:val="center"/>
              <w:rPr>
                <w:sz w:val="20"/>
                <w:lang w:eastAsia="es-CO"/>
              </w:rPr>
            </w:pPr>
            <w:r w:rsidRPr="00127AEF">
              <w:rPr>
                <w:sz w:val="20"/>
                <w:lang w:eastAsia="es-CO"/>
              </w:rPr>
              <w:t>12.0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6791E1" w14:textId="77777777" w:rsidR="00127AEF" w:rsidRPr="00127AEF" w:rsidRDefault="00127AEF" w:rsidP="00127AEF">
            <w:pPr>
              <w:spacing w:before="0" w:after="0"/>
              <w:jc w:val="center"/>
              <w:rPr>
                <w:sz w:val="20"/>
                <w:lang w:eastAsia="es-CO"/>
              </w:rPr>
            </w:pPr>
            <w:r w:rsidRPr="00127AEF">
              <w:rPr>
                <w:sz w:val="20"/>
                <w:lang w:eastAsia="es-CO"/>
              </w:rPr>
              <w:t>147.5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543103" w14:textId="77777777" w:rsidR="00127AEF" w:rsidRPr="00127AEF" w:rsidRDefault="00127AEF" w:rsidP="00127AEF">
            <w:pPr>
              <w:spacing w:before="0" w:after="0"/>
              <w:jc w:val="center"/>
              <w:rPr>
                <w:sz w:val="20"/>
                <w:lang w:eastAsia="es-CO"/>
              </w:rPr>
            </w:pPr>
            <w:r w:rsidRPr="00127AEF">
              <w:rPr>
                <w:sz w:val="20"/>
                <w:lang w:eastAsia="es-CO"/>
              </w:rPr>
              <w:t>0.052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E93CD9" w14:textId="77777777" w:rsidR="00127AEF" w:rsidRPr="00127AEF" w:rsidRDefault="00127AEF" w:rsidP="00127AEF">
            <w:pPr>
              <w:spacing w:before="0" w:after="0"/>
              <w:jc w:val="center"/>
              <w:rPr>
                <w:sz w:val="20"/>
                <w:lang w:eastAsia="es-CO"/>
              </w:rPr>
            </w:pPr>
            <w:r w:rsidRPr="00127AEF">
              <w:rPr>
                <w:sz w:val="20"/>
                <w:lang w:eastAsia="es-CO"/>
              </w:rPr>
              <w:t>0.117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D014F2" w14:textId="77777777" w:rsidR="00127AEF" w:rsidRPr="00127AEF" w:rsidRDefault="00127AEF" w:rsidP="00127AEF">
            <w:pPr>
              <w:spacing w:before="0" w:after="0"/>
              <w:jc w:val="center"/>
              <w:rPr>
                <w:sz w:val="20"/>
                <w:lang w:eastAsia="es-CO"/>
              </w:rPr>
            </w:pPr>
            <w:r w:rsidRPr="00127AEF">
              <w:rPr>
                <w:sz w:val="20"/>
                <w:lang w:eastAsia="es-CO"/>
              </w:rPr>
              <w:t>1.05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03FAA" w14:textId="77777777" w:rsidR="00127AEF" w:rsidRPr="00127AEF" w:rsidRDefault="00127AEF" w:rsidP="00127AEF">
            <w:pPr>
              <w:spacing w:before="0" w:after="0"/>
              <w:jc w:val="center"/>
              <w:rPr>
                <w:sz w:val="20"/>
                <w:lang w:eastAsia="es-CO"/>
              </w:rPr>
            </w:pPr>
            <w:r w:rsidRPr="00127AEF">
              <w:rPr>
                <w:sz w:val="20"/>
                <w:lang w:eastAsia="es-CO"/>
              </w:rPr>
              <w:t>7.17</w:t>
            </w:r>
          </w:p>
        </w:tc>
      </w:tr>
      <w:tr w:rsidR="00307AE7" w:rsidRPr="00127AEF" w14:paraId="3BDD0681"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E59629" w14:textId="77777777" w:rsidR="00127AEF" w:rsidRPr="00127AEF" w:rsidRDefault="00127AEF" w:rsidP="00127AEF">
            <w:pPr>
              <w:spacing w:before="0" w:after="0"/>
              <w:jc w:val="center"/>
              <w:rPr>
                <w:sz w:val="20"/>
                <w:lang w:eastAsia="es-CO"/>
              </w:rPr>
            </w:pPr>
            <w:r w:rsidRPr="00127AEF">
              <w:rPr>
                <w:sz w:val="20"/>
                <w:lang w:eastAsia="es-CO"/>
              </w:rPr>
              <w:t>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E771C" w14:textId="77777777" w:rsidR="00127AEF" w:rsidRPr="00127AEF" w:rsidRDefault="00127AEF" w:rsidP="00127AEF">
            <w:pPr>
              <w:spacing w:before="0" w:after="0"/>
              <w:jc w:val="center"/>
              <w:rPr>
                <w:sz w:val="20"/>
                <w:lang w:eastAsia="es-CO"/>
              </w:rPr>
            </w:pPr>
            <w:r w:rsidRPr="00127AEF">
              <w:rPr>
                <w:sz w:val="20"/>
                <w:lang w:eastAsia="es-CO"/>
              </w:rPr>
              <w:t>438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EC73AB" w14:textId="77777777" w:rsidR="00127AEF" w:rsidRPr="00127AEF" w:rsidRDefault="00127AEF" w:rsidP="00127AEF">
            <w:pPr>
              <w:spacing w:before="0" w:after="0"/>
              <w:jc w:val="center"/>
              <w:rPr>
                <w:sz w:val="20"/>
                <w:lang w:eastAsia="es-CO"/>
              </w:rPr>
            </w:pPr>
            <w:r w:rsidRPr="00127AEF">
              <w:rPr>
                <w:sz w:val="20"/>
                <w:lang w:eastAsia="es-CO"/>
              </w:rPr>
              <w:t>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E42C2" w14:textId="77777777" w:rsidR="00127AEF" w:rsidRPr="00127AEF" w:rsidRDefault="00127AEF" w:rsidP="00127AEF">
            <w:pPr>
              <w:spacing w:before="0" w:after="0"/>
              <w:jc w:val="center"/>
              <w:rPr>
                <w:sz w:val="20"/>
                <w:lang w:eastAsia="es-CO"/>
              </w:rPr>
            </w:pPr>
            <w:r w:rsidRPr="00127AEF">
              <w:rPr>
                <w:sz w:val="20"/>
                <w:lang w:eastAsia="es-CO"/>
              </w:rPr>
              <w:t>173.5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F3EBF0" w14:textId="77777777" w:rsidR="00127AEF" w:rsidRPr="00127AEF" w:rsidRDefault="00127AEF" w:rsidP="00127AEF">
            <w:pPr>
              <w:spacing w:before="0" w:after="0"/>
              <w:jc w:val="center"/>
              <w:rPr>
                <w:sz w:val="20"/>
                <w:lang w:eastAsia="es-CO"/>
              </w:rPr>
            </w:pPr>
            <w:r w:rsidRPr="00127AEF">
              <w:rPr>
                <w:sz w:val="20"/>
                <w:lang w:eastAsia="es-CO"/>
              </w:rPr>
              <w:t>1.05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AF1966" w14:textId="77777777" w:rsidR="00127AEF" w:rsidRPr="00127AEF" w:rsidRDefault="00127AEF" w:rsidP="00127AEF">
            <w:pPr>
              <w:spacing w:before="0" w:after="0"/>
              <w:jc w:val="center"/>
              <w:rPr>
                <w:sz w:val="20"/>
                <w:lang w:eastAsia="es-CO"/>
              </w:rPr>
            </w:pPr>
            <w:r w:rsidRPr="00127AEF">
              <w:rPr>
                <w:sz w:val="20"/>
                <w:lang w:eastAsia="es-CO"/>
              </w:rPr>
              <w:t>0.163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6E3545" w14:textId="77777777" w:rsidR="00127AEF" w:rsidRPr="00127AEF" w:rsidRDefault="00127AEF" w:rsidP="00127AEF">
            <w:pPr>
              <w:spacing w:before="0" w:after="0"/>
              <w:jc w:val="center"/>
              <w:rPr>
                <w:sz w:val="20"/>
                <w:lang w:eastAsia="es-CO"/>
              </w:rPr>
            </w:pPr>
            <w:r w:rsidRPr="00127AEF">
              <w:rPr>
                <w:sz w:val="20"/>
                <w:lang w:eastAsia="es-CO"/>
              </w:rPr>
              <w:t>0.617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FE8264" w14:textId="77777777" w:rsidR="00127AEF" w:rsidRPr="00127AEF" w:rsidRDefault="00127AEF" w:rsidP="00127AEF">
            <w:pPr>
              <w:spacing w:before="0" w:after="0"/>
              <w:jc w:val="center"/>
              <w:rPr>
                <w:sz w:val="20"/>
                <w:lang w:eastAsia="es-CO"/>
              </w:rPr>
            </w:pPr>
            <w:r w:rsidRPr="00127AEF">
              <w:rPr>
                <w:sz w:val="20"/>
                <w:lang w:eastAsia="es-CO"/>
              </w:rPr>
              <w:t>7.249</w:t>
            </w:r>
          </w:p>
        </w:tc>
      </w:tr>
      <w:tr w:rsidR="00307AE7" w:rsidRPr="00127AEF" w14:paraId="7DFFB857"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4F43FA" w14:textId="77777777" w:rsidR="00127AEF" w:rsidRPr="00127AEF" w:rsidRDefault="00127AEF" w:rsidP="00127AEF">
            <w:pPr>
              <w:spacing w:before="0" w:after="0"/>
              <w:jc w:val="center"/>
              <w:rPr>
                <w:sz w:val="20"/>
                <w:lang w:eastAsia="es-CO"/>
              </w:rPr>
            </w:pPr>
            <w:r w:rsidRPr="00127AEF">
              <w:rPr>
                <w:sz w:val="20"/>
                <w:lang w:eastAsia="es-CO"/>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EFA1BD" w14:textId="77777777" w:rsidR="00127AEF" w:rsidRPr="00127AEF" w:rsidRDefault="00127AEF" w:rsidP="00127AEF">
            <w:pPr>
              <w:spacing w:before="0" w:after="0"/>
              <w:jc w:val="center"/>
              <w:rPr>
                <w:sz w:val="20"/>
                <w:lang w:eastAsia="es-CO"/>
              </w:rPr>
            </w:pPr>
            <w:r w:rsidRPr="00127AEF">
              <w:rPr>
                <w:sz w:val="20"/>
                <w:lang w:eastAsia="es-CO"/>
              </w:rPr>
              <w:t>427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1CBA48" w14:textId="77777777" w:rsidR="00127AEF" w:rsidRPr="00127AEF" w:rsidRDefault="00127AEF" w:rsidP="00127AEF">
            <w:pPr>
              <w:spacing w:before="0" w:after="0"/>
              <w:jc w:val="center"/>
              <w:rPr>
                <w:sz w:val="20"/>
                <w:lang w:eastAsia="es-CO"/>
              </w:rPr>
            </w:pPr>
            <w:r w:rsidRPr="00127AEF">
              <w:rPr>
                <w:sz w:val="20"/>
                <w:lang w:eastAsia="es-CO"/>
              </w:rPr>
              <w:t>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34834" w14:textId="77777777" w:rsidR="00127AEF" w:rsidRPr="00127AEF" w:rsidRDefault="00127AEF" w:rsidP="00127AEF">
            <w:pPr>
              <w:spacing w:before="0" w:after="0"/>
              <w:jc w:val="center"/>
              <w:rPr>
                <w:sz w:val="20"/>
                <w:lang w:eastAsia="es-CO"/>
              </w:rPr>
            </w:pPr>
            <w:r w:rsidRPr="00127AEF">
              <w:rPr>
                <w:sz w:val="20"/>
                <w:lang w:eastAsia="es-CO"/>
              </w:rPr>
              <w:t>164.1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95C9E3" w14:textId="77777777" w:rsidR="00127AEF" w:rsidRPr="00127AEF" w:rsidRDefault="00127AEF" w:rsidP="00127AEF">
            <w:pPr>
              <w:spacing w:before="0" w:after="0"/>
              <w:jc w:val="center"/>
              <w:rPr>
                <w:sz w:val="20"/>
                <w:lang w:eastAsia="es-CO"/>
              </w:rPr>
            </w:pPr>
            <w:r w:rsidRPr="00127AEF">
              <w:rPr>
                <w:sz w:val="20"/>
                <w:lang w:eastAsia="es-CO"/>
              </w:rPr>
              <w:t>0.655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6EB885" w14:textId="77777777" w:rsidR="00127AEF" w:rsidRPr="00127AEF" w:rsidRDefault="00127AEF" w:rsidP="00127AEF">
            <w:pPr>
              <w:spacing w:before="0" w:after="0"/>
              <w:jc w:val="center"/>
              <w:rPr>
                <w:sz w:val="20"/>
                <w:lang w:eastAsia="es-CO"/>
              </w:rPr>
            </w:pPr>
            <w:r w:rsidRPr="00127AEF">
              <w:rPr>
                <w:sz w:val="20"/>
                <w:lang w:eastAsia="es-CO"/>
              </w:rPr>
              <w:t>0.116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A9A2DB" w14:textId="77777777" w:rsidR="00127AEF" w:rsidRPr="00127AEF" w:rsidRDefault="00127AEF" w:rsidP="00127AEF">
            <w:pPr>
              <w:spacing w:before="0" w:after="0"/>
              <w:jc w:val="center"/>
              <w:rPr>
                <w:sz w:val="20"/>
                <w:lang w:eastAsia="es-CO"/>
              </w:rPr>
            </w:pPr>
            <w:r w:rsidRPr="00127AEF">
              <w:rPr>
                <w:sz w:val="20"/>
                <w:lang w:eastAsia="es-CO"/>
              </w:rPr>
              <w:t>0.441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D96B8D" w14:textId="77777777" w:rsidR="00127AEF" w:rsidRPr="00127AEF" w:rsidRDefault="00127AEF" w:rsidP="00127AEF">
            <w:pPr>
              <w:spacing w:before="0" w:after="0"/>
              <w:jc w:val="center"/>
              <w:rPr>
                <w:sz w:val="20"/>
                <w:lang w:eastAsia="es-CO"/>
              </w:rPr>
            </w:pPr>
            <w:r w:rsidRPr="00127AEF">
              <w:rPr>
                <w:sz w:val="20"/>
                <w:lang w:eastAsia="es-CO"/>
              </w:rPr>
              <w:t>6.859</w:t>
            </w:r>
          </w:p>
        </w:tc>
      </w:tr>
      <w:tr w:rsidR="00307AE7" w:rsidRPr="00127AEF" w14:paraId="0FD7E08F"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64FE3AE" w14:textId="77777777" w:rsidR="00127AEF" w:rsidRPr="00127AEF" w:rsidRDefault="00127AEF" w:rsidP="00127AEF">
            <w:pPr>
              <w:spacing w:before="0" w:after="0"/>
              <w:jc w:val="center"/>
              <w:rPr>
                <w:sz w:val="20"/>
                <w:lang w:eastAsia="es-CO"/>
              </w:rPr>
            </w:pPr>
            <w:r w:rsidRPr="00127AEF">
              <w:rPr>
                <w:sz w:val="20"/>
                <w:lang w:eastAsia="es-CO"/>
              </w:rPr>
              <w:t>10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DE70A3" w14:textId="77777777" w:rsidR="00127AEF" w:rsidRPr="00127AEF" w:rsidRDefault="00127AEF" w:rsidP="00127AEF">
            <w:pPr>
              <w:spacing w:before="0" w:after="0"/>
              <w:jc w:val="center"/>
              <w:rPr>
                <w:sz w:val="20"/>
                <w:lang w:eastAsia="es-CO"/>
              </w:rPr>
            </w:pPr>
            <w:r w:rsidRPr="00127AEF">
              <w:rPr>
                <w:sz w:val="20"/>
                <w:lang w:eastAsia="es-CO"/>
              </w:rPr>
              <w:t>430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9402AB" w14:textId="77777777" w:rsidR="00127AEF" w:rsidRPr="00127AEF" w:rsidRDefault="00127AEF" w:rsidP="00127AEF">
            <w:pPr>
              <w:spacing w:before="0" w:after="0"/>
              <w:jc w:val="center"/>
              <w:rPr>
                <w:sz w:val="20"/>
                <w:lang w:eastAsia="es-CO"/>
              </w:rPr>
            </w:pPr>
            <w:r w:rsidRPr="00127AEF">
              <w:rPr>
                <w:sz w:val="20"/>
                <w:lang w:eastAsia="es-CO"/>
              </w:rPr>
              <w:t>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3731B7" w14:textId="77777777" w:rsidR="00127AEF" w:rsidRPr="00127AEF" w:rsidRDefault="00127AEF" w:rsidP="00127AEF">
            <w:pPr>
              <w:spacing w:before="0" w:after="0"/>
              <w:jc w:val="center"/>
              <w:rPr>
                <w:sz w:val="20"/>
                <w:lang w:eastAsia="es-CO"/>
              </w:rPr>
            </w:pPr>
            <w:r w:rsidRPr="00127AEF">
              <w:rPr>
                <w:sz w:val="20"/>
                <w:lang w:eastAsia="es-CO"/>
              </w:rPr>
              <w:t>161.1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7AF9EB" w14:textId="77777777" w:rsidR="00127AEF" w:rsidRPr="00127AEF" w:rsidRDefault="00127AEF" w:rsidP="00127AEF">
            <w:pPr>
              <w:spacing w:before="0" w:after="0"/>
              <w:jc w:val="center"/>
              <w:rPr>
                <w:sz w:val="20"/>
                <w:lang w:eastAsia="es-CO"/>
              </w:rPr>
            </w:pPr>
            <w:r w:rsidRPr="00127AEF">
              <w:rPr>
                <w:sz w:val="20"/>
                <w:lang w:eastAsia="es-CO"/>
              </w:rPr>
              <w:t>0.55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D28E4E" w14:textId="77777777" w:rsidR="00127AEF" w:rsidRPr="00127AEF" w:rsidRDefault="00127AEF" w:rsidP="00127AEF">
            <w:pPr>
              <w:spacing w:before="0" w:after="0"/>
              <w:jc w:val="center"/>
              <w:rPr>
                <w:sz w:val="20"/>
                <w:lang w:eastAsia="es-CO"/>
              </w:rPr>
            </w:pPr>
            <w:r w:rsidRPr="00127AEF">
              <w:rPr>
                <w:sz w:val="20"/>
                <w:lang w:eastAsia="es-CO"/>
              </w:rPr>
              <w:t>0.117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A0952" w14:textId="77777777" w:rsidR="00127AEF" w:rsidRPr="00127AEF" w:rsidRDefault="00127AEF" w:rsidP="00127AEF">
            <w:pPr>
              <w:spacing w:before="0" w:after="0"/>
              <w:jc w:val="center"/>
              <w:rPr>
                <w:sz w:val="20"/>
                <w:lang w:eastAsia="es-CO"/>
              </w:rPr>
            </w:pPr>
            <w:r w:rsidRPr="00127AEF">
              <w:rPr>
                <w:sz w:val="20"/>
                <w:lang w:eastAsia="es-CO"/>
              </w:rPr>
              <w:t>1.142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347776" w14:textId="77777777" w:rsidR="00127AEF" w:rsidRPr="00127AEF" w:rsidRDefault="00127AEF" w:rsidP="00127AEF">
            <w:pPr>
              <w:spacing w:before="0" w:after="0"/>
              <w:jc w:val="center"/>
              <w:rPr>
                <w:sz w:val="20"/>
                <w:lang w:eastAsia="es-CO"/>
              </w:rPr>
            </w:pPr>
            <w:r w:rsidRPr="00127AEF">
              <w:rPr>
                <w:sz w:val="20"/>
                <w:lang w:eastAsia="es-CO"/>
              </w:rPr>
              <w:t>5.917</w:t>
            </w:r>
          </w:p>
        </w:tc>
      </w:tr>
      <w:tr w:rsidR="00307AE7" w:rsidRPr="00127AEF" w14:paraId="40CBD93C"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67CE76A2" w14:textId="77777777" w:rsidR="00127AEF" w:rsidRPr="00127AEF" w:rsidRDefault="00127AEF" w:rsidP="00127AEF">
            <w:pPr>
              <w:spacing w:before="0" w:after="0"/>
              <w:jc w:val="center"/>
              <w:rPr>
                <w:b/>
                <w:sz w:val="20"/>
                <w:lang w:eastAsia="es-CO"/>
              </w:rPr>
            </w:pPr>
            <w:r w:rsidRPr="00127AEF">
              <w:rPr>
                <w:b/>
                <w:sz w:val="20"/>
                <w:lang w:eastAsia="es-CO"/>
              </w:rPr>
              <w:t>Media</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76AA16E4" w14:textId="77777777" w:rsidR="00127AEF" w:rsidRPr="00127AEF" w:rsidRDefault="00127AEF" w:rsidP="00127AEF">
            <w:pPr>
              <w:spacing w:before="0" w:after="0"/>
              <w:jc w:val="center"/>
              <w:rPr>
                <w:b/>
                <w:sz w:val="20"/>
                <w:lang w:eastAsia="es-CO"/>
              </w:rPr>
            </w:pPr>
            <w:r w:rsidRPr="00127AEF">
              <w:rPr>
                <w:b/>
                <w:sz w:val="20"/>
                <w:lang w:eastAsia="es-CO"/>
              </w:rPr>
              <w:t>433.2</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763D1433" w14:textId="77777777" w:rsidR="00127AEF" w:rsidRPr="00127AEF" w:rsidRDefault="00127AEF" w:rsidP="00127AEF">
            <w:pPr>
              <w:spacing w:before="0" w:after="0"/>
              <w:jc w:val="center"/>
              <w:rPr>
                <w:b/>
                <w:sz w:val="20"/>
                <w:lang w:eastAsia="es-CO"/>
              </w:rPr>
            </w:pPr>
            <w:r w:rsidRPr="00127AEF">
              <w:rPr>
                <w:b/>
                <w:sz w:val="20"/>
                <w:lang w:eastAsia="es-CO"/>
              </w:rPr>
              <w:t>10.9</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203CCD9C" w14:textId="77777777" w:rsidR="00127AEF" w:rsidRPr="00127AEF" w:rsidRDefault="00127AEF" w:rsidP="00127AEF">
            <w:pPr>
              <w:spacing w:before="0" w:after="0"/>
              <w:jc w:val="center"/>
              <w:rPr>
                <w:b/>
                <w:sz w:val="20"/>
                <w:lang w:eastAsia="es-CO"/>
              </w:rPr>
            </w:pPr>
            <w:r w:rsidRPr="00127AEF">
              <w:rPr>
                <w:b/>
                <w:sz w:val="20"/>
                <w:lang w:eastAsia="es-CO"/>
              </w:rPr>
              <w:t>157.5</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57A88E7F" w14:textId="77777777" w:rsidR="00127AEF" w:rsidRPr="00127AEF" w:rsidRDefault="00127AEF" w:rsidP="00127AEF">
            <w:pPr>
              <w:spacing w:before="0" w:after="0"/>
              <w:jc w:val="center"/>
              <w:rPr>
                <w:b/>
                <w:sz w:val="20"/>
                <w:lang w:eastAsia="es-CO"/>
              </w:rPr>
            </w:pPr>
            <w:r w:rsidRPr="00127AEF">
              <w:rPr>
                <w:b/>
                <w:sz w:val="20"/>
                <w:lang w:eastAsia="es-CO"/>
              </w:rPr>
              <w:t>0.6</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786F7A25" w14:textId="77777777" w:rsidR="00127AEF" w:rsidRPr="00127AEF" w:rsidRDefault="00127AEF" w:rsidP="00127AEF">
            <w:pPr>
              <w:spacing w:before="0" w:after="0"/>
              <w:jc w:val="center"/>
              <w:rPr>
                <w:b/>
                <w:sz w:val="20"/>
                <w:lang w:eastAsia="es-CO"/>
              </w:rPr>
            </w:pPr>
            <w:r w:rsidRPr="00127AEF">
              <w:rPr>
                <w:b/>
                <w:sz w:val="20"/>
                <w:lang w:eastAsia="es-CO"/>
              </w:rPr>
              <w:t>0.1</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67ADDFBD" w14:textId="77777777" w:rsidR="00127AEF" w:rsidRPr="00127AEF" w:rsidRDefault="00127AEF" w:rsidP="00127AEF">
            <w:pPr>
              <w:spacing w:before="0" w:after="0"/>
              <w:jc w:val="center"/>
              <w:rPr>
                <w:b/>
                <w:sz w:val="20"/>
                <w:lang w:eastAsia="es-CO"/>
              </w:rPr>
            </w:pPr>
            <w:r w:rsidRPr="00127AEF">
              <w:rPr>
                <w:b/>
                <w:sz w:val="20"/>
                <w:lang w:eastAsia="es-CO"/>
              </w:rPr>
              <w:t>0.9</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146D5112" w14:textId="77777777" w:rsidR="00127AEF" w:rsidRPr="00127AEF" w:rsidRDefault="00127AEF" w:rsidP="00127AEF">
            <w:pPr>
              <w:spacing w:before="0" w:after="0"/>
              <w:jc w:val="center"/>
              <w:rPr>
                <w:b/>
                <w:sz w:val="20"/>
                <w:lang w:eastAsia="es-CO"/>
              </w:rPr>
            </w:pPr>
            <w:r w:rsidRPr="00127AEF">
              <w:rPr>
                <w:b/>
                <w:sz w:val="20"/>
                <w:lang w:eastAsia="es-CO"/>
              </w:rPr>
              <w:t>7.3</w:t>
            </w:r>
          </w:p>
        </w:tc>
      </w:tr>
      <w:tr w:rsidR="00307AE7" w:rsidRPr="00127AEF" w14:paraId="6CA3564A" w14:textId="77777777" w:rsidTr="00127AEF">
        <w:trPr>
          <w:trHeight w:val="170"/>
        </w:trPr>
        <w:tc>
          <w:tcPr>
            <w:tcW w:w="0" w:type="auto"/>
            <w:tcBorders>
              <w:top w:val="single" w:sz="6" w:space="0" w:color="CCCCCC"/>
              <w:left w:val="single" w:sz="6" w:space="0" w:color="000000"/>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6759A764" w14:textId="77777777" w:rsidR="00127AEF" w:rsidRPr="00127AEF" w:rsidRDefault="00127AEF" w:rsidP="00127AEF">
            <w:pPr>
              <w:spacing w:before="0" w:after="0"/>
              <w:jc w:val="center"/>
              <w:rPr>
                <w:b/>
                <w:sz w:val="20"/>
                <w:lang w:eastAsia="es-CO"/>
              </w:rPr>
            </w:pPr>
            <w:r w:rsidRPr="00127AEF">
              <w:rPr>
                <w:b/>
                <w:sz w:val="20"/>
                <w:lang w:eastAsia="es-CO"/>
              </w:rPr>
              <w:t>Desviación</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757783F0" w14:textId="77777777" w:rsidR="00127AEF" w:rsidRPr="00127AEF" w:rsidRDefault="00127AEF" w:rsidP="00127AEF">
            <w:pPr>
              <w:spacing w:before="0" w:after="0"/>
              <w:jc w:val="center"/>
              <w:rPr>
                <w:b/>
                <w:sz w:val="20"/>
                <w:lang w:eastAsia="es-CO"/>
              </w:rPr>
            </w:pPr>
            <w:r w:rsidRPr="00127AEF">
              <w:rPr>
                <w:b/>
                <w:sz w:val="20"/>
                <w:lang w:eastAsia="es-CO"/>
              </w:rPr>
              <w:t>5.28</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050D7B83" w14:textId="77777777" w:rsidR="00127AEF" w:rsidRPr="00127AEF" w:rsidRDefault="00127AEF" w:rsidP="00127AEF">
            <w:pPr>
              <w:spacing w:before="0" w:after="0"/>
              <w:jc w:val="center"/>
              <w:rPr>
                <w:b/>
                <w:sz w:val="20"/>
                <w:lang w:eastAsia="es-CO"/>
              </w:rPr>
            </w:pPr>
            <w:r w:rsidRPr="00127AEF">
              <w:rPr>
                <w:b/>
                <w:sz w:val="20"/>
                <w:lang w:eastAsia="es-CO"/>
              </w:rPr>
              <w:t>2.5</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714804AA" w14:textId="77777777" w:rsidR="00127AEF" w:rsidRPr="00127AEF" w:rsidRDefault="00127AEF" w:rsidP="00127AEF">
            <w:pPr>
              <w:spacing w:before="0" w:after="0"/>
              <w:jc w:val="center"/>
              <w:rPr>
                <w:b/>
                <w:sz w:val="20"/>
                <w:lang w:eastAsia="es-CO"/>
              </w:rPr>
            </w:pPr>
            <w:r w:rsidRPr="00127AEF">
              <w:rPr>
                <w:b/>
                <w:sz w:val="20"/>
                <w:lang w:eastAsia="es-CO"/>
              </w:rPr>
              <w:t>14.4</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72E7D0CF" w14:textId="77777777" w:rsidR="00127AEF" w:rsidRPr="00127AEF" w:rsidRDefault="00127AEF" w:rsidP="00127AEF">
            <w:pPr>
              <w:spacing w:before="0" w:after="0"/>
              <w:jc w:val="center"/>
              <w:rPr>
                <w:b/>
                <w:sz w:val="20"/>
                <w:lang w:eastAsia="es-CO"/>
              </w:rPr>
            </w:pPr>
            <w:r w:rsidRPr="00127AEF">
              <w:rPr>
                <w:b/>
                <w:sz w:val="20"/>
                <w:lang w:eastAsia="es-CO"/>
              </w:rPr>
              <w:t>0.3</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42429A7F" w14:textId="77777777" w:rsidR="00127AEF" w:rsidRPr="00127AEF" w:rsidRDefault="00127AEF" w:rsidP="00127AEF">
            <w:pPr>
              <w:spacing w:before="0" w:after="0"/>
              <w:jc w:val="center"/>
              <w:rPr>
                <w:b/>
                <w:sz w:val="20"/>
                <w:lang w:eastAsia="es-CO"/>
              </w:rPr>
            </w:pPr>
            <w:r w:rsidRPr="00127AEF">
              <w:rPr>
                <w:b/>
                <w:sz w:val="20"/>
                <w:lang w:eastAsia="es-CO"/>
              </w:rPr>
              <w:t>0.0</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102DD960" w14:textId="77777777" w:rsidR="00127AEF" w:rsidRPr="00127AEF" w:rsidRDefault="00127AEF" w:rsidP="00127AEF">
            <w:pPr>
              <w:spacing w:before="0" w:after="0"/>
              <w:jc w:val="center"/>
              <w:rPr>
                <w:b/>
                <w:sz w:val="20"/>
                <w:lang w:eastAsia="es-CO"/>
              </w:rPr>
            </w:pPr>
            <w:r w:rsidRPr="00127AEF">
              <w:rPr>
                <w:b/>
                <w:sz w:val="20"/>
                <w:lang w:eastAsia="es-CO"/>
              </w:rPr>
              <w:t>0.3</w:t>
            </w:r>
          </w:p>
        </w:tc>
        <w:tc>
          <w:tcPr>
            <w:tcW w:w="0" w:type="auto"/>
            <w:tcBorders>
              <w:top w:val="single" w:sz="6" w:space="0" w:color="CCCCCC"/>
              <w:left w:val="single" w:sz="6" w:space="0" w:color="CCCCCC"/>
              <w:bottom w:val="single" w:sz="6" w:space="0" w:color="000000"/>
              <w:right w:val="single" w:sz="6" w:space="0" w:color="000000"/>
            </w:tcBorders>
            <w:shd w:val="clear" w:color="auto" w:fill="B6D7A8"/>
            <w:tcMar>
              <w:top w:w="30" w:type="dxa"/>
              <w:left w:w="45" w:type="dxa"/>
              <w:bottom w:w="30" w:type="dxa"/>
              <w:right w:w="45" w:type="dxa"/>
            </w:tcMar>
            <w:vAlign w:val="bottom"/>
            <w:hideMark/>
          </w:tcPr>
          <w:p w14:paraId="49F8E62E" w14:textId="77777777" w:rsidR="00127AEF" w:rsidRPr="00127AEF" w:rsidRDefault="00127AEF" w:rsidP="00127AEF">
            <w:pPr>
              <w:spacing w:before="0" w:after="0"/>
              <w:jc w:val="center"/>
              <w:rPr>
                <w:b/>
                <w:sz w:val="20"/>
                <w:lang w:eastAsia="es-CO"/>
              </w:rPr>
            </w:pPr>
            <w:r w:rsidRPr="00127AEF">
              <w:rPr>
                <w:b/>
                <w:sz w:val="20"/>
                <w:lang w:eastAsia="es-CO"/>
              </w:rPr>
              <w:t>1.5</w:t>
            </w:r>
          </w:p>
        </w:tc>
      </w:tr>
    </w:tbl>
    <w:p w14:paraId="51323E15" w14:textId="77777777" w:rsidR="00814062" w:rsidRDefault="00814062" w:rsidP="00AE21EC"/>
    <w:p w14:paraId="733FE6C7" w14:textId="62463CF7" w:rsidR="00597F86" w:rsidRDefault="00597F86" w:rsidP="00AE21EC">
      <w:r>
        <w:t>Adicionalmente</w:t>
      </w:r>
      <w:r w:rsidR="00814062">
        <w:t xml:space="preserve">, se puede observar que el tiempo de ejecución de los algoritmos de clasificación es muy bajo, dado que utilizan modelos que ya se encuentran entrenados. Como se comentó en el análisis de los experimentos, el CNN es el algoritmo que más recursos computacionales requiere para su operación. Si bien los resultados de las mediciones mostraron un desempeño aceptable del CNN con respecto a los otros módulos, cabe resaltar que la librería utilizada para la implementación de las CNN cuenta con integración para las tarjetas </w:t>
      </w:r>
      <w:r w:rsidR="00D557C4">
        <w:t>gráficas NVIDIA. Entre los modelos de clasificación seleccionados para la medición, el SVN fue el que presentó el mejor desempeño</w:t>
      </w:r>
      <w:r>
        <w:t>.</w:t>
      </w:r>
    </w:p>
    <w:p w14:paraId="75855960" w14:textId="184C2659" w:rsidR="00DD5612" w:rsidRPr="00A71D04" w:rsidRDefault="00DD5612" w:rsidP="00AE21EC">
      <w:pPr>
        <w:rPr>
          <w:u w:val="single"/>
        </w:rPr>
      </w:pPr>
      <w:r>
        <w:t xml:space="preserve">Dado que el objetivo del modelo de detección de actividades es realizar la implementación del modelo en un sistema distribuido, es importante reducir los requerimientos computacionales de cada uno de los módulos con el objetivo de que puedan trabajar sobre sistemas embebidos. Los tiempos computacionales de la </w:t>
      </w:r>
      <w:r>
        <w:fldChar w:fldCharType="begin"/>
      </w:r>
      <w:r>
        <w:instrText xml:space="preserve"> REF _Ref529851722 \h </w:instrText>
      </w:r>
      <w:r>
        <w:fldChar w:fldCharType="separate"/>
      </w:r>
      <w:r w:rsidR="00A71D04">
        <w:t xml:space="preserve">Tabla </w:t>
      </w:r>
      <w:r w:rsidR="00A71D04">
        <w:rPr>
          <w:noProof/>
        </w:rPr>
        <w:t>17</w:t>
      </w:r>
      <w:r>
        <w:fldChar w:fldCharType="end"/>
      </w:r>
      <w:r>
        <w:t xml:space="preserve"> muestra que es fundamental optimizar la detección de </w:t>
      </w:r>
      <w:r w:rsidR="00960D92">
        <w:t xml:space="preserve">poses en el sistema, ya sea adicionando componentes de hardware que aceleren el procesamiento (por ejemplo, VPU o unidades de procesamiento de video por sus siglas en inglés), o por medio del uso de </w:t>
      </w:r>
      <w:r w:rsidR="00101735">
        <w:t>técnicas que requieran menores recursos computacionales.</w:t>
      </w:r>
    </w:p>
    <w:p w14:paraId="34292D58" w14:textId="6CB8C4AA" w:rsidR="00AF742F" w:rsidRDefault="000F4441" w:rsidP="00A71D04">
      <w:pPr>
        <w:rPr>
          <w:rFonts w:ascii="Arial" w:hAnsi="Arial" w:cs="Arial"/>
          <w:b/>
          <w:color w:val="FFFFFF"/>
          <w:sz w:val="28"/>
          <w:szCs w:val="28"/>
        </w:rPr>
      </w:pPr>
      <w:r>
        <w:t>Los resultados de los experimentos muestran un funcionamiento sobresaliente en el modelo d</w:t>
      </w:r>
      <w:r w:rsidR="00E267F1">
        <w:t xml:space="preserve">e detección de actividades, al utilizar una combinación de CNN en la detección de acciones en conjunto con BoW en la detección de actividades. De acuerdo con la matriz de confusión mostrada en la </w:t>
      </w:r>
      <w:r w:rsidR="00E267F1">
        <w:fldChar w:fldCharType="begin"/>
      </w:r>
      <w:r w:rsidR="00E267F1">
        <w:instrText xml:space="preserve"> REF _Ref529800664 \h </w:instrText>
      </w:r>
      <w:r w:rsidR="00E267F1">
        <w:fldChar w:fldCharType="separate"/>
      </w:r>
      <w:r w:rsidR="00A71D04">
        <w:t xml:space="preserve">Tabla </w:t>
      </w:r>
      <w:r w:rsidR="00A71D04">
        <w:rPr>
          <w:noProof/>
        </w:rPr>
        <w:t>16</w:t>
      </w:r>
      <w:r w:rsidR="00E267F1">
        <w:fldChar w:fldCharType="end"/>
      </w:r>
      <w:r w:rsidR="00E267F1">
        <w:t xml:space="preserve">, se observó que el modelo de detección de actividades puede ser mejorado al incluir el conteo de bigramas en el vector de características del modelo BoW. La siguiente sección </w:t>
      </w:r>
      <w:r w:rsidR="001B04DD">
        <w:t>contiene las conclusiones del proceso de diseño, implementación y validación de</w:t>
      </w:r>
      <w:r w:rsidR="00D557C4">
        <w:t xml:space="preserve"> AC-CCTV</w:t>
      </w:r>
      <w:r w:rsidR="001B04DD">
        <w:t>, así como el trabajo futuro</w:t>
      </w:r>
      <w:r w:rsidR="00101735">
        <w:rPr>
          <w:rFonts w:cs="Arial"/>
          <w:smallCaps/>
          <w:szCs w:val="28"/>
        </w:rPr>
        <w:t>.</w:t>
      </w:r>
    </w:p>
    <w:p w14:paraId="2ABD6009" w14:textId="77777777" w:rsidR="00AF742F" w:rsidRDefault="00AF742F" w:rsidP="005F4B47">
      <w:pPr>
        <w:pStyle w:val="Ttulo1"/>
        <w:numPr>
          <w:ilvl w:val="0"/>
          <w:numId w:val="22"/>
        </w:numPr>
        <w:rPr>
          <w:sz w:val="48"/>
          <w:lang w:eastAsia="es-CO"/>
        </w:rPr>
      </w:pPr>
      <w:bookmarkStart w:id="331" w:name="_Toc531325746"/>
      <w:r>
        <w:lastRenderedPageBreak/>
        <w:t>Conclusiones</w:t>
      </w:r>
      <w:bookmarkEnd w:id="331"/>
    </w:p>
    <w:p w14:paraId="3E1A15A8" w14:textId="77777777" w:rsidR="001C67CB" w:rsidRDefault="001C67CB" w:rsidP="00AE21EC"/>
    <w:p w14:paraId="09BDA673" w14:textId="77777777" w:rsidR="00AE21EC" w:rsidRDefault="001C67CB" w:rsidP="00AE21EC">
      <w:r>
        <w:t xml:space="preserve">En este trabajo de grado se presentó AC-CCTV, un sistema de reconocimiento de actividades orientado a optimizar las labores del personal de seguridad y vigilancia en la detección oportuna de actividades inusuales. El desarrollo de AC-CCTV se efectuó en función del objetivo general del trabajo de investigación, buscando proporcionar un modelo de detección de actividades inusuales que pueda ser aplicado en recintos cerrados. </w:t>
      </w:r>
      <w:r w:rsidR="005A4054">
        <w:t>Aunque la idea de investigación y el caso de estudio seleccionado se encuentran asociados a sistemas CCTV instalados en parqueaderos, el modelo desarrollado para AC-CCTV puede ser aplicado a otros contextos, gracias que las actividades son definidas a partir de elementos básicos como la trayectoria de la persona y las poses ejecutadas.</w:t>
      </w:r>
    </w:p>
    <w:p w14:paraId="4BA74A24" w14:textId="1922BEDA" w:rsidR="005A4054" w:rsidRDefault="005A4054" w:rsidP="00AE21EC">
      <w:pPr>
        <w:rPr>
          <w:color w:val="000000"/>
          <w:szCs w:val="22"/>
        </w:rPr>
      </w:pPr>
      <w:r>
        <w:t xml:space="preserve">A partir de la definición de los objetivos específicos, AC-CCTV proporciona un grado de novedad al basar su arquitectura en una organización de agentes racionales. </w:t>
      </w:r>
      <w:r w:rsidR="001A3DCB">
        <w:t xml:space="preserve">Como se mencionó en el capítulo de diseño del sistema orientado a agentes, la naturaleza distribuida de los sistemas CCTV hacen que los modelos orientados a agentes sean idóneos para el desarrollo de sistemas de clasificación de actividades. Los sistemas orientados a agentes permiten el desarrollo de estrategias cooperativas que </w:t>
      </w:r>
      <w:r w:rsidR="00271009">
        <w:t>explotan</w:t>
      </w:r>
      <w:r w:rsidR="001A3DCB">
        <w:t xml:space="preserve"> la información contextual proporcionada por múltiples cámaras. Además, la implementación de</w:t>
      </w:r>
      <w:r w:rsidR="00271009">
        <w:t xml:space="preserve"> propiedades</w:t>
      </w:r>
      <w:r w:rsidR="001A3DCB">
        <w:rPr>
          <w:color w:val="000000"/>
          <w:szCs w:val="22"/>
        </w:rPr>
        <w:t xml:space="preserve"> el control de recursos compartidos </w:t>
      </w:r>
      <w:sdt>
        <w:sdtPr>
          <w:rPr>
            <w:color w:val="000000"/>
            <w:szCs w:val="22"/>
          </w:rPr>
          <w:id w:val="769894279"/>
          <w:citation/>
        </w:sdtPr>
        <w:sdtEndPr/>
        <w:sdtContent>
          <w:r w:rsidR="001A3DCB">
            <w:rPr>
              <w:color w:val="000000"/>
              <w:szCs w:val="22"/>
            </w:rPr>
            <w:fldChar w:fldCharType="begin"/>
          </w:r>
          <w:r w:rsidR="001A3DCB">
            <w:rPr>
              <w:color w:val="000000"/>
              <w:szCs w:val="22"/>
            </w:rPr>
            <w:instrText xml:space="preserve"> CITATION Cic18 \l 9226 </w:instrText>
          </w:r>
          <w:r w:rsidR="001A3DCB">
            <w:rPr>
              <w:color w:val="000000"/>
              <w:szCs w:val="22"/>
            </w:rPr>
            <w:fldChar w:fldCharType="separate"/>
          </w:r>
          <w:r w:rsidR="00055293" w:rsidRPr="00055293">
            <w:rPr>
              <w:noProof/>
              <w:color w:val="000000"/>
              <w:szCs w:val="22"/>
            </w:rPr>
            <w:t>[5]</w:t>
          </w:r>
          <w:r w:rsidR="001A3DCB">
            <w:rPr>
              <w:color w:val="000000"/>
              <w:szCs w:val="22"/>
            </w:rPr>
            <w:fldChar w:fldCharType="end"/>
          </w:r>
        </w:sdtContent>
      </w:sdt>
      <w:r w:rsidR="001A3DCB">
        <w:rPr>
          <w:color w:val="000000"/>
          <w:szCs w:val="22"/>
        </w:rPr>
        <w:t xml:space="preserve"> y el uso de operaciones concurrentes </w:t>
      </w:r>
      <w:sdt>
        <w:sdtPr>
          <w:rPr>
            <w:color w:val="000000"/>
            <w:szCs w:val="22"/>
          </w:rPr>
          <w:id w:val="1446420464"/>
          <w:citation/>
        </w:sdtPr>
        <w:sdtEndPr/>
        <w:sdtContent>
          <w:r w:rsidR="001A3DCB">
            <w:rPr>
              <w:color w:val="000000"/>
              <w:szCs w:val="22"/>
            </w:rPr>
            <w:fldChar w:fldCharType="begin"/>
          </w:r>
          <w:r w:rsidR="001A3DCB">
            <w:rPr>
              <w:color w:val="000000"/>
              <w:szCs w:val="22"/>
            </w:rPr>
            <w:instrText xml:space="preserve"> CITATION Mat04 \l 9226 </w:instrText>
          </w:r>
          <w:r w:rsidR="001A3DCB">
            <w:rPr>
              <w:color w:val="000000"/>
              <w:szCs w:val="22"/>
            </w:rPr>
            <w:fldChar w:fldCharType="separate"/>
          </w:r>
          <w:r w:rsidR="00055293" w:rsidRPr="00055293">
            <w:rPr>
              <w:noProof/>
              <w:color w:val="000000"/>
              <w:szCs w:val="22"/>
            </w:rPr>
            <w:t>[6]</w:t>
          </w:r>
          <w:r w:rsidR="001A3DCB">
            <w:rPr>
              <w:color w:val="000000"/>
              <w:szCs w:val="22"/>
            </w:rPr>
            <w:fldChar w:fldCharType="end"/>
          </w:r>
        </w:sdtContent>
      </w:sdt>
      <w:r w:rsidR="001A3DCB">
        <w:rPr>
          <w:color w:val="000000"/>
          <w:szCs w:val="22"/>
        </w:rPr>
        <w:t xml:space="preserve">, aumentan la escalabilidad del sistema </w:t>
      </w:r>
      <w:r w:rsidR="00CA786C">
        <w:rPr>
          <w:color w:val="000000"/>
          <w:szCs w:val="22"/>
        </w:rPr>
        <w:t xml:space="preserve">y </w:t>
      </w:r>
      <w:r w:rsidR="001A4E75">
        <w:rPr>
          <w:color w:val="000000"/>
          <w:szCs w:val="22"/>
        </w:rPr>
        <w:t>mejoran su rendimiento</w:t>
      </w:r>
      <w:r w:rsidR="00CA786C">
        <w:rPr>
          <w:color w:val="000000"/>
          <w:szCs w:val="22"/>
        </w:rPr>
        <w:t xml:space="preserve"> al realizar procesamiento </w:t>
      </w:r>
      <w:r w:rsidR="00271009">
        <w:rPr>
          <w:color w:val="000000"/>
          <w:szCs w:val="22"/>
        </w:rPr>
        <w:t xml:space="preserve">paralelo </w:t>
      </w:r>
      <w:r w:rsidR="00CA786C">
        <w:rPr>
          <w:color w:val="000000"/>
          <w:szCs w:val="22"/>
        </w:rPr>
        <w:t xml:space="preserve">de tareas en modo pipeline </w:t>
      </w:r>
      <w:sdt>
        <w:sdtPr>
          <w:rPr>
            <w:color w:val="000000"/>
            <w:szCs w:val="22"/>
          </w:rPr>
          <w:id w:val="2097824713"/>
          <w:citation/>
        </w:sdtPr>
        <w:sdtEndPr/>
        <w:sdtContent>
          <w:r w:rsidR="00CA786C">
            <w:rPr>
              <w:color w:val="000000"/>
              <w:szCs w:val="22"/>
            </w:rPr>
            <w:fldChar w:fldCharType="begin"/>
          </w:r>
          <w:r w:rsidR="00CA786C">
            <w:rPr>
              <w:color w:val="000000"/>
              <w:szCs w:val="22"/>
            </w:rPr>
            <w:instrText xml:space="preserve"> CITATION Ram97 \l 9226 </w:instrText>
          </w:r>
          <w:r w:rsidR="00CA786C">
            <w:rPr>
              <w:color w:val="000000"/>
              <w:szCs w:val="22"/>
            </w:rPr>
            <w:fldChar w:fldCharType="separate"/>
          </w:r>
          <w:r w:rsidR="00055293" w:rsidRPr="00055293">
            <w:rPr>
              <w:noProof/>
              <w:color w:val="000000"/>
              <w:szCs w:val="22"/>
            </w:rPr>
            <w:t>[8]</w:t>
          </w:r>
          <w:r w:rsidR="00CA786C">
            <w:rPr>
              <w:color w:val="000000"/>
              <w:szCs w:val="22"/>
            </w:rPr>
            <w:fldChar w:fldCharType="end"/>
          </w:r>
        </w:sdtContent>
      </w:sdt>
      <w:r w:rsidR="00CA786C">
        <w:rPr>
          <w:color w:val="000000"/>
          <w:szCs w:val="22"/>
        </w:rPr>
        <w:t xml:space="preserve">.  </w:t>
      </w:r>
    </w:p>
    <w:p w14:paraId="6BD4220A" w14:textId="0B7C4A58" w:rsidR="00271009" w:rsidRDefault="00CA786C" w:rsidP="00AE21EC">
      <w:pPr>
        <w:rPr>
          <w:color w:val="000000"/>
          <w:szCs w:val="22"/>
        </w:rPr>
      </w:pPr>
      <w:r>
        <w:rPr>
          <w:color w:val="000000"/>
          <w:szCs w:val="22"/>
        </w:rPr>
        <w:t>Con base en los modelos de detección de actividades propuesto</w:t>
      </w:r>
      <w:r w:rsidR="00851DE9">
        <w:rPr>
          <w:color w:val="000000"/>
          <w:szCs w:val="22"/>
        </w:rPr>
        <w:t xml:space="preserve"> por </w:t>
      </w:r>
      <w:r>
        <w:rPr>
          <w:color w:val="000000"/>
          <w:szCs w:val="22"/>
        </w:rPr>
        <w:t>Cristiani et al</w:t>
      </w:r>
      <w:r w:rsidR="001A4E75">
        <w:rPr>
          <w:color w:val="000000"/>
          <w:szCs w:val="22"/>
        </w:rPr>
        <w:t xml:space="preserve"> </w:t>
      </w:r>
      <w:sdt>
        <w:sdtPr>
          <w:rPr>
            <w:color w:val="000000"/>
            <w:szCs w:val="22"/>
          </w:rPr>
          <w:id w:val="-1520312516"/>
          <w:citation/>
        </w:sdtPr>
        <w:sdtEndPr/>
        <w:sdtContent>
          <w:r w:rsidR="001A4E75">
            <w:rPr>
              <w:color w:val="000000"/>
              <w:szCs w:val="22"/>
            </w:rPr>
            <w:fldChar w:fldCharType="begin"/>
          </w:r>
          <w:r w:rsidR="001A4E75">
            <w:rPr>
              <w:color w:val="000000"/>
              <w:szCs w:val="22"/>
            </w:rPr>
            <w:instrText xml:space="preserve"> CITATION Cri11 \l 9226 </w:instrText>
          </w:r>
          <w:r w:rsidR="001A4E75">
            <w:rPr>
              <w:color w:val="000000"/>
              <w:szCs w:val="22"/>
            </w:rPr>
            <w:fldChar w:fldCharType="separate"/>
          </w:r>
          <w:r w:rsidR="00055293" w:rsidRPr="00055293">
            <w:rPr>
              <w:noProof/>
              <w:color w:val="000000"/>
              <w:szCs w:val="22"/>
            </w:rPr>
            <w:t>[9]</w:t>
          </w:r>
          <w:r w:rsidR="001A4E75">
            <w:rPr>
              <w:color w:val="000000"/>
              <w:szCs w:val="22"/>
            </w:rPr>
            <w:fldChar w:fldCharType="end"/>
          </w:r>
        </w:sdtContent>
      </w:sdt>
      <w:r>
        <w:rPr>
          <w:color w:val="000000"/>
          <w:szCs w:val="22"/>
        </w:rPr>
        <w:t xml:space="preserve">, </w:t>
      </w:r>
      <w:r w:rsidR="001A4E75">
        <w:rPr>
          <w:color w:val="000000"/>
          <w:szCs w:val="22"/>
        </w:rPr>
        <w:t xml:space="preserve">AC-CCTV cuenta con un diseño dividido en 3 etapas. El desarrollo de la etapa de bajo nivel </w:t>
      </w:r>
      <w:r w:rsidR="00271009">
        <w:rPr>
          <w:color w:val="000000"/>
          <w:szCs w:val="22"/>
        </w:rPr>
        <w:t>describió</w:t>
      </w:r>
      <w:r w:rsidR="001A4E75">
        <w:rPr>
          <w:color w:val="000000"/>
          <w:szCs w:val="22"/>
        </w:rPr>
        <w:t xml:space="preserve"> los retos principales que deben superarse al momento de realizar la detección de </w:t>
      </w:r>
      <w:r w:rsidR="00271009">
        <w:rPr>
          <w:color w:val="000000"/>
          <w:szCs w:val="22"/>
        </w:rPr>
        <w:t>las personas en la escena</w:t>
      </w:r>
      <w:r w:rsidR="001A4E75">
        <w:rPr>
          <w:color w:val="000000"/>
          <w:szCs w:val="22"/>
        </w:rPr>
        <w:t xml:space="preserve">, que corresponden al control de oclusiones, el área de cobertura y la variación en los niveles de iluminación. Aunque el estado del arte mostró que los algoritmos de extracción de fondo son candidatos válidos en </w:t>
      </w:r>
      <w:r w:rsidR="00271009">
        <w:rPr>
          <w:color w:val="000000"/>
          <w:szCs w:val="22"/>
        </w:rPr>
        <w:t>el diseño de sistemas de detección de personas</w:t>
      </w:r>
      <w:r w:rsidR="001A4E75">
        <w:rPr>
          <w:color w:val="000000"/>
          <w:szCs w:val="22"/>
        </w:rPr>
        <w:t xml:space="preserve">, </w:t>
      </w:r>
      <w:r w:rsidR="00271009">
        <w:rPr>
          <w:color w:val="000000"/>
          <w:szCs w:val="22"/>
        </w:rPr>
        <w:t>los resultados de la evaluación recopilados en la</w:t>
      </w:r>
      <w:r w:rsidR="001A4E75">
        <w:rPr>
          <w:color w:val="000000"/>
          <w:szCs w:val="22"/>
        </w:rPr>
        <w:t xml:space="preserve"> </w:t>
      </w:r>
      <w:r w:rsidR="001A4E75">
        <w:rPr>
          <w:color w:val="000000"/>
          <w:szCs w:val="22"/>
        </w:rPr>
        <w:fldChar w:fldCharType="begin"/>
      </w:r>
      <w:r w:rsidR="001A4E75">
        <w:rPr>
          <w:color w:val="000000"/>
          <w:szCs w:val="22"/>
        </w:rPr>
        <w:instrText xml:space="preserve"> REF _Ref529749925 \h </w:instrText>
      </w:r>
      <w:r w:rsidR="001A4E75">
        <w:rPr>
          <w:color w:val="000000"/>
          <w:szCs w:val="22"/>
        </w:rPr>
      </w:r>
      <w:r w:rsidR="001A4E75">
        <w:rPr>
          <w:color w:val="000000"/>
          <w:szCs w:val="22"/>
        </w:rPr>
        <w:fldChar w:fldCharType="separate"/>
      </w:r>
      <w:ins w:id="332" w:author="Eder Mauricio Abello Rodríguez" w:date="2018-11-30T07:35:00Z">
        <w:r w:rsidR="00A71D04" w:rsidRPr="003A30B4">
          <w:t xml:space="preserve">Tabla </w:t>
        </w:r>
        <w:r w:rsidR="00A71D04">
          <w:rPr>
            <w:noProof/>
          </w:rPr>
          <w:t>7</w:t>
        </w:r>
      </w:ins>
      <w:del w:id="333" w:author="Eder Mauricio Abello Rodríguez" w:date="2018-11-30T07:35:00Z">
        <w:r w:rsidR="00FC40B8" w:rsidRPr="003A30B4" w:rsidDel="00A71D04">
          <w:delText xml:space="preserve">Tabla </w:delText>
        </w:r>
        <w:r w:rsidR="00FC40B8" w:rsidDel="00A71D04">
          <w:rPr>
            <w:noProof/>
          </w:rPr>
          <w:delText>7</w:delText>
        </w:r>
      </w:del>
      <w:r w:rsidR="001A4E75">
        <w:rPr>
          <w:color w:val="000000"/>
          <w:szCs w:val="22"/>
        </w:rPr>
        <w:fldChar w:fldCharType="end"/>
      </w:r>
      <w:r w:rsidR="001A4E75">
        <w:rPr>
          <w:color w:val="000000"/>
          <w:szCs w:val="22"/>
        </w:rPr>
        <w:t xml:space="preserve"> </w:t>
      </w:r>
      <w:r w:rsidR="00851DE9">
        <w:rPr>
          <w:color w:val="000000"/>
          <w:szCs w:val="22"/>
        </w:rPr>
        <w:t>comprobaron</w:t>
      </w:r>
      <w:r w:rsidR="001A4E75">
        <w:rPr>
          <w:color w:val="000000"/>
          <w:szCs w:val="22"/>
        </w:rPr>
        <w:t xml:space="preserve"> que estos algoritmos cuentan con un bajo nivel de desempeño en entornos con alto nivel de movimiento</w:t>
      </w:r>
      <w:r w:rsidR="00271009">
        <w:rPr>
          <w:color w:val="000000"/>
          <w:szCs w:val="22"/>
        </w:rPr>
        <w:t xml:space="preserve">. Por otra parte, la extracción de esqueletos utilizada a través de la librería OpenPose mostró </w:t>
      </w:r>
      <w:r w:rsidR="00851DE9">
        <w:rPr>
          <w:color w:val="000000"/>
          <w:szCs w:val="22"/>
        </w:rPr>
        <w:t>buenos</w:t>
      </w:r>
      <w:r w:rsidR="00271009">
        <w:rPr>
          <w:color w:val="000000"/>
          <w:szCs w:val="22"/>
        </w:rPr>
        <w:t xml:space="preserve"> resultados, con la desventaja de que su uso requiere altos recursos computacionales que penalizan el desempeño del sistema.</w:t>
      </w:r>
    </w:p>
    <w:p w14:paraId="442AC71A" w14:textId="186FC4B8" w:rsidR="00A40E4C" w:rsidRDefault="00271009" w:rsidP="00AE21EC">
      <w:pPr>
        <w:rPr>
          <w:color w:val="000000"/>
          <w:szCs w:val="22"/>
        </w:rPr>
      </w:pPr>
      <w:r>
        <w:rPr>
          <w:color w:val="000000"/>
          <w:szCs w:val="22"/>
        </w:rPr>
        <w:t xml:space="preserve">La etapa de nivel medio se centró en el desarrollo del módulo de reidentificación de personas, cuya parte se centró en el desarrollo </w:t>
      </w:r>
      <w:r w:rsidR="00A40E4C">
        <w:rPr>
          <w:color w:val="000000"/>
          <w:szCs w:val="22"/>
        </w:rPr>
        <w:t>del agente de reidentificación</w:t>
      </w:r>
      <w:r>
        <w:rPr>
          <w:color w:val="000000"/>
          <w:szCs w:val="22"/>
        </w:rPr>
        <w:t xml:space="preserve"> </w:t>
      </w:r>
      <w:r w:rsidR="00A40E4C">
        <w:rPr>
          <w:color w:val="000000"/>
          <w:szCs w:val="22"/>
        </w:rPr>
        <w:t>a partir de</w:t>
      </w:r>
      <w:r>
        <w:rPr>
          <w:color w:val="000000"/>
          <w:szCs w:val="22"/>
        </w:rPr>
        <w:t xml:space="preserve"> técnicas de comparación de color y transformación proyectiva. Los resultados recopilados en la </w:t>
      </w:r>
      <w:r>
        <w:rPr>
          <w:color w:val="000000"/>
          <w:szCs w:val="22"/>
        </w:rPr>
        <w:fldChar w:fldCharType="begin"/>
      </w:r>
      <w:r>
        <w:rPr>
          <w:color w:val="000000"/>
          <w:szCs w:val="22"/>
        </w:rPr>
        <w:instrText xml:space="preserve"> REF _Ref529805516 \h </w:instrText>
      </w:r>
      <w:r w:rsidR="00172285">
        <w:rPr>
          <w:color w:val="000000"/>
          <w:szCs w:val="22"/>
        </w:rPr>
        <w:instrText xml:space="preserve"> \* MERGEFORMAT </w:instrText>
      </w:r>
      <w:r>
        <w:rPr>
          <w:color w:val="000000"/>
          <w:szCs w:val="22"/>
        </w:rPr>
      </w:r>
      <w:r>
        <w:rPr>
          <w:color w:val="000000"/>
          <w:szCs w:val="22"/>
        </w:rPr>
        <w:fldChar w:fldCharType="separate"/>
      </w:r>
      <w:ins w:id="334" w:author="Eder Mauricio Abello Rodríguez" w:date="2018-11-30T07:35:00Z">
        <w:r w:rsidR="00A71D04" w:rsidRPr="00A71D04">
          <w:rPr>
            <w:szCs w:val="22"/>
            <w:rPrChange w:id="335" w:author="Eder Mauricio Abello Rodríguez" w:date="2018-11-30T07:35:00Z">
              <w:rPr/>
            </w:rPrChange>
          </w:rPr>
          <w:t>Tabla</w:t>
        </w:r>
        <w:r w:rsidR="00A71D04">
          <w:t xml:space="preserve"> </w:t>
        </w:r>
        <w:r w:rsidR="00A71D04">
          <w:rPr>
            <w:noProof/>
          </w:rPr>
          <w:t>13</w:t>
        </w:r>
      </w:ins>
      <w:del w:id="336" w:author="Eder Mauricio Abello Rodríguez" w:date="2018-11-30T07:35:00Z">
        <w:r w:rsidR="00FC40B8" w:rsidRPr="00A71D04" w:rsidDel="00A71D04">
          <w:rPr>
            <w:szCs w:val="22"/>
          </w:rPr>
          <w:delText>Tabla</w:delText>
        </w:r>
        <w:r w:rsidR="00FC40B8" w:rsidDel="00A71D04">
          <w:delText xml:space="preserve"> </w:delText>
        </w:r>
        <w:r w:rsidR="00FC40B8" w:rsidDel="00A71D04">
          <w:rPr>
            <w:noProof/>
          </w:rPr>
          <w:delText>13</w:delText>
        </w:r>
      </w:del>
      <w:r>
        <w:rPr>
          <w:color w:val="000000"/>
          <w:szCs w:val="22"/>
        </w:rPr>
        <w:fldChar w:fldCharType="end"/>
      </w:r>
      <w:r>
        <w:rPr>
          <w:color w:val="000000"/>
          <w:szCs w:val="22"/>
        </w:rPr>
        <w:t xml:space="preserve"> muestran que la transformación proyectiva muestra buenos resultados al momento de aplicarse en cámaras que no cuentan con un alto grado de proyección, como lo son las cámaras que componen el caso de estudio seleccionado.</w:t>
      </w:r>
      <w:r w:rsidR="00A40E4C">
        <w:rPr>
          <w:color w:val="000000"/>
          <w:szCs w:val="22"/>
        </w:rPr>
        <w:t xml:space="preserve"> Por otra parte, una de las diferencias del modelo de AC-CCTV con respecto a otros modelos como el Jang et al es el uso de la fórmula de comparación CIEDE2000. Además de proporcionar una escala de color que se asemeja al ojo </w:t>
      </w:r>
      <w:r w:rsidR="00A40E4C">
        <w:rPr>
          <w:color w:val="000000"/>
          <w:szCs w:val="22"/>
        </w:rPr>
        <w:lastRenderedPageBreak/>
        <w:t xml:space="preserve">humano, la ecuación CIEDE2000 elimina la ambigüedad en la componente H del espacio HSV al realizar el análisis de un color en escala de grises </w:t>
      </w:r>
      <w:sdt>
        <w:sdtPr>
          <w:rPr>
            <w:color w:val="000000"/>
            <w:szCs w:val="22"/>
          </w:rPr>
          <w:id w:val="1490515500"/>
          <w:citation/>
        </w:sdtPr>
        <w:sdtEndPr/>
        <w:sdtContent>
          <w:r w:rsidR="00A40E4C">
            <w:rPr>
              <w:color w:val="000000"/>
              <w:szCs w:val="22"/>
            </w:rPr>
            <w:fldChar w:fldCharType="begin"/>
          </w:r>
          <w:r w:rsidR="00A40E4C">
            <w:rPr>
              <w:color w:val="000000"/>
              <w:szCs w:val="22"/>
            </w:rPr>
            <w:instrText xml:space="preserve"> CITATION Jan14 \l 9226 </w:instrText>
          </w:r>
          <w:r w:rsidR="00A40E4C">
            <w:rPr>
              <w:color w:val="000000"/>
              <w:szCs w:val="22"/>
            </w:rPr>
            <w:fldChar w:fldCharType="separate"/>
          </w:r>
          <w:r w:rsidR="00055293" w:rsidRPr="00055293">
            <w:rPr>
              <w:noProof/>
              <w:color w:val="000000"/>
              <w:szCs w:val="22"/>
            </w:rPr>
            <w:t>[50]</w:t>
          </w:r>
          <w:r w:rsidR="00A40E4C">
            <w:rPr>
              <w:color w:val="000000"/>
              <w:szCs w:val="22"/>
            </w:rPr>
            <w:fldChar w:fldCharType="end"/>
          </w:r>
        </w:sdtContent>
      </w:sdt>
      <w:r w:rsidR="00A40E4C">
        <w:rPr>
          <w:color w:val="000000"/>
          <w:szCs w:val="22"/>
        </w:rPr>
        <w:t>. Finalmente, la extracción de los colores dominantes de una persona a partir del algoritmo K-Means, genera un grado de robustez en la posición de la persona con respecto a la cámara al momento de realizar la reidentificación.</w:t>
      </w:r>
    </w:p>
    <w:p w14:paraId="382518D2" w14:textId="24BAADCF" w:rsidR="00A40E4C" w:rsidRDefault="00851DE9" w:rsidP="00AE21EC">
      <w:r>
        <w:rPr>
          <w:color w:val="000000"/>
          <w:szCs w:val="22"/>
        </w:rPr>
        <w:t xml:space="preserve">El desarrollo del módulo de alto nivel se elaboró con base en el modelo de actividades propuesto por Saad et al, en donde una actividad se define mediante acciones y una acción se define mediante poses </w:t>
      </w:r>
      <w:sdt>
        <w:sdtPr>
          <w:rPr>
            <w:color w:val="000000"/>
            <w:szCs w:val="22"/>
          </w:rPr>
          <w:id w:val="-1909908190"/>
          <w:citation/>
        </w:sdtPr>
        <w:sdtEndPr/>
        <w:sdtContent>
          <w:r>
            <w:rPr>
              <w:color w:val="000000"/>
              <w:szCs w:val="22"/>
            </w:rPr>
            <w:fldChar w:fldCharType="begin"/>
          </w:r>
          <w:r>
            <w:rPr>
              <w:color w:val="000000"/>
              <w:szCs w:val="22"/>
            </w:rPr>
            <w:instrText xml:space="preserve"> CITATION Saa13 \l 9226 </w:instrText>
          </w:r>
          <w:r>
            <w:rPr>
              <w:color w:val="000000"/>
              <w:szCs w:val="22"/>
            </w:rPr>
            <w:fldChar w:fldCharType="separate"/>
          </w:r>
          <w:r w:rsidR="00055293" w:rsidRPr="00055293">
            <w:rPr>
              <w:noProof/>
              <w:color w:val="000000"/>
              <w:szCs w:val="22"/>
            </w:rPr>
            <w:t>[11]</w:t>
          </w:r>
          <w:r>
            <w:rPr>
              <w:color w:val="000000"/>
              <w:szCs w:val="22"/>
            </w:rPr>
            <w:fldChar w:fldCharType="end"/>
          </w:r>
        </w:sdtContent>
      </w:sdt>
      <w:r>
        <w:rPr>
          <w:color w:val="000000"/>
          <w:szCs w:val="22"/>
        </w:rPr>
        <w:t xml:space="preserve">. De acuerdo con los resultados recopilados en la </w:t>
      </w:r>
      <w:r>
        <w:rPr>
          <w:color w:val="000000"/>
          <w:szCs w:val="22"/>
        </w:rPr>
        <w:fldChar w:fldCharType="begin"/>
      </w:r>
      <w:r>
        <w:rPr>
          <w:color w:val="000000"/>
          <w:szCs w:val="22"/>
        </w:rPr>
        <w:instrText xml:space="preserve"> REF _Ref529788093 \h </w:instrText>
      </w:r>
      <w:r>
        <w:rPr>
          <w:color w:val="000000"/>
          <w:szCs w:val="22"/>
        </w:rPr>
      </w:r>
      <w:r>
        <w:rPr>
          <w:color w:val="000000"/>
          <w:szCs w:val="22"/>
        </w:rPr>
        <w:fldChar w:fldCharType="separate"/>
      </w:r>
      <w:r w:rsidR="00A71D04">
        <w:t xml:space="preserve">Tabla </w:t>
      </w:r>
      <w:r w:rsidR="00A71D04">
        <w:rPr>
          <w:noProof/>
        </w:rPr>
        <w:t>15</w:t>
      </w:r>
      <w:r>
        <w:rPr>
          <w:color w:val="000000"/>
          <w:szCs w:val="22"/>
        </w:rPr>
        <w:fldChar w:fldCharType="end"/>
      </w:r>
      <w:r>
        <w:rPr>
          <w:color w:val="000000"/>
          <w:szCs w:val="22"/>
        </w:rPr>
        <w:t>, el uso de modelos CNN en la clasificación de acciones permite unificar los niveles de pose y acción</w:t>
      </w:r>
      <w:r w:rsidR="00994F41">
        <w:rPr>
          <w:color w:val="000000"/>
          <w:szCs w:val="22"/>
        </w:rPr>
        <w:t xml:space="preserve">, </w:t>
      </w:r>
      <w:r w:rsidR="00994F41">
        <w:t xml:space="preserve">eliminando la necesidad de definir las poses base para cada una de las actividades de forma similar a lo desarrollado en la </w:t>
      </w:r>
      <w:r w:rsidR="00994F41">
        <w:fldChar w:fldCharType="begin"/>
      </w:r>
      <w:r w:rsidR="00994F41">
        <w:instrText xml:space="preserve"> REF _Ref529772367 \h </w:instrText>
      </w:r>
      <w:r w:rsidR="00994F41">
        <w:fldChar w:fldCharType="separate"/>
      </w:r>
      <w:r w:rsidR="00A71D04">
        <w:t xml:space="preserve">Tabla </w:t>
      </w:r>
      <w:r w:rsidR="00A71D04">
        <w:rPr>
          <w:noProof/>
        </w:rPr>
        <w:t>10</w:t>
      </w:r>
      <w:r w:rsidR="00994F41">
        <w:fldChar w:fldCharType="end"/>
      </w:r>
      <w:r w:rsidR="00994F41">
        <w:t xml:space="preserve">. Adicionalmente, a pesar de que las técnicas de ensamble se introducen en el modelo con el objetivo de obtener un mayor nivel de precisión en la clasificación </w:t>
      </w:r>
      <w:sdt>
        <w:sdtPr>
          <w:id w:val="1637759473"/>
          <w:citation/>
        </w:sdtPr>
        <w:sdtEndPr/>
        <w:sdtContent>
          <w:r w:rsidR="00994F41">
            <w:fldChar w:fldCharType="begin"/>
          </w:r>
          <w:r w:rsidR="00994F41">
            <w:instrText xml:space="preserve"> CITATION Die00 \l 9226 </w:instrText>
          </w:r>
          <w:r w:rsidR="00994F41">
            <w:fldChar w:fldCharType="separate"/>
          </w:r>
          <w:r w:rsidR="00055293">
            <w:rPr>
              <w:noProof/>
            </w:rPr>
            <w:t>[12]</w:t>
          </w:r>
          <w:r w:rsidR="00994F41">
            <w:fldChar w:fldCharType="end"/>
          </w:r>
        </w:sdtContent>
      </w:sdt>
      <w:r w:rsidR="00994F41">
        <w:t xml:space="preserve">, los resultados contenidos en la </w:t>
      </w:r>
      <w:r w:rsidR="00994F41">
        <w:fldChar w:fldCharType="begin"/>
      </w:r>
      <w:r w:rsidR="00994F41">
        <w:instrText xml:space="preserve"> REF _Ref529787292 \h </w:instrText>
      </w:r>
      <w:r w:rsidR="00994F41">
        <w:fldChar w:fldCharType="separate"/>
      </w:r>
      <w:r w:rsidR="00A71D04">
        <w:t xml:space="preserve">Tabla </w:t>
      </w:r>
      <w:r w:rsidR="00A71D04">
        <w:rPr>
          <w:noProof/>
        </w:rPr>
        <w:t>14</w:t>
      </w:r>
      <w:r w:rsidR="00994F41">
        <w:fldChar w:fldCharType="end"/>
      </w:r>
      <w:r w:rsidR="00994F41">
        <w:t xml:space="preserve"> no muestran una mejora al aplicar </w:t>
      </w:r>
      <w:r w:rsidR="0016293A">
        <w:t>esta estrategia en el modelo</w:t>
      </w:r>
      <w:r w:rsidR="00994F41">
        <w:t>.</w:t>
      </w:r>
    </w:p>
    <w:p w14:paraId="02360B1B" w14:textId="4F0CB309" w:rsidR="0016293A" w:rsidRDefault="00994F41" w:rsidP="0016293A">
      <w:pPr>
        <w:rPr>
          <w:color w:val="000000"/>
          <w:szCs w:val="22"/>
        </w:rPr>
      </w:pPr>
      <w:r>
        <w:rPr>
          <w:color w:val="000000"/>
          <w:szCs w:val="22"/>
        </w:rPr>
        <w:t xml:space="preserve">A partir de los criterios </w:t>
      </w:r>
      <w:r w:rsidRPr="00994F41">
        <w:rPr>
          <w:color w:val="000000"/>
          <w:szCs w:val="22"/>
        </w:rPr>
        <w:t xml:space="preserve">estipulados en los objetivos específicos, el </w:t>
      </w:r>
      <w:r w:rsidRPr="00994F41">
        <w:rPr>
          <w:color w:val="000000"/>
          <w:szCs w:val="22"/>
        </w:rPr>
        <w:fldChar w:fldCharType="begin"/>
      </w:r>
      <w:r w:rsidRPr="00994F41">
        <w:rPr>
          <w:color w:val="000000"/>
          <w:szCs w:val="22"/>
        </w:rPr>
        <w:instrText xml:space="preserve"> REF _Ref529779945 \h </w:instrText>
      </w:r>
      <w:r>
        <w:rPr>
          <w:color w:val="000000"/>
          <w:szCs w:val="22"/>
        </w:rPr>
        <w:instrText xml:space="preserve"> \* MERGEFORMAT </w:instrText>
      </w:r>
      <w:r w:rsidRPr="00994F41">
        <w:rPr>
          <w:color w:val="000000"/>
          <w:szCs w:val="22"/>
        </w:rPr>
      </w:r>
      <w:r w:rsidRPr="00994F41">
        <w:rPr>
          <w:color w:val="000000"/>
          <w:szCs w:val="22"/>
        </w:rPr>
        <w:fldChar w:fldCharType="separate"/>
      </w:r>
      <w:ins w:id="337" w:author="Eder Mauricio Abello Rodríguez" w:date="2018-11-30T07:35:00Z">
        <w:r w:rsidR="00A71D04" w:rsidRPr="00A71D04">
          <w:rPr>
            <w:szCs w:val="22"/>
            <w:rPrChange w:id="338" w:author="Eder Mauricio Abello Rodríguez" w:date="2018-11-30T07:35:00Z">
              <w:rPr/>
            </w:rPrChange>
          </w:rPr>
          <w:t xml:space="preserve">Experimento </w:t>
        </w:r>
        <w:r w:rsidR="00A71D04" w:rsidRPr="00A71D04">
          <w:rPr>
            <w:noProof/>
            <w:szCs w:val="22"/>
            <w:rPrChange w:id="339" w:author="Eder Mauricio Abello Rodríguez" w:date="2018-11-30T07:35:00Z">
              <w:rPr>
                <w:noProof/>
              </w:rPr>
            </w:rPrChange>
          </w:rPr>
          <w:t>3</w:t>
        </w:r>
      </w:ins>
      <w:del w:id="340" w:author="Eder Mauricio Abello Rodríguez" w:date="2018-11-30T07:35:00Z">
        <w:r w:rsidR="00FC40B8" w:rsidRPr="00A71D04" w:rsidDel="00A71D04">
          <w:rPr>
            <w:szCs w:val="22"/>
          </w:rPr>
          <w:delText xml:space="preserve">Experimento </w:delText>
        </w:r>
        <w:r w:rsidR="00FC40B8" w:rsidRPr="00A71D04" w:rsidDel="00A71D04">
          <w:rPr>
            <w:noProof/>
            <w:szCs w:val="22"/>
          </w:rPr>
          <w:delText>3</w:delText>
        </w:r>
      </w:del>
      <w:r w:rsidRPr="00994F41">
        <w:rPr>
          <w:color w:val="000000"/>
          <w:szCs w:val="22"/>
        </w:rPr>
        <w:fldChar w:fldCharType="end"/>
      </w:r>
      <w:r w:rsidRPr="00994F41">
        <w:rPr>
          <w:color w:val="000000"/>
          <w:szCs w:val="22"/>
        </w:rPr>
        <w:t xml:space="preserve"> realizó la evaluación d</w:t>
      </w:r>
      <w:r w:rsidR="0016293A">
        <w:rPr>
          <w:color w:val="000000"/>
          <w:szCs w:val="22"/>
        </w:rPr>
        <w:t>e la precisión global del sistema</w:t>
      </w:r>
      <w:r w:rsidRPr="00994F41">
        <w:rPr>
          <w:color w:val="000000"/>
          <w:szCs w:val="22"/>
        </w:rPr>
        <w:t xml:space="preserve">, cuyos resultados se </w:t>
      </w:r>
      <w:r w:rsidR="0016293A">
        <w:rPr>
          <w:color w:val="000000"/>
          <w:szCs w:val="22"/>
        </w:rPr>
        <w:t>resumen</w:t>
      </w:r>
      <w:r w:rsidRPr="00994F41">
        <w:rPr>
          <w:color w:val="000000"/>
          <w:szCs w:val="22"/>
        </w:rPr>
        <w:t xml:space="preserve"> en la </w:t>
      </w:r>
      <w:r w:rsidRPr="00994F41">
        <w:rPr>
          <w:color w:val="000000"/>
          <w:szCs w:val="22"/>
        </w:rPr>
        <w:fldChar w:fldCharType="begin"/>
      </w:r>
      <w:r w:rsidRPr="00994F41">
        <w:rPr>
          <w:color w:val="000000"/>
          <w:szCs w:val="22"/>
        </w:rPr>
        <w:instrText xml:space="preserve"> REF _Ref529772367 \h </w:instrText>
      </w:r>
      <w:r>
        <w:rPr>
          <w:color w:val="000000"/>
          <w:szCs w:val="22"/>
        </w:rPr>
        <w:instrText xml:space="preserve"> \* MERGEFORMAT </w:instrText>
      </w:r>
      <w:r w:rsidRPr="00994F41">
        <w:rPr>
          <w:color w:val="000000"/>
          <w:szCs w:val="22"/>
        </w:rPr>
      </w:r>
      <w:r w:rsidRPr="00994F41">
        <w:rPr>
          <w:color w:val="000000"/>
          <w:szCs w:val="22"/>
        </w:rPr>
        <w:fldChar w:fldCharType="separate"/>
      </w:r>
      <w:ins w:id="341" w:author="Eder Mauricio Abello Rodríguez" w:date="2018-11-30T07:35:00Z">
        <w:r w:rsidR="00A71D04" w:rsidRPr="00A71D04">
          <w:rPr>
            <w:szCs w:val="22"/>
            <w:rPrChange w:id="342" w:author="Eder Mauricio Abello Rodríguez" w:date="2018-11-30T07:35:00Z">
              <w:rPr/>
            </w:rPrChange>
          </w:rPr>
          <w:t xml:space="preserve">Tabla </w:t>
        </w:r>
        <w:r w:rsidR="00A71D04" w:rsidRPr="00A71D04">
          <w:rPr>
            <w:noProof/>
            <w:szCs w:val="22"/>
            <w:rPrChange w:id="343" w:author="Eder Mauricio Abello Rodríguez" w:date="2018-11-30T07:35:00Z">
              <w:rPr>
                <w:noProof/>
              </w:rPr>
            </w:rPrChange>
          </w:rPr>
          <w:t>10</w:t>
        </w:r>
      </w:ins>
      <w:del w:id="344" w:author="Eder Mauricio Abello Rodríguez" w:date="2018-11-30T07:35:00Z">
        <w:r w:rsidR="00FC40B8" w:rsidRPr="00A71D04" w:rsidDel="00A71D04">
          <w:rPr>
            <w:szCs w:val="22"/>
          </w:rPr>
          <w:delText xml:space="preserve">Tabla </w:delText>
        </w:r>
        <w:r w:rsidR="00FC40B8" w:rsidRPr="00A71D04" w:rsidDel="00A71D04">
          <w:rPr>
            <w:noProof/>
            <w:szCs w:val="22"/>
          </w:rPr>
          <w:delText>10</w:delText>
        </w:r>
      </w:del>
      <w:r w:rsidRPr="00994F41">
        <w:rPr>
          <w:color w:val="000000"/>
          <w:szCs w:val="22"/>
        </w:rPr>
        <w:fldChar w:fldCharType="end"/>
      </w:r>
      <w:r w:rsidRPr="00994F41">
        <w:rPr>
          <w:color w:val="000000"/>
          <w:szCs w:val="22"/>
        </w:rPr>
        <w:t>.</w:t>
      </w:r>
      <w:r>
        <w:rPr>
          <w:color w:val="000000"/>
          <w:szCs w:val="22"/>
        </w:rPr>
        <w:t xml:space="preserve"> El mejor resultado del experimento muestra un</w:t>
      </w:r>
      <w:r w:rsidR="0016293A">
        <w:rPr>
          <w:color w:val="000000"/>
          <w:szCs w:val="22"/>
        </w:rPr>
        <w:t xml:space="preserve">a precisión </w:t>
      </w:r>
      <w:r>
        <w:rPr>
          <w:color w:val="000000"/>
          <w:szCs w:val="22"/>
        </w:rPr>
        <w:t>del 93.9%</w:t>
      </w:r>
      <w:r w:rsidR="0016293A">
        <w:rPr>
          <w:color w:val="000000"/>
          <w:szCs w:val="22"/>
        </w:rPr>
        <w:t>, al combinar CNN en la detección de acciones con BoW en la detección de actividades. Es importante resaltar que el sistema actúa únicamente de forma informativa en la detección de actividades inusuales, y que el vigilante es el responsable de realizar la evaluación de la actividad y de ejecutar las acciones correspondientes.</w:t>
      </w:r>
    </w:p>
    <w:p w14:paraId="6E54C3FA" w14:textId="6C6D1C35" w:rsidR="004438BA" w:rsidRPr="004438BA" w:rsidRDefault="004438BA" w:rsidP="0016293A">
      <w:pPr>
        <w:rPr>
          <w:color w:val="000000"/>
          <w:szCs w:val="22"/>
        </w:rPr>
      </w:pPr>
      <w:r>
        <w:rPr>
          <w:color w:val="000000"/>
          <w:szCs w:val="22"/>
        </w:rPr>
        <w:t xml:space="preserve">Por medio de las mediciones recopiladas en la </w:t>
      </w:r>
      <w:r>
        <w:rPr>
          <w:color w:val="000000"/>
          <w:szCs w:val="22"/>
        </w:rPr>
        <w:fldChar w:fldCharType="begin"/>
      </w:r>
      <w:r>
        <w:rPr>
          <w:color w:val="000000"/>
          <w:szCs w:val="22"/>
        </w:rPr>
        <w:instrText xml:space="preserve"> REF _Ref529851722 \h </w:instrText>
      </w:r>
      <w:r>
        <w:rPr>
          <w:color w:val="000000"/>
          <w:szCs w:val="22"/>
        </w:rPr>
      </w:r>
      <w:r>
        <w:rPr>
          <w:color w:val="000000"/>
          <w:szCs w:val="22"/>
        </w:rPr>
        <w:fldChar w:fldCharType="separate"/>
      </w:r>
      <w:r w:rsidR="00A71D04">
        <w:t xml:space="preserve">Tabla </w:t>
      </w:r>
      <w:r w:rsidR="00A71D04">
        <w:rPr>
          <w:noProof/>
        </w:rPr>
        <w:t>17</w:t>
      </w:r>
      <w:r>
        <w:rPr>
          <w:color w:val="000000"/>
          <w:szCs w:val="22"/>
        </w:rPr>
        <w:fldChar w:fldCharType="end"/>
      </w:r>
      <w:r>
        <w:rPr>
          <w:color w:val="000000"/>
          <w:szCs w:val="22"/>
        </w:rPr>
        <w:t xml:space="preserve">, se obtuvo una medición del desempeño de cada uno de los procesos que consumen mayor cantidad de recursos. De acuerdo con los resultados presentados, se identificó que los 2 agentes que se deben optimizar </w:t>
      </w:r>
      <w:r w:rsidR="004B0C44">
        <w:rPr>
          <w:color w:val="000000"/>
          <w:szCs w:val="22"/>
        </w:rPr>
        <w:t xml:space="preserve">para lograr la implementación de AC-CCTV en un sistema de producción </w:t>
      </w:r>
      <w:r>
        <w:rPr>
          <w:color w:val="000000"/>
          <w:szCs w:val="22"/>
        </w:rPr>
        <w:t xml:space="preserve">es el agente de poses y el agente de reidentificación. La optimización del agente reidentificación se puede lograr con la utilización de algoritmos alternos al K-Means </w:t>
      </w:r>
      <w:r w:rsidR="004B0C44">
        <w:rPr>
          <w:color w:val="000000"/>
          <w:szCs w:val="22"/>
        </w:rPr>
        <w:t>que permitan</w:t>
      </w:r>
      <w:r>
        <w:rPr>
          <w:color w:val="000000"/>
          <w:szCs w:val="22"/>
        </w:rPr>
        <w:t xml:space="preserve"> la extracción de los colores dominantes. Por otra parte, la optimización de la extracción puede </w:t>
      </w:r>
      <w:r w:rsidR="004B0C44">
        <w:rPr>
          <w:color w:val="000000"/>
          <w:szCs w:val="22"/>
        </w:rPr>
        <w:t xml:space="preserve">alcanzarse </w:t>
      </w:r>
      <w:r>
        <w:rPr>
          <w:color w:val="000000"/>
          <w:szCs w:val="22"/>
        </w:rPr>
        <w:t xml:space="preserve">mediante el uso de </w:t>
      </w:r>
      <w:r w:rsidR="004B0C44">
        <w:rPr>
          <w:color w:val="000000"/>
          <w:szCs w:val="22"/>
        </w:rPr>
        <w:t xml:space="preserve">modelos pre entrenados que ofrezcan un menor nivel de precisión, pero que favorezcan los tiempos de ejecución </w:t>
      </w:r>
      <w:sdt>
        <w:sdtPr>
          <w:rPr>
            <w:color w:val="000000"/>
            <w:szCs w:val="22"/>
          </w:rPr>
          <w:id w:val="1994144936"/>
          <w:citation/>
        </w:sdtPr>
        <w:sdtEndPr/>
        <w:sdtContent>
          <w:r w:rsidR="004B0C44">
            <w:rPr>
              <w:color w:val="000000"/>
              <w:szCs w:val="22"/>
            </w:rPr>
            <w:fldChar w:fldCharType="begin"/>
          </w:r>
          <w:r w:rsidR="004B0C44">
            <w:rPr>
              <w:color w:val="000000"/>
              <w:szCs w:val="22"/>
            </w:rPr>
            <w:instrText xml:space="preserve"> CITATION Ros18 \l 9226 </w:instrText>
          </w:r>
          <w:r w:rsidR="004B0C44">
            <w:rPr>
              <w:color w:val="000000"/>
              <w:szCs w:val="22"/>
            </w:rPr>
            <w:fldChar w:fldCharType="separate"/>
          </w:r>
          <w:r w:rsidR="00055293" w:rsidRPr="00055293">
            <w:rPr>
              <w:noProof/>
              <w:color w:val="000000"/>
              <w:szCs w:val="22"/>
            </w:rPr>
            <w:t>[93]</w:t>
          </w:r>
          <w:r w:rsidR="004B0C44">
            <w:rPr>
              <w:color w:val="000000"/>
              <w:szCs w:val="22"/>
            </w:rPr>
            <w:fldChar w:fldCharType="end"/>
          </w:r>
        </w:sdtContent>
      </w:sdt>
      <w:r w:rsidR="004B0C44">
        <w:rPr>
          <w:color w:val="000000"/>
          <w:szCs w:val="22"/>
        </w:rPr>
        <w:t xml:space="preserve">. Los tiempos obtenidos en la </w:t>
      </w:r>
      <w:r w:rsidR="004B0C44">
        <w:rPr>
          <w:color w:val="000000"/>
          <w:szCs w:val="22"/>
        </w:rPr>
        <w:fldChar w:fldCharType="begin"/>
      </w:r>
      <w:r w:rsidR="004B0C44">
        <w:rPr>
          <w:color w:val="000000"/>
          <w:szCs w:val="22"/>
        </w:rPr>
        <w:instrText xml:space="preserve"> REF _Ref529851722 \h </w:instrText>
      </w:r>
      <w:r w:rsidR="004B0C44">
        <w:rPr>
          <w:color w:val="000000"/>
          <w:szCs w:val="22"/>
        </w:rPr>
      </w:r>
      <w:r w:rsidR="004B0C44">
        <w:rPr>
          <w:color w:val="000000"/>
          <w:szCs w:val="22"/>
        </w:rPr>
        <w:fldChar w:fldCharType="separate"/>
      </w:r>
      <w:r w:rsidR="00A71D04">
        <w:t xml:space="preserve">Tabla </w:t>
      </w:r>
      <w:r w:rsidR="00A71D04">
        <w:rPr>
          <w:noProof/>
        </w:rPr>
        <w:t>17</w:t>
      </w:r>
      <w:r w:rsidR="004B0C44">
        <w:rPr>
          <w:color w:val="000000"/>
          <w:szCs w:val="22"/>
        </w:rPr>
        <w:fldChar w:fldCharType="end"/>
      </w:r>
      <w:r w:rsidR="004B0C44">
        <w:rPr>
          <w:color w:val="000000"/>
          <w:szCs w:val="22"/>
        </w:rPr>
        <w:t xml:space="preserve"> muestra la imposibilidad de ejecutar el sistema en tiempo real a una tasa de 2FPS, valor utilizado en el CCTV instalado en el Centro Comercial Oviedo. Además de requerir grandes recursos computacionales para el procesamiento de las cámaras, disminuir la tasa de FPS de las cámaras afectaría la fluidez del video percibida por el personal de monitoreo, afectando la usabilidad del sistema.</w:t>
      </w:r>
    </w:p>
    <w:p w14:paraId="44EF3E5D" w14:textId="77777777" w:rsidR="00994F41" w:rsidRDefault="00994F41" w:rsidP="005F4B47">
      <w:pPr>
        <w:pStyle w:val="Ttulo2"/>
        <w:numPr>
          <w:ilvl w:val="1"/>
          <w:numId w:val="22"/>
        </w:numPr>
      </w:pPr>
      <w:bookmarkStart w:id="345" w:name="_Toc531325747"/>
      <w:r>
        <w:t>Trabajo Futuro</w:t>
      </w:r>
      <w:bookmarkEnd w:id="345"/>
    </w:p>
    <w:p w14:paraId="29385FF6" w14:textId="2756E02F" w:rsidR="00703EA2" w:rsidRDefault="00994F41" w:rsidP="00AE21EC">
      <w:r>
        <w:t xml:space="preserve">Con el objetivo de lograr la implementación de AC-CCTV en </w:t>
      </w:r>
      <w:r w:rsidR="004B0C44">
        <w:t>el caso de estudio seleccionado</w:t>
      </w:r>
      <w:r>
        <w:t xml:space="preserve">, </w:t>
      </w:r>
      <w:r w:rsidR="001E5D69">
        <w:t>es fundamental</w:t>
      </w:r>
      <w:r>
        <w:t xml:space="preserve"> optimizar</w:t>
      </w:r>
      <w:r w:rsidR="004438BA">
        <w:t xml:space="preserve"> los recursos computacionales requeridos</w:t>
      </w:r>
      <w:r>
        <w:t xml:space="preserve"> las librerías de detección de poses </w:t>
      </w:r>
      <w:r w:rsidR="0016293A">
        <w:t xml:space="preserve">utilizadas en las etapas de </w:t>
      </w:r>
      <w:r w:rsidR="001E5D69">
        <w:t>bajo nivel</w:t>
      </w:r>
      <w:r w:rsidR="0016293A">
        <w:t xml:space="preserve">. </w:t>
      </w:r>
      <w:r w:rsidR="00A522FB">
        <w:t>Dado que los sistemas CCTV instalados por Controles Inteligentes cuentan con sistemas embebidos instalados de forma anexa a cada una de las cámaras, es deseable que los algoritmos que componen</w:t>
      </w:r>
      <w:r w:rsidR="001E5D69">
        <w:t xml:space="preserve"> el modelo de</w:t>
      </w:r>
      <w:r w:rsidR="00A522FB">
        <w:t xml:space="preserve"> AC-CCTV puedan ser ejecutados en estos dispositivos. Para acelerar el cálculo de los procesos compu</w:t>
      </w:r>
      <w:r w:rsidR="00A522FB">
        <w:lastRenderedPageBreak/>
        <w:t xml:space="preserve">tacionales ejecutados por OpenPose, </w:t>
      </w:r>
      <w:r w:rsidR="001E5D69">
        <w:t>se validará la integración</w:t>
      </w:r>
      <w:r w:rsidR="00A522FB">
        <w:t xml:space="preserve"> de la librería al dispositivo de computación gráfica Movidius desarrollado por Intel. Movidius es un dispositivo externo compatible con sistemas embebidos como Raspberry Pi, que acelera el entrenamiento y la ejecución de modelos basados en Deep Learning </w:t>
      </w:r>
      <w:sdt>
        <w:sdtPr>
          <w:id w:val="-952015098"/>
          <w:citation/>
        </w:sdtPr>
        <w:sdtEndPr/>
        <w:sdtContent>
          <w:r w:rsidR="001E5D69">
            <w:fldChar w:fldCharType="begin"/>
          </w:r>
          <w:r w:rsidR="001E5D69">
            <w:instrText xml:space="preserve"> CITATION Int18 \l 9226 </w:instrText>
          </w:r>
          <w:r w:rsidR="001E5D69">
            <w:fldChar w:fldCharType="separate"/>
          </w:r>
          <w:r w:rsidR="00055293">
            <w:rPr>
              <w:noProof/>
            </w:rPr>
            <w:t>[13]</w:t>
          </w:r>
          <w:r w:rsidR="001E5D69">
            <w:fldChar w:fldCharType="end"/>
          </w:r>
        </w:sdtContent>
      </w:sdt>
      <w:r w:rsidR="001E5D69">
        <w:t>.</w:t>
      </w:r>
    </w:p>
    <w:p w14:paraId="72C6229A" w14:textId="77777777" w:rsidR="001E5D69" w:rsidRDefault="001E5D69" w:rsidP="00AE21EC">
      <w:r>
        <w:t>Para generar un valor agregado, el modelo de AC-CCTV se integrará al sistema de guiado proporcionado por Controles Inteligentes. El sistema de guiado cuenta con una interfaz gráfica desarrollada en .NET, la cual recibirá las alertas generadas por el sistema de agentes al momento de realizar la detección de una actividad sospechosa. En caso de que el operador no se encuentre presente para responder la alerta, AC-CCTV integrará funcionalidades como la grabación de registros de video de la actividad y la elaboración de un histórico de alertas, que permitan al vigilante revisar las novedades reportadas del sistema en un periodo de tiempo.</w:t>
      </w:r>
    </w:p>
    <w:p w14:paraId="362A5DAA" w14:textId="33006DC3" w:rsidR="00C109F8" w:rsidRDefault="005114F4" w:rsidP="00AE21EC">
      <w:r>
        <w:t>Buscando</w:t>
      </w:r>
      <w:r w:rsidR="00C109F8">
        <w:t xml:space="preserve"> validar la aplicabilidad de</w:t>
      </w:r>
      <w:r>
        <w:t xml:space="preserve"> AC-CCTV </w:t>
      </w:r>
      <w:r w:rsidR="00C109F8">
        <w:t xml:space="preserve">en otros contextos diferentes al caso de estudio seleccionado, </w:t>
      </w:r>
      <w:r>
        <w:t xml:space="preserve">es importante </w:t>
      </w:r>
      <w:r w:rsidR="00597F86">
        <w:t xml:space="preserve">desarrollar </w:t>
      </w:r>
      <w:r>
        <w:t xml:space="preserve">un protocolo experimental en una empresa que cuente con un CCTV instalado en un recinto cerrado y que no se encuentre asociado al contexto de parqueaderos. De acuerdo con el análisis desarrollado en el diseño del modelo, se implementará el </w:t>
      </w:r>
      <w:r w:rsidR="00597F86">
        <w:t>protocolo</w:t>
      </w:r>
      <w:r>
        <w:t xml:space="preserve"> </w:t>
      </w:r>
      <w:r w:rsidR="00597F86">
        <w:t>en instalaciones</w:t>
      </w:r>
      <w:r>
        <w:t xml:space="preserve"> que cuenten con oficinas</w:t>
      </w:r>
      <w:r w:rsidR="00597F86">
        <w:t>. El protocolo experimental tendrá como</w:t>
      </w:r>
      <w:r>
        <w:t xml:space="preserve"> objetivo de validar aspectos como el seguimiento de la persona a partir de su posición global, el uso de los descriptores de color, y la identificación del contexto dentro de la etapa de clasificación de acciones. Con base en la calidad de las imágenes obtenidas en el CCTV, se evaluará la posibilidad de implementar técnicas avanzadas de rastreo de personas, </w:t>
      </w:r>
      <w:r w:rsidR="00597F86">
        <w:t xml:space="preserve">como el reconocimiento facial </w:t>
      </w:r>
      <w:sdt>
        <w:sdtPr>
          <w:id w:val="1316531951"/>
          <w:citation/>
        </w:sdtPr>
        <w:sdtEndPr/>
        <w:sdtContent>
          <w:r w:rsidR="00597F86">
            <w:fldChar w:fldCharType="begin"/>
          </w:r>
          <w:r w:rsidR="00597F86">
            <w:instrText xml:space="preserve"> CITATION MaB12 \l 9226 </w:instrText>
          </w:r>
          <w:r w:rsidR="00597F86">
            <w:fldChar w:fldCharType="separate"/>
          </w:r>
          <w:r w:rsidR="00055293">
            <w:rPr>
              <w:noProof/>
            </w:rPr>
            <w:t>[85]</w:t>
          </w:r>
          <w:r w:rsidR="00597F86">
            <w:fldChar w:fldCharType="end"/>
          </w:r>
        </w:sdtContent>
      </w:sdt>
      <w:r w:rsidR="00597F86">
        <w:t>.</w:t>
      </w:r>
    </w:p>
    <w:p w14:paraId="12581602" w14:textId="77777777" w:rsidR="00703EA2" w:rsidRDefault="00703EA2" w:rsidP="00AE21EC"/>
    <w:p w14:paraId="5850F6A2" w14:textId="77777777" w:rsidR="00703EA2" w:rsidRDefault="00703EA2" w:rsidP="00AE21EC"/>
    <w:p w14:paraId="35128FA0" w14:textId="77777777" w:rsidR="00703EA2" w:rsidRDefault="00703EA2" w:rsidP="00AE21EC"/>
    <w:p w14:paraId="241CC0BF" w14:textId="77777777" w:rsidR="00382745" w:rsidRDefault="00382745" w:rsidP="00AE21EC"/>
    <w:p w14:paraId="7E1B2E22" w14:textId="77777777" w:rsidR="00703EA2" w:rsidRDefault="00703EA2" w:rsidP="00AE21EC"/>
    <w:p w14:paraId="73C5CAE1" w14:textId="77777777" w:rsidR="00060DDA" w:rsidRDefault="00060DDA">
      <w:pPr>
        <w:spacing w:before="0" w:after="0"/>
        <w:jc w:val="left"/>
      </w:pPr>
    </w:p>
    <w:p w14:paraId="060515C0" w14:textId="77777777" w:rsidR="00382745" w:rsidRDefault="00382745">
      <w:pPr>
        <w:spacing w:before="0" w:after="0"/>
        <w:jc w:val="left"/>
      </w:pPr>
      <w:r>
        <w:br w:type="page"/>
      </w:r>
    </w:p>
    <w:p w14:paraId="0C200B8B" w14:textId="77777777" w:rsidR="003C2680" w:rsidRPr="003C2680" w:rsidRDefault="003C2680">
      <w:pPr>
        <w:spacing w:before="0" w:after="0"/>
        <w:jc w:val="left"/>
      </w:pPr>
    </w:p>
    <w:bookmarkStart w:id="346" w:name="_Toc428793033" w:displacedByCustomXml="next"/>
    <w:bookmarkStart w:id="347" w:name="_Toc531325748" w:displacedByCustomXml="next"/>
    <w:sdt>
      <w:sdtPr>
        <w:rPr>
          <w:rFonts w:ascii="Times New Roman" w:hAnsi="Times New Roman"/>
          <w:b w:val="0"/>
          <w:smallCaps w:val="0"/>
          <w:color w:val="auto"/>
          <w:sz w:val="22"/>
          <w:lang w:val="es-ES"/>
        </w:rPr>
        <w:id w:val="1226965898"/>
        <w:docPartObj>
          <w:docPartGallery w:val="Bibliographies"/>
          <w:docPartUnique/>
        </w:docPartObj>
      </w:sdtPr>
      <w:sdtEndPr>
        <w:rPr>
          <w:lang w:val="es-CO"/>
        </w:rPr>
      </w:sdtEndPr>
      <w:sdtContent>
        <w:p w14:paraId="44678E17" w14:textId="77777777" w:rsidR="00A02D7D" w:rsidRDefault="00A02D7D" w:rsidP="00497053">
          <w:pPr>
            <w:pStyle w:val="Ttulo1"/>
          </w:pPr>
          <w:r>
            <w:rPr>
              <w:lang w:val="es-ES"/>
            </w:rPr>
            <w:t>Referencias</w:t>
          </w:r>
          <w:bookmarkEnd w:id="347"/>
          <w:bookmarkEnd w:id="346"/>
        </w:p>
        <w:sdt>
          <w:sdtPr>
            <w:id w:val="-573587230"/>
            <w:bibliography/>
          </w:sdtPr>
          <w:sdtEndPr/>
          <w:sdtContent>
            <w:p w14:paraId="6E3A5A18" w14:textId="77777777" w:rsidR="00055293" w:rsidRDefault="00A02D7D">
              <w:pPr>
                <w:rPr>
                  <w:noProof/>
                  <w:sz w:val="20"/>
                  <w:lang w:val="es-ES" w:eastAsia="es-ES"/>
                </w:rPr>
              </w:pPr>
              <w:r>
                <w:fldChar w:fldCharType="begin"/>
              </w:r>
              <w:r>
                <w:instrText>BIBLIOGRAPHY</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81"/>
                <w:gridCol w:w="7889"/>
              </w:tblGrid>
              <w:tr w:rsidR="00055293" w:rsidRPr="00055293" w14:paraId="45265157" w14:textId="77777777" w:rsidTr="00A71D04">
                <w:trPr>
                  <w:divId w:val="1387534424"/>
                  <w:trHeight w:val="567"/>
                  <w:tblCellSpacing w:w="15" w:type="dxa"/>
                </w:trPr>
                <w:tc>
                  <w:tcPr>
                    <w:tcW w:w="436" w:type="dxa"/>
                    <w:hideMark/>
                  </w:tcPr>
                  <w:p w14:paraId="6B923D42" w14:textId="5DD923AC" w:rsidR="00055293" w:rsidRPr="00A71D04" w:rsidRDefault="00055293">
                    <w:pPr>
                      <w:pStyle w:val="Bibliografa"/>
                      <w:rPr>
                        <w:noProof/>
                        <w:sz w:val="20"/>
                        <w:lang w:val="es-ES"/>
                      </w:rPr>
                    </w:pPr>
                    <w:r w:rsidRPr="00A71D04">
                      <w:rPr>
                        <w:noProof/>
                        <w:sz w:val="20"/>
                        <w:lang w:val="es-ES"/>
                      </w:rPr>
                      <w:t xml:space="preserve">[1] </w:t>
                    </w:r>
                  </w:p>
                </w:tc>
                <w:tc>
                  <w:tcPr>
                    <w:tcW w:w="7844" w:type="dxa"/>
                    <w:hideMark/>
                  </w:tcPr>
                  <w:p w14:paraId="6444F98C" w14:textId="77777777" w:rsidR="00055293" w:rsidRPr="00A71D04" w:rsidRDefault="00055293">
                    <w:pPr>
                      <w:pStyle w:val="Bibliografa"/>
                      <w:rPr>
                        <w:noProof/>
                        <w:sz w:val="20"/>
                        <w:lang w:val="es-ES"/>
                      </w:rPr>
                    </w:pPr>
                    <w:r w:rsidRPr="00A71D04">
                      <w:rPr>
                        <w:noProof/>
                        <w:sz w:val="20"/>
                        <w:lang w:val="es-ES"/>
                      </w:rPr>
                      <w:t>SuperVigilancia, «Estado del Sector de Vigilancia y Seguridad Privada en Colombia,» 2015.</w:t>
                    </w:r>
                  </w:p>
                </w:tc>
              </w:tr>
              <w:tr w:rsidR="00055293" w:rsidRPr="00055293" w14:paraId="0C7178C8" w14:textId="77777777" w:rsidTr="00A71D04">
                <w:trPr>
                  <w:divId w:val="1387534424"/>
                  <w:trHeight w:val="567"/>
                  <w:tblCellSpacing w:w="15" w:type="dxa"/>
                </w:trPr>
                <w:tc>
                  <w:tcPr>
                    <w:tcW w:w="436" w:type="dxa"/>
                    <w:hideMark/>
                  </w:tcPr>
                  <w:p w14:paraId="6A0B5C81" w14:textId="77777777" w:rsidR="00055293" w:rsidRPr="00A71D04" w:rsidRDefault="00055293">
                    <w:pPr>
                      <w:pStyle w:val="Bibliografa"/>
                      <w:rPr>
                        <w:noProof/>
                        <w:sz w:val="20"/>
                        <w:lang w:val="es-ES"/>
                      </w:rPr>
                    </w:pPr>
                    <w:r w:rsidRPr="00A71D04">
                      <w:rPr>
                        <w:noProof/>
                        <w:sz w:val="20"/>
                        <w:lang w:val="es-ES"/>
                      </w:rPr>
                      <w:t xml:space="preserve">[2] </w:t>
                    </w:r>
                  </w:p>
                </w:tc>
                <w:tc>
                  <w:tcPr>
                    <w:tcW w:w="7844" w:type="dxa"/>
                    <w:hideMark/>
                  </w:tcPr>
                  <w:p w14:paraId="50E8C244" w14:textId="77777777" w:rsidR="00055293" w:rsidRPr="00A71D04" w:rsidRDefault="00055293">
                    <w:pPr>
                      <w:pStyle w:val="Bibliografa"/>
                      <w:rPr>
                        <w:noProof/>
                        <w:sz w:val="20"/>
                        <w:lang w:val="en-US"/>
                      </w:rPr>
                    </w:pPr>
                    <w:r w:rsidRPr="00A71D04">
                      <w:rPr>
                        <w:noProof/>
                        <w:sz w:val="20"/>
                        <w:lang w:val="en-US"/>
                      </w:rPr>
                      <w:t xml:space="preserve">S. Leman-Langlois, «The Myopic Panopticon: The Social Consequences of Policing Through the Lens,» </w:t>
                    </w:r>
                    <w:r w:rsidRPr="00A71D04">
                      <w:rPr>
                        <w:i/>
                        <w:iCs/>
                        <w:noProof/>
                        <w:sz w:val="20"/>
                        <w:lang w:val="en-US"/>
                      </w:rPr>
                      <w:t xml:space="preserve">Policing and Society, </w:t>
                    </w:r>
                    <w:r w:rsidRPr="00A71D04">
                      <w:rPr>
                        <w:noProof/>
                        <w:sz w:val="20"/>
                        <w:lang w:val="en-US"/>
                      </w:rPr>
                      <w:t xml:space="preserve">pp. 44-58, 2003. </w:t>
                    </w:r>
                  </w:p>
                </w:tc>
              </w:tr>
              <w:tr w:rsidR="00055293" w:rsidRPr="00055293" w14:paraId="00B53A7C" w14:textId="77777777" w:rsidTr="00A71D04">
                <w:trPr>
                  <w:divId w:val="1387534424"/>
                  <w:trHeight w:val="567"/>
                  <w:tblCellSpacing w:w="15" w:type="dxa"/>
                </w:trPr>
                <w:tc>
                  <w:tcPr>
                    <w:tcW w:w="436" w:type="dxa"/>
                    <w:hideMark/>
                  </w:tcPr>
                  <w:p w14:paraId="78334E78" w14:textId="77777777" w:rsidR="00055293" w:rsidRPr="00A71D04" w:rsidRDefault="00055293">
                    <w:pPr>
                      <w:pStyle w:val="Bibliografa"/>
                      <w:rPr>
                        <w:noProof/>
                        <w:sz w:val="20"/>
                        <w:lang w:val="es-ES"/>
                      </w:rPr>
                    </w:pPr>
                    <w:r w:rsidRPr="00A71D04">
                      <w:rPr>
                        <w:noProof/>
                        <w:sz w:val="20"/>
                        <w:lang w:val="es-ES"/>
                      </w:rPr>
                      <w:t xml:space="preserve">[3] </w:t>
                    </w:r>
                  </w:p>
                </w:tc>
                <w:tc>
                  <w:tcPr>
                    <w:tcW w:w="7844" w:type="dxa"/>
                    <w:hideMark/>
                  </w:tcPr>
                  <w:p w14:paraId="63564C2D" w14:textId="77777777" w:rsidR="00055293" w:rsidRPr="00A71D04" w:rsidRDefault="00055293">
                    <w:pPr>
                      <w:pStyle w:val="Bibliografa"/>
                      <w:rPr>
                        <w:noProof/>
                        <w:sz w:val="20"/>
                        <w:lang w:val="es-ES"/>
                      </w:rPr>
                    </w:pPr>
                    <w:r w:rsidRPr="00A71D04">
                      <w:rPr>
                        <w:noProof/>
                        <w:sz w:val="20"/>
                        <w:lang w:val="en-US"/>
                      </w:rPr>
                      <w:t xml:space="preserve">J. Ferenbok y A. Clement, «Hidden Changes: from CCTV to “Smart” video surveillance,» 2015. </w:t>
                    </w:r>
                    <w:r w:rsidRPr="00A71D04">
                      <w:rPr>
                        <w:noProof/>
                        <w:sz w:val="20"/>
                        <w:lang w:val="es-ES"/>
                      </w:rPr>
                      <w:t>[En línea]. Available: https://www.yumpu.com/en/document/view/34561291/pdf-hidden-changes-from-cctv-to-smart-video-surveillance. [Último acceso: 11 noviembre 2018].</w:t>
                    </w:r>
                  </w:p>
                </w:tc>
              </w:tr>
              <w:tr w:rsidR="00055293" w:rsidRPr="00055293" w14:paraId="43171D09" w14:textId="77777777" w:rsidTr="00A71D04">
                <w:trPr>
                  <w:divId w:val="1387534424"/>
                  <w:trHeight w:val="567"/>
                  <w:tblCellSpacing w:w="15" w:type="dxa"/>
                </w:trPr>
                <w:tc>
                  <w:tcPr>
                    <w:tcW w:w="436" w:type="dxa"/>
                    <w:hideMark/>
                  </w:tcPr>
                  <w:p w14:paraId="43915C3F" w14:textId="77777777" w:rsidR="00055293" w:rsidRPr="00A71D04" w:rsidRDefault="00055293">
                    <w:pPr>
                      <w:pStyle w:val="Bibliografa"/>
                      <w:rPr>
                        <w:noProof/>
                        <w:sz w:val="20"/>
                        <w:lang w:val="es-ES"/>
                      </w:rPr>
                    </w:pPr>
                    <w:r w:rsidRPr="00A71D04">
                      <w:rPr>
                        <w:noProof/>
                        <w:sz w:val="20"/>
                        <w:lang w:val="es-ES"/>
                      </w:rPr>
                      <w:t xml:space="preserve">[4] </w:t>
                    </w:r>
                  </w:p>
                </w:tc>
                <w:tc>
                  <w:tcPr>
                    <w:tcW w:w="7844" w:type="dxa"/>
                    <w:hideMark/>
                  </w:tcPr>
                  <w:p w14:paraId="3A8CB561" w14:textId="77777777" w:rsidR="00055293" w:rsidRPr="00A71D04" w:rsidRDefault="00055293">
                    <w:pPr>
                      <w:pStyle w:val="Bibliografa"/>
                      <w:rPr>
                        <w:noProof/>
                        <w:sz w:val="20"/>
                        <w:lang w:val="en-US"/>
                      </w:rPr>
                    </w:pPr>
                    <w:r w:rsidRPr="00A71D04">
                      <w:rPr>
                        <w:noProof/>
                        <w:sz w:val="20"/>
                        <w:lang w:val="en-US"/>
                      </w:rPr>
                      <w:t xml:space="preserve">N. Ejaz, U. Manzoor, S. Nefti y S. Wook, «A collaborative multi-agent framework for abnormal activity detection in crowded areas,» </w:t>
                    </w:r>
                    <w:r w:rsidRPr="00A71D04">
                      <w:rPr>
                        <w:i/>
                        <w:iCs/>
                        <w:noProof/>
                        <w:sz w:val="20"/>
                        <w:lang w:val="en-US"/>
                      </w:rPr>
                      <w:t xml:space="preserve">International Journal of Innovative Computing, </w:t>
                    </w:r>
                    <w:r w:rsidRPr="00A71D04">
                      <w:rPr>
                        <w:noProof/>
                        <w:sz w:val="20"/>
                        <w:lang w:val="en-US"/>
                      </w:rPr>
                      <w:t xml:space="preserve">vol. 8, nº 6, pp. 4219-4234, 2012. </w:t>
                    </w:r>
                  </w:p>
                </w:tc>
              </w:tr>
              <w:tr w:rsidR="00055293" w:rsidRPr="00055293" w14:paraId="30471CEF" w14:textId="77777777" w:rsidTr="00A71D04">
                <w:trPr>
                  <w:divId w:val="1387534424"/>
                  <w:trHeight w:val="567"/>
                  <w:tblCellSpacing w:w="15" w:type="dxa"/>
                </w:trPr>
                <w:tc>
                  <w:tcPr>
                    <w:tcW w:w="436" w:type="dxa"/>
                    <w:hideMark/>
                  </w:tcPr>
                  <w:p w14:paraId="68C1B118" w14:textId="77777777" w:rsidR="00055293" w:rsidRPr="00A71D04" w:rsidRDefault="00055293">
                    <w:pPr>
                      <w:pStyle w:val="Bibliografa"/>
                      <w:rPr>
                        <w:noProof/>
                        <w:sz w:val="20"/>
                        <w:lang w:val="es-ES"/>
                      </w:rPr>
                    </w:pPr>
                    <w:r w:rsidRPr="00A71D04">
                      <w:rPr>
                        <w:noProof/>
                        <w:sz w:val="20"/>
                        <w:lang w:val="es-ES"/>
                      </w:rPr>
                      <w:t xml:space="preserve">[5] </w:t>
                    </w:r>
                  </w:p>
                </w:tc>
                <w:tc>
                  <w:tcPr>
                    <w:tcW w:w="7844" w:type="dxa"/>
                    <w:hideMark/>
                  </w:tcPr>
                  <w:p w14:paraId="69B3C2DA" w14:textId="77777777" w:rsidR="00055293" w:rsidRPr="00A71D04" w:rsidRDefault="00055293">
                    <w:pPr>
                      <w:pStyle w:val="Bibliografa"/>
                      <w:rPr>
                        <w:noProof/>
                        <w:sz w:val="20"/>
                        <w:lang w:val="en-US"/>
                      </w:rPr>
                    </w:pPr>
                    <w:r w:rsidRPr="00A71D04">
                      <w:rPr>
                        <w:noProof/>
                        <w:sz w:val="20"/>
                        <w:lang w:val="en-US"/>
                      </w:rPr>
                      <w:t xml:space="preserve">A. Cicortas y V. Iordan, «Multi-Agent Systems for Resource Allocation,» </w:t>
                    </w:r>
                    <w:r w:rsidRPr="00A71D04">
                      <w:rPr>
                        <w:i/>
                        <w:iCs/>
                        <w:noProof/>
                        <w:sz w:val="20"/>
                        <w:lang w:val="en-US"/>
                      </w:rPr>
                      <w:t xml:space="preserve">Technology and Economics of Smart Grids and Sustainable Energy, </w:t>
                    </w:r>
                    <w:r w:rsidRPr="00A71D04">
                      <w:rPr>
                        <w:noProof/>
                        <w:sz w:val="20"/>
                        <w:lang w:val="en-US"/>
                      </w:rPr>
                      <w:t xml:space="preserve">pp. 3-15, 2018. </w:t>
                    </w:r>
                  </w:p>
                </w:tc>
              </w:tr>
              <w:tr w:rsidR="00055293" w:rsidRPr="00055293" w14:paraId="032B3FAF" w14:textId="77777777" w:rsidTr="00A71D04">
                <w:trPr>
                  <w:divId w:val="1387534424"/>
                  <w:trHeight w:val="567"/>
                  <w:tblCellSpacing w:w="15" w:type="dxa"/>
                </w:trPr>
                <w:tc>
                  <w:tcPr>
                    <w:tcW w:w="436" w:type="dxa"/>
                    <w:hideMark/>
                  </w:tcPr>
                  <w:p w14:paraId="332DBA57" w14:textId="77777777" w:rsidR="00055293" w:rsidRPr="00A71D04" w:rsidRDefault="00055293">
                    <w:pPr>
                      <w:pStyle w:val="Bibliografa"/>
                      <w:rPr>
                        <w:noProof/>
                        <w:sz w:val="20"/>
                        <w:lang w:val="es-ES"/>
                      </w:rPr>
                    </w:pPr>
                    <w:r w:rsidRPr="00A71D04">
                      <w:rPr>
                        <w:noProof/>
                        <w:sz w:val="20"/>
                        <w:lang w:val="es-ES"/>
                      </w:rPr>
                      <w:t xml:space="preserve">[6] </w:t>
                    </w:r>
                  </w:p>
                </w:tc>
                <w:tc>
                  <w:tcPr>
                    <w:tcW w:w="7844" w:type="dxa"/>
                    <w:hideMark/>
                  </w:tcPr>
                  <w:p w14:paraId="7C527A50" w14:textId="77777777" w:rsidR="00055293" w:rsidRPr="00A71D04" w:rsidRDefault="00055293">
                    <w:pPr>
                      <w:pStyle w:val="Bibliografa"/>
                      <w:rPr>
                        <w:noProof/>
                        <w:sz w:val="20"/>
                        <w:lang w:val="en-US"/>
                      </w:rPr>
                    </w:pPr>
                    <w:r w:rsidRPr="00A71D04">
                      <w:rPr>
                        <w:noProof/>
                        <w:sz w:val="20"/>
                        <w:lang w:val="en-US"/>
                      </w:rPr>
                      <w:t xml:space="preserve">F. Maturana, W. Shen, M. Hong y D. Norrie, «Multi-agent Architectures for Concurrent Design and Manufacturing,» 2004. </w:t>
                    </w:r>
                  </w:p>
                </w:tc>
              </w:tr>
              <w:tr w:rsidR="00055293" w:rsidRPr="00055293" w14:paraId="01443EA7" w14:textId="77777777" w:rsidTr="00A71D04">
                <w:trPr>
                  <w:divId w:val="1387534424"/>
                  <w:trHeight w:val="567"/>
                  <w:tblCellSpacing w:w="15" w:type="dxa"/>
                </w:trPr>
                <w:tc>
                  <w:tcPr>
                    <w:tcW w:w="436" w:type="dxa"/>
                    <w:hideMark/>
                  </w:tcPr>
                  <w:p w14:paraId="2D36D05A" w14:textId="77777777" w:rsidR="00055293" w:rsidRPr="00A71D04" w:rsidRDefault="00055293">
                    <w:pPr>
                      <w:pStyle w:val="Bibliografa"/>
                      <w:rPr>
                        <w:noProof/>
                        <w:sz w:val="20"/>
                        <w:lang w:val="es-ES"/>
                      </w:rPr>
                    </w:pPr>
                    <w:r w:rsidRPr="00A71D04">
                      <w:rPr>
                        <w:noProof/>
                        <w:sz w:val="20"/>
                        <w:lang w:val="es-ES"/>
                      </w:rPr>
                      <w:t xml:space="preserve">[7] </w:t>
                    </w:r>
                  </w:p>
                </w:tc>
                <w:tc>
                  <w:tcPr>
                    <w:tcW w:w="7844" w:type="dxa"/>
                    <w:hideMark/>
                  </w:tcPr>
                  <w:p w14:paraId="2AE3D3E2" w14:textId="77777777" w:rsidR="00055293" w:rsidRPr="00A71D04" w:rsidRDefault="00055293">
                    <w:pPr>
                      <w:pStyle w:val="Bibliografa"/>
                      <w:rPr>
                        <w:noProof/>
                        <w:sz w:val="20"/>
                        <w:lang w:val="en-US"/>
                      </w:rPr>
                    </w:pPr>
                    <w:r w:rsidRPr="00A71D04">
                      <w:rPr>
                        <w:noProof/>
                        <w:sz w:val="20"/>
                        <w:lang w:val="en-US"/>
                      </w:rPr>
                      <w:t xml:space="preserve">L. Panait y S. Luke, «Cooperative Multi-Agent Learning: The State of the Art,» </w:t>
                    </w:r>
                    <w:r w:rsidRPr="00A71D04">
                      <w:rPr>
                        <w:i/>
                        <w:iCs/>
                        <w:noProof/>
                        <w:sz w:val="20"/>
                        <w:lang w:val="en-US"/>
                      </w:rPr>
                      <w:t xml:space="preserve">Autonomous Agents and Multi-Agent Systems, </w:t>
                    </w:r>
                    <w:r w:rsidRPr="00A71D04">
                      <w:rPr>
                        <w:noProof/>
                        <w:sz w:val="20"/>
                        <w:lang w:val="en-US"/>
                      </w:rPr>
                      <w:t xml:space="preserve">pp. 387-434, 2004. </w:t>
                    </w:r>
                  </w:p>
                </w:tc>
              </w:tr>
              <w:tr w:rsidR="00055293" w:rsidRPr="00055293" w14:paraId="45D7626B" w14:textId="77777777" w:rsidTr="00A71D04">
                <w:trPr>
                  <w:divId w:val="1387534424"/>
                  <w:trHeight w:val="567"/>
                  <w:tblCellSpacing w:w="15" w:type="dxa"/>
                </w:trPr>
                <w:tc>
                  <w:tcPr>
                    <w:tcW w:w="436" w:type="dxa"/>
                    <w:hideMark/>
                  </w:tcPr>
                  <w:p w14:paraId="32242CF7" w14:textId="77777777" w:rsidR="00055293" w:rsidRPr="00A71D04" w:rsidRDefault="00055293">
                    <w:pPr>
                      <w:pStyle w:val="Bibliografa"/>
                      <w:rPr>
                        <w:noProof/>
                        <w:sz w:val="20"/>
                        <w:lang w:val="es-ES"/>
                      </w:rPr>
                    </w:pPr>
                    <w:r w:rsidRPr="00A71D04">
                      <w:rPr>
                        <w:noProof/>
                        <w:sz w:val="20"/>
                        <w:lang w:val="es-ES"/>
                      </w:rPr>
                      <w:t xml:space="preserve">[8] </w:t>
                    </w:r>
                  </w:p>
                </w:tc>
                <w:tc>
                  <w:tcPr>
                    <w:tcW w:w="7844" w:type="dxa"/>
                    <w:hideMark/>
                  </w:tcPr>
                  <w:p w14:paraId="30DDBE39" w14:textId="77777777" w:rsidR="00055293" w:rsidRPr="00A71D04" w:rsidRDefault="00055293">
                    <w:pPr>
                      <w:pStyle w:val="Bibliografa"/>
                      <w:rPr>
                        <w:noProof/>
                        <w:sz w:val="20"/>
                        <w:lang w:val="en-US"/>
                      </w:rPr>
                    </w:pPr>
                    <w:r w:rsidRPr="00A71D04">
                      <w:rPr>
                        <w:noProof/>
                        <w:sz w:val="20"/>
                        <w:lang w:val="en-US"/>
                      </w:rPr>
                      <w:t xml:space="preserve">C. Ramamoorthy, «Pipeline Architecture,» </w:t>
                    </w:r>
                    <w:r w:rsidRPr="00A71D04">
                      <w:rPr>
                        <w:i/>
                        <w:iCs/>
                        <w:noProof/>
                        <w:sz w:val="20"/>
                        <w:lang w:val="en-US"/>
                      </w:rPr>
                      <w:t xml:space="preserve">Petitioner Apple Inc, </w:t>
                    </w:r>
                    <w:r w:rsidRPr="00A71D04">
                      <w:rPr>
                        <w:noProof/>
                        <w:sz w:val="20"/>
                        <w:lang w:val="en-US"/>
                      </w:rPr>
                      <w:t xml:space="preserve">1997. </w:t>
                    </w:r>
                  </w:p>
                </w:tc>
              </w:tr>
              <w:tr w:rsidR="00055293" w:rsidRPr="00055293" w14:paraId="3A2A4266" w14:textId="77777777" w:rsidTr="00A71D04">
                <w:trPr>
                  <w:divId w:val="1387534424"/>
                  <w:trHeight w:val="567"/>
                  <w:tblCellSpacing w:w="15" w:type="dxa"/>
                </w:trPr>
                <w:tc>
                  <w:tcPr>
                    <w:tcW w:w="436" w:type="dxa"/>
                    <w:hideMark/>
                  </w:tcPr>
                  <w:p w14:paraId="72E76C8F" w14:textId="77777777" w:rsidR="00055293" w:rsidRPr="00A71D04" w:rsidRDefault="00055293">
                    <w:pPr>
                      <w:pStyle w:val="Bibliografa"/>
                      <w:rPr>
                        <w:noProof/>
                        <w:sz w:val="20"/>
                        <w:lang w:val="es-ES"/>
                      </w:rPr>
                    </w:pPr>
                    <w:r w:rsidRPr="00A71D04">
                      <w:rPr>
                        <w:noProof/>
                        <w:sz w:val="20"/>
                        <w:lang w:val="es-ES"/>
                      </w:rPr>
                      <w:t xml:space="preserve">[9] </w:t>
                    </w:r>
                  </w:p>
                </w:tc>
                <w:tc>
                  <w:tcPr>
                    <w:tcW w:w="7844" w:type="dxa"/>
                    <w:hideMark/>
                  </w:tcPr>
                  <w:p w14:paraId="333CAF9F" w14:textId="77777777" w:rsidR="00055293" w:rsidRPr="00A71D04" w:rsidRDefault="00055293">
                    <w:pPr>
                      <w:pStyle w:val="Bibliografa"/>
                      <w:rPr>
                        <w:noProof/>
                        <w:sz w:val="20"/>
                        <w:lang w:val="es-ES"/>
                      </w:rPr>
                    </w:pPr>
                    <w:r w:rsidRPr="00A71D04">
                      <w:rPr>
                        <w:noProof/>
                        <w:sz w:val="20"/>
                        <w:lang w:val="es-ES"/>
                      </w:rPr>
                      <w:t xml:space="preserve">M. Cristiani, R. Raghavendra, A. Del Blue y V. Murino, «Human Behavior Analysis in Video Surveillance: a Social Signal Processing Perspective,» </w:t>
                    </w:r>
                    <w:r w:rsidRPr="00A71D04">
                      <w:rPr>
                        <w:i/>
                        <w:iCs/>
                        <w:noProof/>
                        <w:sz w:val="20"/>
                        <w:lang w:val="es-ES"/>
                      </w:rPr>
                      <w:t xml:space="preserve">Neurocomputing Journal, </w:t>
                    </w:r>
                    <w:r w:rsidRPr="00A71D04">
                      <w:rPr>
                        <w:noProof/>
                        <w:sz w:val="20"/>
                        <w:lang w:val="es-ES"/>
                      </w:rPr>
                      <w:t xml:space="preserve">10 Diciembre 2011. </w:t>
                    </w:r>
                  </w:p>
                </w:tc>
              </w:tr>
              <w:tr w:rsidR="00055293" w:rsidRPr="00055293" w14:paraId="418E537A" w14:textId="77777777" w:rsidTr="00A71D04">
                <w:trPr>
                  <w:divId w:val="1387534424"/>
                  <w:trHeight w:val="567"/>
                  <w:tblCellSpacing w:w="15" w:type="dxa"/>
                </w:trPr>
                <w:tc>
                  <w:tcPr>
                    <w:tcW w:w="436" w:type="dxa"/>
                    <w:hideMark/>
                  </w:tcPr>
                  <w:p w14:paraId="02422284" w14:textId="77777777" w:rsidR="00055293" w:rsidRPr="00A71D04" w:rsidRDefault="00055293">
                    <w:pPr>
                      <w:pStyle w:val="Bibliografa"/>
                      <w:rPr>
                        <w:noProof/>
                        <w:sz w:val="20"/>
                        <w:lang w:val="es-ES"/>
                      </w:rPr>
                    </w:pPr>
                    <w:r w:rsidRPr="00A71D04">
                      <w:rPr>
                        <w:noProof/>
                        <w:sz w:val="20"/>
                        <w:lang w:val="es-ES"/>
                      </w:rPr>
                      <w:t xml:space="preserve">[10] </w:t>
                    </w:r>
                  </w:p>
                </w:tc>
                <w:tc>
                  <w:tcPr>
                    <w:tcW w:w="7844" w:type="dxa"/>
                    <w:hideMark/>
                  </w:tcPr>
                  <w:p w14:paraId="3E32E52A" w14:textId="77777777" w:rsidR="00055293" w:rsidRPr="00A71D04" w:rsidRDefault="00055293">
                    <w:pPr>
                      <w:pStyle w:val="Bibliografa"/>
                      <w:rPr>
                        <w:noProof/>
                        <w:sz w:val="20"/>
                        <w:lang w:val="es-ES"/>
                      </w:rPr>
                    </w:pPr>
                    <w:r w:rsidRPr="00A71D04">
                      <w:rPr>
                        <w:noProof/>
                        <w:sz w:val="20"/>
                        <w:lang w:val="en-US"/>
                      </w:rPr>
                      <w:t xml:space="preserve">CMU-Perceptual-Computing-Lab, «OpenPose: Real-time multi-person keypoint detection library for body, face, hands, and foot estimation,» 2018. </w:t>
                    </w:r>
                    <w:r w:rsidRPr="00A71D04">
                      <w:rPr>
                        <w:noProof/>
                        <w:sz w:val="20"/>
                        <w:lang w:val="es-ES"/>
                      </w:rPr>
                      <w:t>[En línea]. Available: https://github.com/CMU-Perceptual-Computing-Lab/openpose. [Último acceso: 11 noviembre 2018].</w:t>
                    </w:r>
                  </w:p>
                </w:tc>
              </w:tr>
              <w:tr w:rsidR="00055293" w:rsidRPr="00055293" w14:paraId="3ED5776D" w14:textId="77777777" w:rsidTr="00A71D04">
                <w:trPr>
                  <w:divId w:val="1387534424"/>
                  <w:trHeight w:val="567"/>
                  <w:tblCellSpacing w:w="15" w:type="dxa"/>
                </w:trPr>
                <w:tc>
                  <w:tcPr>
                    <w:tcW w:w="436" w:type="dxa"/>
                    <w:hideMark/>
                  </w:tcPr>
                  <w:p w14:paraId="0C254A49" w14:textId="77777777" w:rsidR="00055293" w:rsidRPr="00A71D04" w:rsidRDefault="00055293">
                    <w:pPr>
                      <w:pStyle w:val="Bibliografa"/>
                      <w:rPr>
                        <w:noProof/>
                        <w:sz w:val="20"/>
                        <w:lang w:val="es-ES"/>
                      </w:rPr>
                    </w:pPr>
                    <w:r w:rsidRPr="00A71D04">
                      <w:rPr>
                        <w:noProof/>
                        <w:sz w:val="20"/>
                        <w:lang w:val="es-ES"/>
                      </w:rPr>
                      <w:t xml:space="preserve">[11] </w:t>
                    </w:r>
                  </w:p>
                </w:tc>
                <w:tc>
                  <w:tcPr>
                    <w:tcW w:w="7844" w:type="dxa"/>
                    <w:hideMark/>
                  </w:tcPr>
                  <w:p w14:paraId="0D9F99A1" w14:textId="77777777" w:rsidR="00055293" w:rsidRPr="00A71D04" w:rsidRDefault="00055293">
                    <w:pPr>
                      <w:pStyle w:val="Bibliografa"/>
                      <w:rPr>
                        <w:noProof/>
                        <w:sz w:val="20"/>
                        <w:lang w:val="en-US"/>
                      </w:rPr>
                    </w:pPr>
                    <w:r w:rsidRPr="00A71D04">
                      <w:rPr>
                        <w:noProof/>
                        <w:sz w:val="20"/>
                        <w:lang w:val="en-US"/>
                      </w:rPr>
                      <w:t xml:space="preserve">M. Saad, A. Hussain y W. Kong, «SESRG-InViSS : Image and Video Data Set For Human Pose, Action, Activity and Behaviour,» </w:t>
                    </w:r>
                    <w:r w:rsidRPr="00A71D04">
                      <w:rPr>
                        <w:i/>
                        <w:iCs/>
                        <w:noProof/>
                        <w:sz w:val="20"/>
                        <w:lang w:val="en-US"/>
                      </w:rPr>
                      <w:t xml:space="preserve">2013 IEEE 3rd International Conference on System </w:t>
                    </w:r>
                    <w:r w:rsidRPr="00A71D04">
                      <w:rPr>
                        <w:i/>
                        <w:iCs/>
                        <w:noProof/>
                        <w:sz w:val="20"/>
                        <w:lang w:val="en-US"/>
                      </w:rPr>
                      <w:lastRenderedPageBreak/>
                      <w:t xml:space="preserve">Engineering and Technology,, </w:t>
                    </w:r>
                    <w:r w:rsidRPr="00A71D04">
                      <w:rPr>
                        <w:noProof/>
                        <w:sz w:val="20"/>
                        <w:lang w:val="en-US"/>
                      </w:rPr>
                      <w:t xml:space="preserve">pp. 37-42, 2013. </w:t>
                    </w:r>
                  </w:p>
                </w:tc>
              </w:tr>
              <w:tr w:rsidR="00055293" w:rsidRPr="00055293" w14:paraId="5E76B78F" w14:textId="77777777" w:rsidTr="00A71D04">
                <w:trPr>
                  <w:divId w:val="1387534424"/>
                  <w:trHeight w:val="567"/>
                  <w:tblCellSpacing w:w="15" w:type="dxa"/>
                </w:trPr>
                <w:tc>
                  <w:tcPr>
                    <w:tcW w:w="436" w:type="dxa"/>
                    <w:hideMark/>
                  </w:tcPr>
                  <w:p w14:paraId="1E536472" w14:textId="77777777" w:rsidR="00055293" w:rsidRPr="00A71D04" w:rsidRDefault="00055293">
                    <w:pPr>
                      <w:pStyle w:val="Bibliografa"/>
                      <w:rPr>
                        <w:noProof/>
                        <w:sz w:val="20"/>
                        <w:lang w:val="es-ES"/>
                      </w:rPr>
                    </w:pPr>
                    <w:r w:rsidRPr="00A71D04">
                      <w:rPr>
                        <w:noProof/>
                        <w:sz w:val="20"/>
                        <w:lang w:val="es-ES"/>
                      </w:rPr>
                      <w:lastRenderedPageBreak/>
                      <w:t xml:space="preserve">[12] </w:t>
                    </w:r>
                  </w:p>
                </w:tc>
                <w:tc>
                  <w:tcPr>
                    <w:tcW w:w="7844" w:type="dxa"/>
                    <w:hideMark/>
                  </w:tcPr>
                  <w:p w14:paraId="004126B6" w14:textId="77777777" w:rsidR="00055293" w:rsidRPr="00A71D04" w:rsidRDefault="00055293">
                    <w:pPr>
                      <w:pStyle w:val="Bibliografa"/>
                      <w:rPr>
                        <w:noProof/>
                        <w:sz w:val="20"/>
                        <w:lang w:val="en-US"/>
                      </w:rPr>
                    </w:pPr>
                    <w:r w:rsidRPr="00A71D04">
                      <w:rPr>
                        <w:noProof/>
                        <w:sz w:val="20"/>
                        <w:lang w:val="en-US"/>
                      </w:rPr>
                      <w:t xml:space="preserve">T. G. Dietterich, «Ensemble Methods in Machine Learning,» </w:t>
                    </w:r>
                    <w:r w:rsidRPr="00A71D04">
                      <w:rPr>
                        <w:i/>
                        <w:iCs/>
                        <w:noProof/>
                        <w:sz w:val="20"/>
                        <w:lang w:val="en-US"/>
                      </w:rPr>
                      <w:t xml:space="preserve">International workshop on multiple classifier systems, </w:t>
                    </w:r>
                    <w:r w:rsidRPr="00A71D04">
                      <w:rPr>
                        <w:noProof/>
                        <w:sz w:val="20"/>
                        <w:lang w:val="en-US"/>
                      </w:rPr>
                      <w:t xml:space="preserve">2000. </w:t>
                    </w:r>
                  </w:p>
                </w:tc>
              </w:tr>
              <w:tr w:rsidR="00055293" w:rsidRPr="00055293" w14:paraId="5D12BD58" w14:textId="77777777" w:rsidTr="00A71D04">
                <w:trPr>
                  <w:divId w:val="1387534424"/>
                  <w:trHeight w:val="567"/>
                  <w:tblCellSpacing w:w="15" w:type="dxa"/>
                </w:trPr>
                <w:tc>
                  <w:tcPr>
                    <w:tcW w:w="436" w:type="dxa"/>
                    <w:hideMark/>
                  </w:tcPr>
                  <w:p w14:paraId="0B6CBF92" w14:textId="77777777" w:rsidR="00055293" w:rsidRPr="00A71D04" w:rsidRDefault="00055293">
                    <w:pPr>
                      <w:pStyle w:val="Bibliografa"/>
                      <w:rPr>
                        <w:noProof/>
                        <w:sz w:val="20"/>
                        <w:lang w:val="es-ES"/>
                      </w:rPr>
                    </w:pPr>
                    <w:r w:rsidRPr="00A71D04">
                      <w:rPr>
                        <w:noProof/>
                        <w:sz w:val="20"/>
                        <w:lang w:val="es-ES"/>
                      </w:rPr>
                      <w:t xml:space="preserve">[13] </w:t>
                    </w:r>
                  </w:p>
                </w:tc>
                <w:tc>
                  <w:tcPr>
                    <w:tcW w:w="7844" w:type="dxa"/>
                    <w:hideMark/>
                  </w:tcPr>
                  <w:p w14:paraId="65FE0500" w14:textId="77777777" w:rsidR="00055293" w:rsidRPr="00A71D04" w:rsidRDefault="00055293">
                    <w:pPr>
                      <w:pStyle w:val="Bibliografa"/>
                      <w:rPr>
                        <w:noProof/>
                        <w:sz w:val="20"/>
                        <w:lang w:val="es-ES"/>
                      </w:rPr>
                    </w:pPr>
                    <w:r w:rsidRPr="00A71D04">
                      <w:rPr>
                        <w:noProof/>
                        <w:sz w:val="20"/>
                        <w:lang w:val="es-ES"/>
                      </w:rPr>
                      <w:t>Intel, «Intel Movidius Neural Compute Stick,» [En línea]. Available: https://software.intel.com/en-us/neural-compute-stick. [Último acceso: 12 noviembre 2018].</w:t>
                    </w:r>
                  </w:p>
                </w:tc>
              </w:tr>
              <w:tr w:rsidR="00055293" w:rsidRPr="00055293" w14:paraId="4ED8EBE2" w14:textId="77777777" w:rsidTr="00A71D04">
                <w:trPr>
                  <w:divId w:val="1387534424"/>
                  <w:trHeight w:val="567"/>
                  <w:tblCellSpacing w:w="15" w:type="dxa"/>
                </w:trPr>
                <w:tc>
                  <w:tcPr>
                    <w:tcW w:w="436" w:type="dxa"/>
                    <w:hideMark/>
                  </w:tcPr>
                  <w:p w14:paraId="32F6CBD6" w14:textId="77777777" w:rsidR="00055293" w:rsidRPr="00A71D04" w:rsidRDefault="00055293">
                    <w:pPr>
                      <w:pStyle w:val="Bibliografa"/>
                      <w:rPr>
                        <w:noProof/>
                        <w:sz w:val="20"/>
                        <w:lang w:val="es-ES"/>
                      </w:rPr>
                    </w:pPr>
                    <w:r w:rsidRPr="00A71D04">
                      <w:rPr>
                        <w:noProof/>
                        <w:sz w:val="20"/>
                        <w:lang w:val="es-ES"/>
                      </w:rPr>
                      <w:t xml:space="preserve">[14] </w:t>
                    </w:r>
                  </w:p>
                </w:tc>
                <w:tc>
                  <w:tcPr>
                    <w:tcW w:w="7844" w:type="dxa"/>
                    <w:hideMark/>
                  </w:tcPr>
                  <w:p w14:paraId="40F695AD" w14:textId="77777777" w:rsidR="00055293" w:rsidRPr="00A71D04" w:rsidRDefault="00055293">
                    <w:pPr>
                      <w:pStyle w:val="Bibliografa"/>
                      <w:rPr>
                        <w:noProof/>
                        <w:sz w:val="20"/>
                        <w:lang w:val="es-ES"/>
                      </w:rPr>
                    </w:pPr>
                    <w:r w:rsidRPr="00A71D04">
                      <w:rPr>
                        <w:noProof/>
                        <w:sz w:val="20"/>
                        <w:lang w:val="es-ES"/>
                      </w:rPr>
                      <w:t>DANE, «Encuesta de convivencia y seguridad ciudadana,» 2015.</w:t>
                    </w:r>
                  </w:p>
                </w:tc>
              </w:tr>
              <w:tr w:rsidR="00055293" w:rsidRPr="00055293" w14:paraId="442CCD78" w14:textId="77777777" w:rsidTr="00A71D04">
                <w:trPr>
                  <w:divId w:val="1387534424"/>
                  <w:trHeight w:val="567"/>
                  <w:tblCellSpacing w:w="15" w:type="dxa"/>
                </w:trPr>
                <w:tc>
                  <w:tcPr>
                    <w:tcW w:w="436" w:type="dxa"/>
                    <w:hideMark/>
                  </w:tcPr>
                  <w:p w14:paraId="72DE155D" w14:textId="77777777" w:rsidR="00055293" w:rsidRPr="00A71D04" w:rsidRDefault="00055293">
                    <w:pPr>
                      <w:pStyle w:val="Bibliografa"/>
                      <w:rPr>
                        <w:noProof/>
                        <w:sz w:val="20"/>
                        <w:lang w:val="es-ES"/>
                      </w:rPr>
                    </w:pPr>
                    <w:r w:rsidRPr="00A71D04">
                      <w:rPr>
                        <w:noProof/>
                        <w:sz w:val="20"/>
                        <w:lang w:val="es-ES"/>
                      </w:rPr>
                      <w:t xml:space="preserve">[15] </w:t>
                    </w:r>
                  </w:p>
                </w:tc>
                <w:tc>
                  <w:tcPr>
                    <w:tcW w:w="7844" w:type="dxa"/>
                    <w:hideMark/>
                  </w:tcPr>
                  <w:p w14:paraId="4CE68FF0" w14:textId="77777777" w:rsidR="00055293" w:rsidRPr="00A71D04" w:rsidRDefault="00055293">
                    <w:pPr>
                      <w:pStyle w:val="Bibliografa"/>
                      <w:rPr>
                        <w:noProof/>
                        <w:sz w:val="20"/>
                        <w:lang w:val="es-ES"/>
                      </w:rPr>
                    </w:pPr>
                    <w:r w:rsidRPr="00A71D04">
                      <w:rPr>
                        <w:noProof/>
                        <w:sz w:val="20"/>
                        <w:lang w:val="es-ES"/>
                      </w:rPr>
                      <w:t>Veeduría Distrital, «Estado de la política pública de seguridad y convivencia de Bogotá D.C.,» 2017.</w:t>
                    </w:r>
                  </w:p>
                </w:tc>
              </w:tr>
              <w:tr w:rsidR="00055293" w:rsidRPr="00055293" w14:paraId="2987014A" w14:textId="77777777" w:rsidTr="00A71D04">
                <w:trPr>
                  <w:divId w:val="1387534424"/>
                  <w:trHeight w:val="567"/>
                  <w:tblCellSpacing w:w="15" w:type="dxa"/>
                </w:trPr>
                <w:tc>
                  <w:tcPr>
                    <w:tcW w:w="436" w:type="dxa"/>
                    <w:hideMark/>
                  </w:tcPr>
                  <w:p w14:paraId="05D341EC" w14:textId="77777777" w:rsidR="00055293" w:rsidRPr="00A71D04" w:rsidRDefault="00055293">
                    <w:pPr>
                      <w:pStyle w:val="Bibliografa"/>
                      <w:rPr>
                        <w:noProof/>
                        <w:sz w:val="20"/>
                        <w:lang w:val="es-ES"/>
                      </w:rPr>
                    </w:pPr>
                    <w:r w:rsidRPr="00A71D04">
                      <w:rPr>
                        <w:noProof/>
                        <w:sz w:val="20"/>
                        <w:lang w:val="es-ES"/>
                      </w:rPr>
                      <w:t xml:space="preserve">[16] </w:t>
                    </w:r>
                  </w:p>
                </w:tc>
                <w:tc>
                  <w:tcPr>
                    <w:tcW w:w="7844" w:type="dxa"/>
                    <w:hideMark/>
                  </w:tcPr>
                  <w:p w14:paraId="1494BF99" w14:textId="77777777" w:rsidR="00055293" w:rsidRPr="00A71D04" w:rsidRDefault="00055293">
                    <w:pPr>
                      <w:pStyle w:val="Bibliografa"/>
                      <w:rPr>
                        <w:noProof/>
                        <w:sz w:val="20"/>
                        <w:lang w:val="es-ES"/>
                      </w:rPr>
                    </w:pPr>
                    <w:r w:rsidRPr="00A71D04">
                      <w:rPr>
                        <w:noProof/>
                        <w:sz w:val="20"/>
                        <w:lang w:val="es-ES"/>
                      </w:rPr>
                      <w:t>C. Vivien, «Valoración del CCTV como una Herramienta efectiva de manejo y seguridad para la resolución, prevención y reducción de crímenes,» Montreal, 2018.</w:t>
                    </w:r>
                  </w:p>
                </w:tc>
              </w:tr>
              <w:tr w:rsidR="00055293" w:rsidRPr="00055293" w14:paraId="33517064" w14:textId="77777777" w:rsidTr="00A71D04">
                <w:trPr>
                  <w:divId w:val="1387534424"/>
                  <w:trHeight w:val="567"/>
                  <w:tblCellSpacing w:w="15" w:type="dxa"/>
                </w:trPr>
                <w:tc>
                  <w:tcPr>
                    <w:tcW w:w="436" w:type="dxa"/>
                    <w:hideMark/>
                  </w:tcPr>
                  <w:p w14:paraId="3B4929E8" w14:textId="77777777" w:rsidR="00055293" w:rsidRPr="00A71D04" w:rsidRDefault="00055293">
                    <w:pPr>
                      <w:pStyle w:val="Bibliografa"/>
                      <w:rPr>
                        <w:noProof/>
                        <w:sz w:val="20"/>
                        <w:lang w:val="es-ES"/>
                      </w:rPr>
                    </w:pPr>
                    <w:r w:rsidRPr="00A71D04">
                      <w:rPr>
                        <w:noProof/>
                        <w:sz w:val="20"/>
                        <w:lang w:val="es-ES"/>
                      </w:rPr>
                      <w:t xml:space="preserve">[17] </w:t>
                    </w:r>
                  </w:p>
                </w:tc>
                <w:tc>
                  <w:tcPr>
                    <w:tcW w:w="7844" w:type="dxa"/>
                    <w:hideMark/>
                  </w:tcPr>
                  <w:p w14:paraId="00D981B3" w14:textId="77777777" w:rsidR="00055293" w:rsidRPr="00A71D04" w:rsidRDefault="00055293">
                    <w:pPr>
                      <w:pStyle w:val="Bibliografa"/>
                      <w:rPr>
                        <w:noProof/>
                        <w:sz w:val="20"/>
                        <w:lang w:val="es-ES"/>
                      </w:rPr>
                    </w:pPr>
                    <w:r w:rsidRPr="00A71D04">
                      <w:rPr>
                        <w:noProof/>
                        <w:sz w:val="20"/>
                        <w:lang w:val="es-ES"/>
                      </w:rPr>
                      <w:t>SIE, «El importante rol del sistema de CCTV en la Seguridad Privada,» 6 julio 2015. [En línea]. Available: https://siesa.com.ar/el-importante-rol-del-sistema-de-cctv-en-la-seguridad-privada/. [Último acceso: 11 noviembre 2018].</w:t>
                    </w:r>
                  </w:p>
                </w:tc>
              </w:tr>
              <w:tr w:rsidR="00055293" w:rsidRPr="00055293" w14:paraId="34D3142F" w14:textId="77777777" w:rsidTr="00A71D04">
                <w:trPr>
                  <w:divId w:val="1387534424"/>
                  <w:trHeight w:val="567"/>
                  <w:tblCellSpacing w:w="15" w:type="dxa"/>
                </w:trPr>
                <w:tc>
                  <w:tcPr>
                    <w:tcW w:w="436" w:type="dxa"/>
                    <w:hideMark/>
                  </w:tcPr>
                  <w:p w14:paraId="5651874B" w14:textId="77777777" w:rsidR="00055293" w:rsidRPr="00A71D04" w:rsidRDefault="00055293">
                    <w:pPr>
                      <w:pStyle w:val="Bibliografa"/>
                      <w:rPr>
                        <w:noProof/>
                        <w:sz w:val="20"/>
                        <w:lang w:val="es-ES"/>
                      </w:rPr>
                    </w:pPr>
                    <w:r w:rsidRPr="00A71D04">
                      <w:rPr>
                        <w:noProof/>
                        <w:sz w:val="20"/>
                        <w:lang w:val="es-ES"/>
                      </w:rPr>
                      <w:t xml:space="preserve">[18] </w:t>
                    </w:r>
                  </w:p>
                </w:tc>
                <w:tc>
                  <w:tcPr>
                    <w:tcW w:w="7844" w:type="dxa"/>
                    <w:hideMark/>
                  </w:tcPr>
                  <w:p w14:paraId="10C01ADC" w14:textId="77777777" w:rsidR="00055293" w:rsidRPr="00A71D04" w:rsidRDefault="00055293">
                    <w:pPr>
                      <w:pStyle w:val="Bibliografa"/>
                      <w:rPr>
                        <w:noProof/>
                        <w:sz w:val="20"/>
                        <w:lang w:val="en-US"/>
                      </w:rPr>
                    </w:pPr>
                    <w:r w:rsidRPr="00A71D04">
                      <w:rPr>
                        <w:noProof/>
                        <w:sz w:val="20"/>
                        <w:lang w:val="en-US"/>
                      </w:rPr>
                      <w:t xml:space="preserve">P. Turaga, R. Chellapa, V. Subrahmanian y O. Udrea, «Machine Recognition of Human Activities: A Survey,» </w:t>
                    </w:r>
                    <w:r w:rsidRPr="00A71D04">
                      <w:rPr>
                        <w:i/>
                        <w:iCs/>
                        <w:noProof/>
                        <w:sz w:val="20"/>
                        <w:lang w:val="en-US"/>
                      </w:rPr>
                      <w:t xml:space="preserve">IEEE Transactions on circuits and systems for Video Technology, </w:t>
                    </w:r>
                    <w:r w:rsidRPr="00A71D04">
                      <w:rPr>
                        <w:noProof/>
                        <w:sz w:val="20"/>
                        <w:lang w:val="en-US"/>
                      </w:rPr>
                      <w:t xml:space="preserve">vol. 18, nº 11, pp. 1473-1488, 2008. </w:t>
                    </w:r>
                  </w:p>
                </w:tc>
              </w:tr>
              <w:tr w:rsidR="00055293" w:rsidRPr="00055293" w14:paraId="3AABF5A7" w14:textId="77777777" w:rsidTr="00A71D04">
                <w:trPr>
                  <w:divId w:val="1387534424"/>
                  <w:trHeight w:val="567"/>
                  <w:tblCellSpacing w:w="15" w:type="dxa"/>
                </w:trPr>
                <w:tc>
                  <w:tcPr>
                    <w:tcW w:w="436" w:type="dxa"/>
                    <w:hideMark/>
                  </w:tcPr>
                  <w:p w14:paraId="20BA13A3" w14:textId="77777777" w:rsidR="00055293" w:rsidRPr="00A71D04" w:rsidRDefault="00055293">
                    <w:pPr>
                      <w:pStyle w:val="Bibliografa"/>
                      <w:rPr>
                        <w:noProof/>
                        <w:sz w:val="20"/>
                        <w:lang w:val="es-ES"/>
                      </w:rPr>
                    </w:pPr>
                    <w:r w:rsidRPr="00A71D04">
                      <w:rPr>
                        <w:noProof/>
                        <w:sz w:val="20"/>
                        <w:lang w:val="es-ES"/>
                      </w:rPr>
                      <w:t xml:space="preserve">[19] </w:t>
                    </w:r>
                  </w:p>
                </w:tc>
                <w:tc>
                  <w:tcPr>
                    <w:tcW w:w="7844" w:type="dxa"/>
                    <w:hideMark/>
                  </w:tcPr>
                  <w:p w14:paraId="1D900F69" w14:textId="77777777" w:rsidR="00055293" w:rsidRPr="00A71D04" w:rsidRDefault="00055293">
                    <w:pPr>
                      <w:pStyle w:val="Bibliografa"/>
                      <w:rPr>
                        <w:noProof/>
                        <w:sz w:val="20"/>
                        <w:lang w:val="en-US"/>
                      </w:rPr>
                    </w:pPr>
                    <w:r w:rsidRPr="00A71D04">
                      <w:rPr>
                        <w:noProof/>
                        <w:sz w:val="20"/>
                        <w:lang w:val="en-US"/>
                      </w:rPr>
                      <w:t xml:space="preserve">J. Kooij, M. Liem, J. Krijnders, T. Andringa y D. Gavrilaa, «Multi-modal human aggression detection,» </w:t>
                    </w:r>
                    <w:r w:rsidRPr="00A71D04">
                      <w:rPr>
                        <w:i/>
                        <w:iCs/>
                        <w:noProof/>
                        <w:sz w:val="20"/>
                        <w:lang w:val="en-US"/>
                      </w:rPr>
                      <w:t xml:space="preserve">Computer Vision and Image Understanding, </w:t>
                    </w:r>
                    <w:r w:rsidRPr="00A71D04">
                      <w:rPr>
                        <w:noProof/>
                        <w:sz w:val="20"/>
                        <w:lang w:val="en-US"/>
                      </w:rPr>
                      <w:t xml:space="preserve">2015. </w:t>
                    </w:r>
                  </w:p>
                </w:tc>
              </w:tr>
              <w:tr w:rsidR="00055293" w:rsidRPr="00055293" w14:paraId="47597448" w14:textId="77777777" w:rsidTr="00A71D04">
                <w:trPr>
                  <w:divId w:val="1387534424"/>
                  <w:trHeight w:val="567"/>
                  <w:tblCellSpacing w:w="15" w:type="dxa"/>
                </w:trPr>
                <w:tc>
                  <w:tcPr>
                    <w:tcW w:w="436" w:type="dxa"/>
                    <w:hideMark/>
                  </w:tcPr>
                  <w:p w14:paraId="71FBDE95" w14:textId="77777777" w:rsidR="00055293" w:rsidRPr="00A71D04" w:rsidRDefault="00055293">
                    <w:pPr>
                      <w:pStyle w:val="Bibliografa"/>
                      <w:rPr>
                        <w:noProof/>
                        <w:sz w:val="20"/>
                        <w:lang w:val="es-ES"/>
                      </w:rPr>
                    </w:pPr>
                    <w:r w:rsidRPr="00A71D04">
                      <w:rPr>
                        <w:noProof/>
                        <w:sz w:val="20"/>
                        <w:lang w:val="es-ES"/>
                      </w:rPr>
                      <w:t xml:space="preserve">[20] </w:t>
                    </w:r>
                  </w:p>
                </w:tc>
                <w:tc>
                  <w:tcPr>
                    <w:tcW w:w="7844" w:type="dxa"/>
                    <w:hideMark/>
                  </w:tcPr>
                  <w:p w14:paraId="6696EEF1" w14:textId="77777777" w:rsidR="00055293" w:rsidRPr="00A71D04" w:rsidRDefault="00055293">
                    <w:pPr>
                      <w:pStyle w:val="Bibliografa"/>
                      <w:rPr>
                        <w:noProof/>
                        <w:sz w:val="20"/>
                        <w:lang w:val="en-US"/>
                      </w:rPr>
                    </w:pPr>
                    <w:r w:rsidRPr="00A71D04">
                      <w:rPr>
                        <w:noProof/>
                        <w:sz w:val="20"/>
                        <w:lang w:val="en-US"/>
                      </w:rPr>
                      <w:t xml:space="preserve">X. Fang, Z. Xia, C. Su, T. Xu, Y. Tian, Y. Wang y T. Huang, «A system based on sequence learning for event detection in surveillance video,» </w:t>
                    </w:r>
                    <w:r w:rsidRPr="00A71D04">
                      <w:rPr>
                        <w:i/>
                        <w:iCs/>
                        <w:noProof/>
                        <w:sz w:val="20"/>
                        <w:lang w:val="en-US"/>
                      </w:rPr>
                      <w:t xml:space="preserve">ICIP, </w:t>
                    </w:r>
                    <w:r w:rsidRPr="00A71D04">
                      <w:rPr>
                        <w:noProof/>
                        <w:sz w:val="20"/>
                        <w:lang w:val="en-US"/>
                      </w:rPr>
                      <w:t xml:space="preserve">pp. 3587-3591, 2013. </w:t>
                    </w:r>
                  </w:p>
                </w:tc>
              </w:tr>
              <w:tr w:rsidR="00055293" w:rsidRPr="00055293" w14:paraId="213B5136" w14:textId="77777777" w:rsidTr="00A71D04">
                <w:trPr>
                  <w:divId w:val="1387534424"/>
                  <w:trHeight w:val="567"/>
                  <w:tblCellSpacing w:w="15" w:type="dxa"/>
                </w:trPr>
                <w:tc>
                  <w:tcPr>
                    <w:tcW w:w="436" w:type="dxa"/>
                    <w:hideMark/>
                  </w:tcPr>
                  <w:p w14:paraId="4DCEDB1A" w14:textId="77777777" w:rsidR="00055293" w:rsidRPr="00A71D04" w:rsidRDefault="00055293">
                    <w:pPr>
                      <w:pStyle w:val="Bibliografa"/>
                      <w:rPr>
                        <w:noProof/>
                        <w:sz w:val="20"/>
                        <w:lang w:val="es-ES"/>
                      </w:rPr>
                    </w:pPr>
                    <w:r w:rsidRPr="00A71D04">
                      <w:rPr>
                        <w:noProof/>
                        <w:sz w:val="20"/>
                        <w:lang w:val="es-ES"/>
                      </w:rPr>
                      <w:t xml:space="preserve">[21] </w:t>
                    </w:r>
                  </w:p>
                </w:tc>
                <w:tc>
                  <w:tcPr>
                    <w:tcW w:w="7844" w:type="dxa"/>
                    <w:hideMark/>
                  </w:tcPr>
                  <w:p w14:paraId="13B85255" w14:textId="77777777" w:rsidR="00055293" w:rsidRPr="00A71D04" w:rsidRDefault="00055293">
                    <w:pPr>
                      <w:pStyle w:val="Bibliografa"/>
                      <w:rPr>
                        <w:noProof/>
                        <w:sz w:val="20"/>
                        <w:lang w:val="en-US"/>
                      </w:rPr>
                    </w:pPr>
                    <w:r w:rsidRPr="00A71D04">
                      <w:rPr>
                        <w:noProof/>
                        <w:sz w:val="20"/>
                        <w:lang w:val="en-US"/>
                      </w:rPr>
                      <w:t xml:space="preserve">D. Weinland, R. Ronfard y E. Boyer, «Free viewpoint action recognition using motion history volumes,» </w:t>
                    </w:r>
                    <w:r w:rsidRPr="00A71D04">
                      <w:rPr>
                        <w:i/>
                        <w:iCs/>
                        <w:noProof/>
                        <w:sz w:val="20"/>
                        <w:lang w:val="en-US"/>
                      </w:rPr>
                      <w:t xml:space="preserve">Computer Vision and Image Understanding, </w:t>
                    </w:r>
                    <w:r w:rsidRPr="00A71D04">
                      <w:rPr>
                        <w:noProof/>
                        <w:sz w:val="20"/>
                        <w:lang w:val="en-US"/>
                      </w:rPr>
                      <w:t xml:space="preserve">nº 104, pp. 249-257, 2006. </w:t>
                    </w:r>
                  </w:p>
                </w:tc>
              </w:tr>
              <w:tr w:rsidR="00055293" w:rsidRPr="00055293" w14:paraId="0CD90560" w14:textId="77777777" w:rsidTr="00A71D04">
                <w:trPr>
                  <w:divId w:val="1387534424"/>
                  <w:trHeight w:val="567"/>
                  <w:tblCellSpacing w:w="15" w:type="dxa"/>
                </w:trPr>
                <w:tc>
                  <w:tcPr>
                    <w:tcW w:w="436" w:type="dxa"/>
                    <w:hideMark/>
                  </w:tcPr>
                  <w:p w14:paraId="7BA73F48" w14:textId="77777777" w:rsidR="00055293" w:rsidRPr="00A71D04" w:rsidRDefault="00055293">
                    <w:pPr>
                      <w:pStyle w:val="Bibliografa"/>
                      <w:rPr>
                        <w:noProof/>
                        <w:sz w:val="20"/>
                        <w:lang w:val="es-ES"/>
                      </w:rPr>
                    </w:pPr>
                    <w:r w:rsidRPr="00A71D04">
                      <w:rPr>
                        <w:noProof/>
                        <w:sz w:val="20"/>
                        <w:lang w:val="es-ES"/>
                      </w:rPr>
                      <w:t xml:space="preserve">[22] </w:t>
                    </w:r>
                  </w:p>
                </w:tc>
                <w:tc>
                  <w:tcPr>
                    <w:tcW w:w="7844" w:type="dxa"/>
                    <w:hideMark/>
                  </w:tcPr>
                  <w:p w14:paraId="5A33B5F9" w14:textId="77777777" w:rsidR="00055293" w:rsidRPr="00A71D04" w:rsidRDefault="00055293">
                    <w:pPr>
                      <w:pStyle w:val="Bibliografa"/>
                      <w:rPr>
                        <w:noProof/>
                        <w:sz w:val="20"/>
                        <w:lang w:val="en-US"/>
                      </w:rPr>
                    </w:pPr>
                    <w:r w:rsidRPr="00A71D04">
                      <w:rPr>
                        <w:noProof/>
                        <w:sz w:val="20"/>
                        <w:lang w:val="en-US"/>
                      </w:rPr>
                      <w:t xml:space="preserve">N. R. Jennings, «On agent-based software engineering,» </w:t>
                    </w:r>
                    <w:r w:rsidRPr="00A71D04">
                      <w:rPr>
                        <w:i/>
                        <w:iCs/>
                        <w:noProof/>
                        <w:sz w:val="20"/>
                        <w:lang w:val="en-US"/>
                      </w:rPr>
                      <w:t>Arti</w:t>
                    </w:r>
                    <w:r w:rsidRPr="00A71D04">
                      <w:rPr>
                        <w:i/>
                        <w:iCs/>
                        <w:noProof/>
                        <w:sz w:val="20"/>
                        <w:lang w:val="es-ES"/>
                      </w:rPr>
                      <w:t>ﬁ</w:t>
                    </w:r>
                    <w:r w:rsidRPr="00A71D04">
                      <w:rPr>
                        <w:i/>
                        <w:iCs/>
                        <w:noProof/>
                        <w:sz w:val="20"/>
                        <w:lang w:val="en-US"/>
                      </w:rPr>
                      <w:t xml:space="preserve">cial Intelligence, </w:t>
                    </w:r>
                    <w:r w:rsidRPr="00A71D04">
                      <w:rPr>
                        <w:noProof/>
                        <w:sz w:val="20"/>
                        <w:lang w:val="en-US"/>
                      </w:rPr>
                      <w:t xml:space="preserve">nº 117, p. 277–296, 2000. </w:t>
                    </w:r>
                  </w:p>
                </w:tc>
              </w:tr>
              <w:tr w:rsidR="00055293" w:rsidRPr="00055293" w14:paraId="099E3ABA" w14:textId="77777777" w:rsidTr="00A71D04">
                <w:trPr>
                  <w:divId w:val="1387534424"/>
                  <w:trHeight w:val="567"/>
                  <w:tblCellSpacing w:w="15" w:type="dxa"/>
                </w:trPr>
                <w:tc>
                  <w:tcPr>
                    <w:tcW w:w="436" w:type="dxa"/>
                    <w:hideMark/>
                  </w:tcPr>
                  <w:p w14:paraId="7CAFE746" w14:textId="77777777" w:rsidR="00055293" w:rsidRPr="00A71D04" w:rsidRDefault="00055293">
                    <w:pPr>
                      <w:pStyle w:val="Bibliografa"/>
                      <w:rPr>
                        <w:noProof/>
                        <w:sz w:val="20"/>
                        <w:lang w:val="es-ES"/>
                      </w:rPr>
                    </w:pPr>
                    <w:r w:rsidRPr="00A71D04">
                      <w:rPr>
                        <w:noProof/>
                        <w:sz w:val="20"/>
                        <w:lang w:val="es-ES"/>
                      </w:rPr>
                      <w:t xml:space="preserve">[23] </w:t>
                    </w:r>
                  </w:p>
                </w:tc>
                <w:tc>
                  <w:tcPr>
                    <w:tcW w:w="7844" w:type="dxa"/>
                    <w:hideMark/>
                  </w:tcPr>
                  <w:p w14:paraId="03485980" w14:textId="77777777" w:rsidR="00055293" w:rsidRPr="00A71D04" w:rsidRDefault="00055293">
                    <w:pPr>
                      <w:pStyle w:val="Bibliografa"/>
                      <w:rPr>
                        <w:noProof/>
                        <w:sz w:val="20"/>
                        <w:lang w:val="es-ES"/>
                      </w:rPr>
                    </w:pPr>
                    <w:r w:rsidRPr="00A71D04">
                      <w:rPr>
                        <w:noProof/>
                        <w:sz w:val="20"/>
                        <w:lang w:val="es-ES"/>
                      </w:rPr>
                      <w:t xml:space="preserve">Controles Inteligentes, «Sistema de Guiado Vehicular,» [En línea]. </w:t>
                    </w:r>
                    <w:r w:rsidRPr="00A71D04">
                      <w:rPr>
                        <w:noProof/>
                        <w:sz w:val="20"/>
                        <w:lang w:val="en-US"/>
                      </w:rPr>
                      <w:t xml:space="preserve">Available: http://www.ci24.com/automatizacion-de-parqueaderos/sistema-de-guiado-con-camaras/. </w:t>
                    </w:r>
                    <w:r w:rsidRPr="00A71D04">
                      <w:rPr>
                        <w:noProof/>
                        <w:sz w:val="20"/>
                        <w:lang w:val="es-ES"/>
                      </w:rPr>
                      <w:t xml:space="preserve">[Último </w:t>
                    </w:r>
                    <w:r w:rsidRPr="00A71D04">
                      <w:rPr>
                        <w:noProof/>
                        <w:sz w:val="20"/>
                        <w:lang w:val="es-ES"/>
                      </w:rPr>
                      <w:lastRenderedPageBreak/>
                      <w:t>acceso: 12 noviembre 2018].</w:t>
                    </w:r>
                  </w:p>
                </w:tc>
              </w:tr>
              <w:tr w:rsidR="00055293" w:rsidRPr="00055293" w14:paraId="519F64F1" w14:textId="77777777" w:rsidTr="00A71D04">
                <w:trPr>
                  <w:divId w:val="1387534424"/>
                  <w:trHeight w:val="567"/>
                  <w:tblCellSpacing w:w="15" w:type="dxa"/>
                </w:trPr>
                <w:tc>
                  <w:tcPr>
                    <w:tcW w:w="436" w:type="dxa"/>
                    <w:hideMark/>
                  </w:tcPr>
                  <w:p w14:paraId="163FA008" w14:textId="77777777" w:rsidR="00055293" w:rsidRPr="00A71D04" w:rsidRDefault="00055293">
                    <w:pPr>
                      <w:pStyle w:val="Bibliografa"/>
                      <w:rPr>
                        <w:noProof/>
                        <w:sz w:val="20"/>
                        <w:lang w:val="es-ES"/>
                      </w:rPr>
                    </w:pPr>
                    <w:r w:rsidRPr="00A71D04">
                      <w:rPr>
                        <w:noProof/>
                        <w:sz w:val="20"/>
                        <w:lang w:val="es-ES"/>
                      </w:rPr>
                      <w:lastRenderedPageBreak/>
                      <w:t xml:space="preserve">[24] </w:t>
                    </w:r>
                  </w:p>
                </w:tc>
                <w:tc>
                  <w:tcPr>
                    <w:tcW w:w="7844" w:type="dxa"/>
                    <w:hideMark/>
                  </w:tcPr>
                  <w:p w14:paraId="21EB0EB1" w14:textId="77777777" w:rsidR="00055293" w:rsidRPr="00A71D04" w:rsidRDefault="00055293">
                    <w:pPr>
                      <w:pStyle w:val="Bibliografa"/>
                      <w:rPr>
                        <w:noProof/>
                        <w:sz w:val="20"/>
                        <w:lang w:val="en-US"/>
                      </w:rPr>
                    </w:pPr>
                    <w:r w:rsidRPr="00A71D04">
                      <w:rPr>
                        <w:noProof/>
                        <w:sz w:val="20"/>
                        <w:lang w:val="en-US"/>
                      </w:rPr>
                      <w:t xml:space="preserve">E. González y M. Torres, «AOPOA: Organizational Approach for Agent Oriented Programming,» </w:t>
                    </w:r>
                    <w:r w:rsidRPr="00A71D04">
                      <w:rPr>
                        <w:i/>
                        <w:iCs/>
                        <w:noProof/>
                        <w:sz w:val="20"/>
                        <w:lang w:val="en-US"/>
                      </w:rPr>
                      <w:t xml:space="preserve">Proceedings of the Eighth International Conference on Enterprise Information Systems, </w:t>
                    </w:r>
                    <w:r w:rsidRPr="00A71D04">
                      <w:rPr>
                        <w:noProof/>
                        <w:sz w:val="20"/>
                        <w:lang w:val="en-US"/>
                      </w:rPr>
                      <w:t xml:space="preserve">2006. </w:t>
                    </w:r>
                  </w:p>
                </w:tc>
              </w:tr>
              <w:tr w:rsidR="00055293" w:rsidRPr="00055293" w14:paraId="5D5A33B4" w14:textId="77777777" w:rsidTr="00A71D04">
                <w:trPr>
                  <w:divId w:val="1387534424"/>
                  <w:trHeight w:val="567"/>
                  <w:tblCellSpacing w:w="15" w:type="dxa"/>
                </w:trPr>
                <w:tc>
                  <w:tcPr>
                    <w:tcW w:w="436" w:type="dxa"/>
                    <w:hideMark/>
                  </w:tcPr>
                  <w:p w14:paraId="6AF0626E" w14:textId="77777777" w:rsidR="00055293" w:rsidRPr="00A71D04" w:rsidRDefault="00055293">
                    <w:pPr>
                      <w:pStyle w:val="Bibliografa"/>
                      <w:rPr>
                        <w:noProof/>
                        <w:sz w:val="20"/>
                        <w:lang w:val="es-ES"/>
                      </w:rPr>
                    </w:pPr>
                    <w:r w:rsidRPr="00A71D04">
                      <w:rPr>
                        <w:noProof/>
                        <w:sz w:val="20"/>
                        <w:lang w:val="es-ES"/>
                      </w:rPr>
                      <w:t xml:space="preserve">[25] </w:t>
                    </w:r>
                  </w:p>
                </w:tc>
                <w:tc>
                  <w:tcPr>
                    <w:tcW w:w="7844" w:type="dxa"/>
                    <w:hideMark/>
                  </w:tcPr>
                  <w:p w14:paraId="22FCF546" w14:textId="77777777" w:rsidR="00055293" w:rsidRPr="00A71D04" w:rsidRDefault="00055293">
                    <w:pPr>
                      <w:pStyle w:val="Bibliografa"/>
                      <w:rPr>
                        <w:noProof/>
                        <w:sz w:val="20"/>
                        <w:lang w:val="en-US"/>
                      </w:rPr>
                    </w:pPr>
                    <w:r w:rsidRPr="00A71D04">
                      <w:rPr>
                        <w:noProof/>
                        <w:sz w:val="20"/>
                        <w:lang w:val="en-US"/>
                      </w:rPr>
                      <w:t xml:space="preserve">F. Á. Bravo, «Interactive Robotics Drama for Educational Purposes,» </w:t>
                    </w:r>
                    <w:r w:rsidRPr="00A71D04">
                      <w:rPr>
                        <w:i/>
                        <w:iCs/>
                        <w:noProof/>
                        <w:sz w:val="20"/>
                        <w:lang w:val="en-US"/>
                      </w:rPr>
                      <w:t xml:space="preserve">Ph.D. Research Proposal, </w:t>
                    </w:r>
                    <w:r w:rsidRPr="00A71D04">
                      <w:rPr>
                        <w:noProof/>
                        <w:sz w:val="20"/>
                        <w:lang w:val="en-US"/>
                      </w:rPr>
                      <w:t xml:space="preserve">2017. </w:t>
                    </w:r>
                  </w:p>
                </w:tc>
              </w:tr>
              <w:tr w:rsidR="00055293" w:rsidRPr="00055293" w14:paraId="714CF9FF" w14:textId="77777777" w:rsidTr="00A71D04">
                <w:trPr>
                  <w:divId w:val="1387534424"/>
                  <w:trHeight w:val="567"/>
                  <w:tblCellSpacing w:w="15" w:type="dxa"/>
                </w:trPr>
                <w:tc>
                  <w:tcPr>
                    <w:tcW w:w="436" w:type="dxa"/>
                    <w:hideMark/>
                  </w:tcPr>
                  <w:p w14:paraId="687E5FD9" w14:textId="77777777" w:rsidR="00055293" w:rsidRPr="00A71D04" w:rsidRDefault="00055293">
                    <w:pPr>
                      <w:pStyle w:val="Bibliografa"/>
                      <w:rPr>
                        <w:noProof/>
                        <w:sz w:val="20"/>
                        <w:lang w:val="es-ES"/>
                      </w:rPr>
                    </w:pPr>
                    <w:r w:rsidRPr="00A71D04">
                      <w:rPr>
                        <w:noProof/>
                        <w:sz w:val="20"/>
                        <w:lang w:val="es-ES"/>
                      </w:rPr>
                      <w:t xml:space="preserve">[26] </w:t>
                    </w:r>
                  </w:p>
                </w:tc>
                <w:tc>
                  <w:tcPr>
                    <w:tcW w:w="7844" w:type="dxa"/>
                    <w:hideMark/>
                  </w:tcPr>
                  <w:p w14:paraId="532FF168" w14:textId="77777777" w:rsidR="00055293" w:rsidRPr="00A71D04" w:rsidRDefault="00055293">
                    <w:pPr>
                      <w:pStyle w:val="Bibliografa"/>
                      <w:rPr>
                        <w:noProof/>
                        <w:sz w:val="20"/>
                        <w:lang w:val="es-ES"/>
                      </w:rPr>
                    </w:pPr>
                    <w:r w:rsidRPr="00A71D04">
                      <w:rPr>
                        <w:noProof/>
                        <w:sz w:val="20"/>
                        <w:lang w:val="en-US"/>
                      </w:rPr>
                      <w:t xml:space="preserve">IHS Market, «Top Video Surveillance Trends for 2016,» 2016. </w:t>
                    </w:r>
                    <w:r w:rsidRPr="00A71D04">
                      <w:rPr>
                        <w:noProof/>
                        <w:sz w:val="20"/>
                        <w:lang w:val="es-ES"/>
                      </w:rPr>
                      <w:t>[En línea]. Available: https://technology.ihs.com/api/binary/572252. [Último acceso: 12 noviembre 2018].</w:t>
                    </w:r>
                  </w:p>
                </w:tc>
              </w:tr>
              <w:tr w:rsidR="00055293" w:rsidRPr="00055293" w14:paraId="69AB4B7A" w14:textId="77777777" w:rsidTr="00A71D04">
                <w:trPr>
                  <w:divId w:val="1387534424"/>
                  <w:trHeight w:val="567"/>
                  <w:tblCellSpacing w:w="15" w:type="dxa"/>
                </w:trPr>
                <w:tc>
                  <w:tcPr>
                    <w:tcW w:w="436" w:type="dxa"/>
                    <w:hideMark/>
                  </w:tcPr>
                  <w:p w14:paraId="311F95F6" w14:textId="77777777" w:rsidR="00055293" w:rsidRPr="00A71D04" w:rsidRDefault="00055293">
                    <w:pPr>
                      <w:pStyle w:val="Bibliografa"/>
                      <w:rPr>
                        <w:noProof/>
                        <w:sz w:val="20"/>
                        <w:lang w:val="es-ES"/>
                      </w:rPr>
                    </w:pPr>
                    <w:r w:rsidRPr="00A71D04">
                      <w:rPr>
                        <w:noProof/>
                        <w:sz w:val="20"/>
                        <w:lang w:val="es-ES"/>
                      </w:rPr>
                      <w:t xml:space="preserve">[27] </w:t>
                    </w:r>
                  </w:p>
                </w:tc>
                <w:tc>
                  <w:tcPr>
                    <w:tcW w:w="7844" w:type="dxa"/>
                    <w:hideMark/>
                  </w:tcPr>
                  <w:p w14:paraId="23C8CE9E" w14:textId="77777777" w:rsidR="00055293" w:rsidRPr="00A71D04" w:rsidRDefault="00055293">
                    <w:pPr>
                      <w:pStyle w:val="Bibliografa"/>
                      <w:rPr>
                        <w:noProof/>
                        <w:sz w:val="20"/>
                        <w:lang w:val="es-ES"/>
                      </w:rPr>
                    </w:pPr>
                    <w:r w:rsidRPr="00A71D04">
                      <w:rPr>
                        <w:noProof/>
                        <w:sz w:val="20"/>
                        <w:lang w:val="en-US"/>
                      </w:rPr>
                      <w:t xml:space="preserve">D. Barret, «One surveillance camera for every 11 people in Britain, says CCTV survey,» 10 julio 2013. </w:t>
                    </w:r>
                    <w:r w:rsidRPr="00A71D04">
                      <w:rPr>
                        <w:noProof/>
                        <w:sz w:val="20"/>
                        <w:lang w:val="es-ES"/>
                      </w:rPr>
                      <w:t>[En línea]. Available: http://w3.salemstate.edu/~pglasser/One_surveillance_camera_for_every_11_people_in_Britain__says_CCTV_survey_-_Telegraph.pdf. [Último acceso: 11 noviembre 2018].</w:t>
                    </w:r>
                  </w:p>
                </w:tc>
              </w:tr>
              <w:tr w:rsidR="00055293" w:rsidRPr="00055293" w14:paraId="6EFE75BC" w14:textId="77777777" w:rsidTr="00A71D04">
                <w:trPr>
                  <w:divId w:val="1387534424"/>
                  <w:trHeight w:val="567"/>
                  <w:tblCellSpacing w:w="15" w:type="dxa"/>
                </w:trPr>
                <w:tc>
                  <w:tcPr>
                    <w:tcW w:w="436" w:type="dxa"/>
                    <w:hideMark/>
                  </w:tcPr>
                  <w:p w14:paraId="6B7B7D7B" w14:textId="77777777" w:rsidR="00055293" w:rsidRPr="00A71D04" w:rsidRDefault="00055293">
                    <w:pPr>
                      <w:pStyle w:val="Bibliografa"/>
                      <w:rPr>
                        <w:noProof/>
                        <w:sz w:val="20"/>
                        <w:lang w:val="es-ES"/>
                      </w:rPr>
                    </w:pPr>
                    <w:r w:rsidRPr="00A71D04">
                      <w:rPr>
                        <w:noProof/>
                        <w:sz w:val="20"/>
                        <w:lang w:val="es-ES"/>
                      </w:rPr>
                      <w:t xml:space="preserve">[28] </w:t>
                    </w:r>
                  </w:p>
                </w:tc>
                <w:tc>
                  <w:tcPr>
                    <w:tcW w:w="7844" w:type="dxa"/>
                    <w:hideMark/>
                  </w:tcPr>
                  <w:p w14:paraId="7B89C2AE" w14:textId="77777777" w:rsidR="00055293" w:rsidRPr="00A71D04" w:rsidRDefault="00055293">
                    <w:pPr>
                      <w:pStyle w:val="Bibliografa"/>
                      <w:rPr>
                        <w:noProof/>
                        <w:sz w:val="20"/>
                        <w:lang w:val="es-ES"/>
                      </w:rPr>
                    </w:pPr>
                    <w:r w:rsidRPr="00A71D04">
                      <w:rPr>
                        <w:noProof/>
                        <w:sz w:val="20"/>
                        <w:lang w:val="es-ES"/>
                      </w:rPr>
                      <w:t xml:space="preserve">A. Cuevas, «Peñalosa anuncia la instalación de 1.500 cámaras nuevas de seguridad en toda Bogotá,» </w:t>
                    </w:r>
                    <w:r w:rsidRPr="00A71D04">
                      <w:rPr>
                        <w:i/>
                        <w:iCs/>
                        <w:noProof/>
                        <w:sz w:val="20"/>
                        <w:lang w:val="es-ES"/>
                      </w:rPr>
                      <w:t xml:space="preserve">Alcaldía Mayor de Bogotá, </w:t>
                    </w:r>
                    <w:r w:rsidRPr="00A71D04">
                      <w:rPr>
                        <w:noProof/>
                        <w:sz w:val="20"/>
                        <w:lang w:val="es-ES"/>
                      </w:rPr>
                      <w:t xml:space="preserve">14 febrero 2017. </w:t>
                    </w:r>
                  </w:p>
                </w:tc>
              </w:tr>
              <w:tr w:rsidR="00055293" w:rsidRPr="00055293" w14:paraId="4215185C" w14:textId="77777777" w:rsidTr="00A71D04">
                <w:trPr>
                  <w:divId w:val="1387534424"/>
                  <w:trHeight w:val="567"/>
                  <w:tblCellSpacing w:w="15" w:type="dxa"/>
                </w:trPr>
                <w:tc>
                  <w:tcPr>
                    <w:tcW w:w="436" w:type="dxa"/>
                    <w:hideMark/>
                  </w:tcPr>
                  <w:p w14:paraId="32F7961F" w14:textId="77777777" w:rsidR="00055293" w:rsidRPr="00A71D04" w:rsidRDefault="00055293">
                    <w:pPr>
                      <w:pStyle w:val="Bibliografa"/>
                      <w:rPr>
                        <w:noProof/>
                        <w:sz w:val="20"/>
                        <w:lang w:val="es-ES"/>
                      </w:rPr>
                    </w:pPr>
                    <w:r w:rsidRPr="00A71D04">
                      <w:rPr>
                        <w:noProof/>
                        <w:sz w:val="20"/>
                        <w:lang w:val="es-ES"/>
                      </w:rPr>
                      <w:t xml:space="preserve">[29] </w:t>
                    </w:r>
                  </w:p>
                </w:tc>
                <w:tc>
                  <w:tcPr>
                    <w:tcW w:w="7844" w:type="dxa"/>
                    <w:hideMark/>
                  </w:tcPr>
                  <w:p w14:paraId="5F470198" w14:textId="77777777" w:rsidR="00055293" w:rsidRPr="00A71D04" w:rsidRDefault="00055293">
                    <w:pPr>
                      <w:pStyle w:val="Bibliografa"/>
                      <w:rPr>
                        <w:noProof/>
                        <w:sz w:val="20"/>
                        <w:lang w:val="en-US"/>
                      </w:rPr>
                    </w:pPr>
                    <w:r w:rsidRPr="00A71D04">
                      <w:rPr>
                        <w:noProof/>
                        <w:sz w:val="20"/>
                        <w:lang w:val="en-US"/>
                      </w:rPr>
                      <w:t xml:space="preserve">Y. Kong y Y. Fu, «Human Action Recognition and Prediction: A Survey,» </w:t>
                    </w:r>
                    <w:r w:rsidRPr="00A71D04">
                      <w:rPr>
                        <w:i/>
                        <w:iCs/>
                        <w:noProof/>
                        <w:sz w:val="20"/>
                        <w:lang w:val="en-US"/>
                      </w:rPr>
                      <w:t xml:space="preserve">JOURNAL OF LATEX CLASS FILES, </w:t>
                    </w:r>
                    <w:r w:rsidRPr="00A71D04">
                      <w:rPr>
                        <w:noProof/>
                        <w:sz w:val="20"/>
                        <w:lang w:val="en-US"/>
                      </w:rPr>
                      <w:t xml:space="preserve">vol. 13, nº 9, 2018. </w:t>
                    </w:r>
                  </w:p>
                </w:tc>
              </w:tr>
              <w:tr w:rsidR="00055293" w:rsidRPr="00055293" w14:paraId="2710E111" w14:textId="77777777" w:rsidTr="00A71D04">
                <w:trPr>
                  <w:divId w:val="1387534424"/>
                  <w:trHeight w:val="567"/>
                  <w:tblCellSpacing w:w="15" w:type="dxa"/>
                </w:trPr>
                <w:tc>
                  <w:tcPr>
                    <w:tcW w:w="436" w:type="dxa"/>
                    <w:hideMark/>
                  </w:tcPr>
                  <w:p w14:paraId="3E5449BA" w14:textId="77777777" w:rsidR="00055293" w:rsidRPr="00A71D04" w:rsidRDefault="00055293">
                    <w:pPr>
                      <w:pStyle w:val="Bibliografa"/>
                      <w:rPr>
                        <w:noProof/>
                        <w:sz w:val="20"/>
                        <w:lang w:val="es-ES"/>
                      </w:rPr>
                    </w:pPr>
                    <w:r w:rsidRPr="00A71D04">
                      <w:rPr>
                        <w:noProof/>
                        <w:sz w:val="20"/>
                        <w:lang w:val="es-ES"/>
                      </w:rPr>
                      <w:t xml:space="preserve">[30] </w:t>
                    </w:r>
                  </w:p>
                </w:tc>
                <w:tc>
                  <w:tcPr>
                    <w:tcW w:w="7844" w:type="dxa"/>
                    <w:hideMark/>
                  </w:tcPr>
                  <w:p w14:paraId="429D4946" w14:textId="77777777" w:rsidR="00055293" w:rsidRPr="00A71D04" w:rsidRDefault="00055293">
                    <w:pPr>
                      <w:pStyle w:val="Bibliografa"/>
                      <w:rPr>
                        <w:noProof/>
                        <w:sz w:val="20"/>
                        <w:lang w:val="en-US"/>
                      </w:rPr>
                    </w:pPr>
                    <w:r w:rsidRPr="00A71D04">
                      <w:rPr>
                        <w:noProof/>
                        <w:sz w:val="20"/>
                        <w:lang w:val="en-US"/>
                      </w:rPr>
                      <w:t xml:space="preserve">S. Calderara, U. Heinemann, A. Prati, R. Cucchiara y N. Tishby, «Detecting anomalies in people’s trajectories using spectral graph analysis,» </w:t>
                    </w:r>
                    <w:r w:rsidRPr="00A71D04">
                      <w:rPr>
                        <w:i/>
                        <w:iCs/>
                        <w:noProof/>
                        <w:sz w:val="20"/>
                        <w:lang w:val="en-US"/>
                      </w:rPr>
                      <w:t xml:space="preserve">Computer Vision and Image Understanding, </w:t>
                    </w:r>
                    <w:r w:rsidRPr="00A71D04">
                      <w:rPr>
                        <w:noProof/>
                        <w:sz w:val="20"/>
                        <w:lang w:val="en-US"/>
                      </w:rPr>
                      <w:t xml:space="preserve">pp. 1099-1111, 2011. </w:t>
                    </w:r>
                  </w:p>
                </w:tc>
              </w:tr>
              <w:tr w:rsidR="00055293" w:rsidRPr="00055293" w14:paraId="618A7DEC" w14:textId="77777777" w:rsidTr="00A71D04">
                <w:trPr>
                  <w:divId w:val="1387534424"/>
                  <w:trHeight w:val="567"/>
                  <w:tblCellSpacing w:w="15" w:type="dxa"/>
                </w:trPr>
                <w:tc>
                  <w:tcPr>
                    <w:tcW w:w="436" w:type="dxa"/>
                    <w:hideMark/>
                  </w:tcPr>
                  <w:p w14:paraId="4D970C76" w14:textId="77777777" w:rsidR="00055293" w:rsidRPr="00A71D04" w:rsidRDefault="00055293">
                    <w:pPr>
                      <w:pStyle w:val="Bibliografa"/>
                      <w:rPr>
                        <w:noProof/>
                        <w:sz w:val="20"/>
                        <w:lang w:val="es-ES"/>
                      </w:rPr>
                    </w:pPr>
                    <w:r w:rsidRPr="00A71D04">
                      <w:rPr>
                        <w:noProof/>
                        <w:sz w:val="20"/>
                        <w:lang w:val="es-ES"/>
                      </w:rPr>
                      <w:t xml:space="preserve">[31] </w:t>
                    </w:r>
                  </w:p>
                </w:tc>
                <w:tc>
                  <w:tcPr>
                    <w:tcW w:w="7844" w:type="dxa"/>
                    <w:hideMark/>
                  </w:tcPr>
                  <w:p w14:paraId="36C5E90E" w14:textId="77777777" w:rsidR="00055293" w:rsidRPr="00A71D04" w:rsidRDefault="00055293">
                    <w:pPr>
                      <w:pStyle w:val="Bibliografa"/>
                      <w:rPr>
                        <w:noProof/>
                        <w:sz w:val="20"/>
                        <w:lang w:val="en-US"/>
                      </w:rPr>
                    </w:pPr>
                    <w:r w:rsidRPr="00A71D04">
                      <w:rPr>
                        <w:noProof/>
                        <w:sz w:val="20"/>
                        <w:lang w:val="en-US"/>
                      </w:rPr>
                      <w:t xml:space="preserve">Y. Du, Y. Fu y L. Wang, «Skeleton Based Action Recognition with Convolutional Neural Network,» </w:t>
                    </w:r>
                    <w:r w:rsidRPr="00A71D04">
                      <w:rPr>
                        <w:i/>
                        <w:iCs/>
                        <w:noProof/>
                        <w:sz w:val="20"/>
                        <w:lang w:val="en-US"/>
                      </w:rPr>
                      <w:t xml:space="preserve">3rd IAPR Asian Conference on Pattern Recognition, </w:t>
                    </w:r>
                    <w:r w:rsidRPr="00A71D04">
                      <w:rPr>
                        <w:noProof/>
                        <w:sz w:val="20"/>
                        <w:lang w:val="en-US"/>
                      </w:rPr>
                      <w:t xml:space="preserve">2015. </w:t>
                    </w:r>
                  </w:p>
                </w:tc>
              </w:tr>
              <w:tr w:rsidR="00055293" w:rsidRPr="00055293" w14:paraId="6079A4DE" w14:textId="77777777" w:rsidTr="00A71D04">
                <w:trPr>
                  <w:divId w:val="1387534424"/>
                  <w:trHeight w:val="567"/>
                  <w:tblCellSpacing w:w="15" w:type="dxa"/>
                </w:trPr>
                <w:tc>
                  <w:tcPr>
                    <w:tcW w:w="436" w:type="dxa"/>
                    <w:hideMark/>
                  </w:tcPr>
                  <w:p w14:paraId="190DBDA6" w14:textId="77777777" w:rsidR="00055293" w:rsidRPr="00A71D04" w:rsidRDefault="00055293">
                    <w:pPr>
                      <w:pStyle w:val="Bibliografa"/>
                      <w:rPr>
                        <w:noProof/>
                        <w:sz w:val="20"/>
                        <w:lang w:val="es-ES"/>
                      </w:rPr>
                    </w:pPr>
                    <w:r w:rsidRPr="00A71D04">
                      <w:rPr>
                        <w:noProof/>
                        <w:sz w:val="20"/>
                        <w:lang w:val="es-ES"/>
                      </w:rPr>
                      <w:t xml:space="preserve">[32] </w:t>
                    </w:r>
                  </w:p>
                </w:tc>
                <w:tc>
                  <w:tcPr>
                    <w:tcW w:w="7844" w:type="dxa"/>
                    <w:hideMark/>
                  </w:tcPr>
                  <w:p w14:paraId="3F3146E5" w14:textId="77777777" w:rsidR="00055293" w:rsidRPr="00A71D04" w:rsidRDefault="00055293">
                    <w:pPr>
                      <w:pStyle w:val="Bibliografa"/>
                      <w:rPr>
                        <w:noProof/>
                        <w:sz w:val="20"/>
                        <w:lang w:val="en-US"/>
                      </w:rPr>
                    </w:pPr>
                    <w:r w:rsidRPr="00A71D04">
                      <w:rPr>
                        <w:noProof/>
                        <w:sz w:val="20"/>
                        <w:lang w:val="en-US"/>
                      </w:rPr>
                      <w:t xml:space="preserve">E. Gedat, P. Fechner, R. Fiebelkorn y R. Vandenhouten, «Human Action Recognition with Hidden Markov Models and Neural Network Derived Poses,» </w:t>
                    </w:r>
                    <w:r w:rsidRPr="00A71D04">
                      <w:rPr>
                        <w:i/>
                        <w:iCs/>
                        <w:noProof/>
                        <w:sz w:val="20"/>
                        <w:lang w:val="en-US"/>
                      </w:rPr>
                      <w:t xml:space="preserve">IEEE 15th International Symposium on Intelligent Systems and Informatics, </w:t>
                    </w:r>
                    <w:r w:rsidRPr="00A71D04">
                      <w:rPr>
                        <w:noProof/>
                        <w:sz w:val="20"/>
                        <w:lang w:val="en-US"/>
                      </w:rPr>
                      <w:t xml:space="preserve">pp. 157-162, 2017. </w:t>
                    </w:r>
                  </w:p>
                </w:tc>
              </w:tr>
              <w:tr w:rsidR="00055293" w:rsidRPr="00055293" w14:paraId="42CCF8CB" w14:textId="77777777" w:rsidTr="00A71D04">
                <w:trPr>
                  <w:divId w:val="1387534424"/>
                  <w:trHeight w:val="567"/>
                  <w:tblCellSpacing w:w="15" w:type="dxa"/>
                </w:trPr>
                <w:tc>
                  <w:tcPr>
                    <w:tcW w:w="436" w:type="dxa"/>
                    <w:hideMark/>
                  </w:tcPr>
                  <w:p w14:paraId="35B6C525" w14:textId="77777777" w:rsidR="00055293" w:rsidRPr="00A71D04" w:rsidRDefault="00055293">
                    <w:pPr>
                      <w:pStyle w:val="Bibliografa"/>
                      <w:rPr>
                        <w:noProof/>
                        <w:sz w:val="20"/>
                        <w:lang w:val="es-ES"/>
                      </w:rPr>
                    </w:pPr>
                    <w:r w:rsidRPr="00A71D04">
                      <w:rPr>
                        <w:noProof/>
                        <w:sz w:val="20"/>
                        <w:lang w:val="es-ES"/>
                      </w:rPr>
                      <w:t xml:space="preserve">[33] </w:t>
                    </w:r>
                  </w:p>
                </w:tc>
                <w:tc>
                  <w:tcPr>
                    <w:tcW w:w="7844" w:type="dxa"/>
                    <w:hideMark/>
                  </w:tcPr>
                  <w:p w14:paraId="3FB5F6E1" w14:textId="77777777" w:rsidR="00055293" w:rsidRPr="00A71D04" w:rsidRDefault="00055293">
                    <w:pPr>
                      <w:pStyle w:val="Bibliografa"/>
                      <w:rPr>
                        <w:noProof/>
                        <w:sz w:val="20"/>
                        <w:lang w:val="en-US"/>
                      </w:rPr>
                    </w:pPr>
                    <w:r w:rsidRPr="00A71D04">
                      <w:rPr>
                        <w:noProof/>
                        <w:sz w:val="20"/>
                        <w:lang w:val="en-US"/>
                      </w:rPr>
                      <w:t xml:space="preserve">Fauziah, E. Wibowo, S. Madenda y Hustinawati, «Identification of hand motion using background subtraction method and extraction of image binary with backpropagation neural network on skeleton model,» </w:t>
                    </w:r>
                    <w:r w:rsidRPr="00A71D04">
                      <w:rPr>
                        <w:i/>
                        <w:iCs/>
                        <w:noProof/>
                        <w:sz w:val="20"/>
                        <w:lang w:val="en-US"/>
                      </w:rPr>
                      <w:t xml:space="preserve">2nd International Conference on Computing and Applied Informatics , </w:t>
                    </w:r>
                    <w:r w:rsidRPr="00A71D04">
                      <w:rPr>
                        <w:noProof/>
                        <w:sz w:val="20"/>
                        <w:lang w:val="en-US"/>
                      </w:rPr>
                      <w:t xml:space="preserve">nº 978, pp. 1-14, 2017. </w:t>
                    </w:r>
                  </w:p>
                </w:tc>
              </w:tr>
              <w:tr w:rsidR="00055293" w:rsidRPr="00055293" w14:paraId="3C00126E" w14:textId="77777777" w:rsidTr="00A71D04">
                <w:trPr>
                  <w:divId w:val="1387534424"/>
                  <w:trHeight w:val="567"/>
                  <w:tblCellSpacing w:w="15" w:type="dxa"/>
                </w:trPr>
                <w:tc>
                  <w:tcPr>
                    <w:tcW w:w="436" w:type="dxa"/>
                    <w:hideMark/>
                  </w:tcPr>
                  <w:p w14:paraId="4C716288" w14:textId="77777777" w:rsidR="00055293" w:rsidRPr="00A71D04" w:rsidRDefault="00055293">
                    <w:pPr>
                      <w:pStyle w:val="Bibliografa"/>
                      <w:rPr>
                        <w:noProof/>
                        <w:sz w:val="20"/>
                        <w:lang w:val="es-ES"/>
                      </w:rPr>
                    </w:pPr>
                    <w:r w:rsidRPr="00A71D04">
                      <w:rPr>
                        <w:noProof/>
                        <w:sz w:val="20"/>
                        <w:lang w:val="es-ES"/>
                      </w:rPr>
                      <w:t xml:space="preserve">[34] </w:t>
                    </w:r>
                  </w:p>
                </w:tc>
                <w:tc>
                  <w:tcPr>
                    <w:tcW w:w="7844" w:type="dxa"/>
                    <w:hideMark/>
                  </w:tcPr>
                  <w:p w14:paraId="34DDCCA1" w14:textId="77777777" w:rsidR="00055293" w:rsidRPr="00A71D04" w:rsidRDefault="00055293">
                    <w:pPr>
                      <w:pStyle w:val="Bibliografa"/>
                      <w:rPr>
                        <w:noProof/>
                        <w:sz w:val="20"/>
                        <w:lang w:val="en-US"/>
                      </w:rPr>
                    </w:pPr>
                    <w:r w:rsidRPr="00A71D04">
                      <w:rPr>
                        <w:noProof/>
                        <w:sz w:val="20"/>
                        <w:lang w:val="en-US"/>
                      </w:rPr>
                      <w:t xml:space="preserve">P. KaewTraKulPong y R. Bowden, «An Improved Adaptive Background Mixture Model for Realtime Tracking with Shadow Detection,» </w:t>
                    </w:r>
                    <w:r w:rsidRPr="00A71D04">
                      <w:rPr>
                        <w:i/>
                        <w:iCs/>
                        <w:noProof/>
                        <w:sz w:val="20"/>
                        <w:lang w:val="en-US"/>
                      </w:rPr>
                      <w:t xml:space="preserve">2nd European Workshop on Advanced Video Based </w:t>
                    </w:r>
                    <w:r w:rsidRPr="00A71D04">
                      <w:rPr>
                        <w:i/>
                        <w:iCs/>
                        <w:noProof/>
                        <w:sz w:val="20"/>
                        <w:lang w:val="en-US"/>
                      </w:rPr>
                      <w:lastRenderedPageBreak/>
                      <w:t xml:space="preserve">Surveillance Systems, </w:t>
                    </w:r>
                    <w:r w:rsidRPr="00A71D04">
                      <w:rPr>
                        <w:noProof/>
                        <w:sz w:val="20"/>
                        <w:lang w:val="en-US"/>
                      </w:rPr>
                      <w:t xml:space="preserve">nº 02, 2001. </w:t>
                    </w:r>
                  </w:p>
                </w:tc>
              </w:tr>
              <w:tr w:rsidR="00055293" w:rsidRPr="00055293" w14:paraId="3F5B00B3" w14:textId="77777777" w:rsidTr="00A71D04">
                <w:trPr>
                  <w:divId w:val="1387534424"/>
                  <w:trHeight w:val="567"/>
                  <w:tblCellSpacing w:w="15" w:type="dxa"/>
                </w:trPr>
                <w:tc>
                  <w:tcPr>
                    <w:tcW w:w="436" w:type="dxa"/>
                    <w:hideMark/>
                  </w:tcPr>
                  <w:p w14:paraId="69CFECE9" w14:textId="77777777" w:rsidR="00055293" w:rsidRPr="00A71D04" w:rsidRDefault="00055293">
                    <w:pPr>
                      <w:pStyle w:val="Bibliografa"/>
                      <w:rPr>
                        <w:noProof/>
                        <w:sz w:val="20"/>
                        <w:lang w:val="es-ES"/>
                      </w:rPr>
                    </w:pPr>
                    <w:r w:rsidRPr="00A71D04">
                      <w:rPr>
                        <w:noProof/>
                        <w:sz w:val="20"/>
                        <w:lang w:val="es-ES"/>
                      </w:rPr>
                      <w:lastRenderedPageBreak/>
                      <w:t xml:space="preserve">[35] </w:t>
                    </w:r>
                  </w:p>
                </w:tc>
                <w:tc>
                  <w:tcPr>
                    <w:tcW w:w="7844" w:type="dxa"/>
                    <w:hideMark/>
                  </w:tcPr>
                  <w:p w14:paraId="68C09683" w14:textId="77777777" w:rsidR="00055293" w:rsidRPr="00A71D04" w:rsidRDefault="00055293">
                    <w:pPr>
                      <w:pStyle w:val="Bibliografa"/>
                      <w:rPr>
                        <w:noProof/>
                        <w:sz w:val="20"/>
                        <w:lang w:val="en-US"/>
                      </w:rPr>
                    </w:pPr>
                    <w:r w:rsidRPr="00A71D04">
                      <w:rPr>
                        <w:noProof/>
                        <w:sz w:val="20"/>
                        <w:lang w:val="en-US"/>
                      </w:rPr>
                      <w:t xml:space="preserve">T. Chateau, A. Vacavant y J. M. Lavest, «Skin detection and tracking by monocular vision,» </w:t>
                    </w:r>
                    <w:r w:rsidRPr="00A71D04">
                      <w:rPr>
                        <w:i/>
                        <w:iCs/>
                        <w:noProof/>
                        <w:sz w:val="20"/>
                        <w:lang w:val="en-US"/>
                      </w:rPr>
                      <w:t xml:space="preserve">IEEE Xplore, </w:t>
                    </w:r>
                    <w:r w:rsidRPr="00A71D04">
                      <w:rPr>
                        <w:noProof/>
                        <w:sz w:val="20"/>
                        <w:lang w:val="en-US"/>
                      </w:rPr>
                      <w:t xml:space="preserve">2015. </w:t>
                    </w:r>
                  </w:p>
                </w:tc>
              </w:tr>
              <w:tr w:rsidR="00055293" w:rsidRPr="00055293" w14:paraId="23666E6B" w14:textId="77777777" w:rsidTr="00A71D04">
                <w:trPr>
                  <w:divId w:val="1387534424"/>
                  <w:trHeight w:val="567"/>
                  <w:tblCellSpacing w:w="15" w:type="dxa"/>
                </w:trPr>
                <w:tc>
                  <w:tcPr>
                    <w:tcW w:w="436" w:type="dxa"/>
                    <w:hideMark/>
                  </w:tcPr>
                  <w:p w14:paraId="21369617" w14:textId="77777777" w:rsidR="00055293" w:rsidRPr="00A71D04" w:rsidRDefault="00055293">
                    <w:pPr>
                      <w:pStyle w:val="Bibliografa"/>
                      <w:rPr>
                        <w:noProof/>
                        <w:sz w:val="20"/>
                        <w:lang w:val="es-ES"/>
                      </w:rPr>
                    </w:pPr>
                    <w:r w:rsidRPr="00A71D04">
                      <w:rPr>
                        <w:noProof/>
                        <w:sz w:val="20"/>
                        <w:lang w:val="es-ES"/>
                      </w:rPr>
                      <w:t xml:space="preserve">[36] </w:t>
                    </w:r>
                  </w:p>
                </w:tc>
                <w:tc>
                  <w:tcPr>
                    <w:tcW w:w="7844" w:type="dxa"/>
                    <w:hideMark/>
                  </w:tcPr>
                  <w:p w14:paraId="4628B9A3" w14:textId="77777777" w:rsidR="00055293" w:rsidRPr="00A71D04" w:rsidRDefault="00055293">
                    <w:pPr>
                      <w:pStyle w:val="Bibliografa"/>
                      <w:rPr>
                        <w:noProof/>
                        <w:sz w:val="20"/>
                        <w:lang w:val="es-ES"/>
                      </w:rPr>
                    </w:pPr>
                    <w:r w:rsidRPr="00A71D04">
                      <w:rPr>
                        <w:noProof/>
                        <w:sz w:val="20"/>
                        <w:lang w:val="es-ES"/>
                      </w:rPr>
                      <w:t>OpenCV, «About,» 2018. [En línea]. Available: https://opencv.org/about.html. [Último acceso: 11 noviembre 2018].</w:t>
                    </w:r>
                  </w:p>
                </w:tc>
              </w:tr>
              <w:tr w:rsidR="00055293" w:rsidRPr="00055293" w14:paraId="276192F9" w14:textId="77777777" w:rsidTr="00A71D04">
                <w:trPr>
                  <w:divId w:val="1387534424"/>
                  <w:trHeight w:val="567"/>
                  <w:tblCellSpacing w:w="15" w:type="dxa"/>
                </w:trPr>
                <w:tc>
                  <w:tcPr>
                    <w:tcW w:w="436" w:type="dxa"/>
                    <w:hideMark/>
                  </w:tcPr>
                  <w:p w14:paraId="2BA6CE4C" w14:textId="77777777" w:rsidR="00055293" w:rsidRPr="00A71D04" w:rsidRDefault="00055293">
                    <w:pPr>
                      <w:pStyle w:val="Bibliografa"/>
                      <w:rPr>
                        <w:noProof/>
                        <w:sz w:val="20"/>
                        <w:lang w:val="es-ES"/>
                      </w:rPr>
                    </w:pPr>
                    <w:r w:rsidRPr="00A71D04">
                      <w:rPr>
                        <w:noProof/>
                        <w:sz w:val="20"/>
                        <w:lang w:val="es-ES"/>
                      </w:rPr>
                      <w:t xml:space="preserve">[37] </w:t>
                    </w:r>
                  </w:p>
                </w:tc>
                <w:tc>
                  <w:tcPr>
                    <w:tcW w:w="7844" w:type="dxa"/>
                    <w:hideMark/>
                  </w:tcPr>
                  <w:p w14:paraId="394501C4" w14:textId="77777777" w:rsidR="00055293" w:rsidRPr="00A71D04" w:rsidRDefault="00055293">
                    <w:pPr>
                      <w:pStyle w:val="Bibliografa"/>
                      <w:rPr>
                        <w:noProof/>
                        <w:sz w:val="20"/>
                        <w:lang w:val="en-US"/>
                      </w:rPr>
                    </w:pPr>
                    <w:r w:rsidRPr="00A71D04">
                      <w:rPr>
                        <w:noProof/>
                        <w:sz w:val="20"/>
                        <w:lang w:val="en-US"/>
                      </w:rPr>
                      <w:t xml:space="preserve">A. Magar y J. Shinde, «A New Approach of Human Segmentation from Photo Images,» </w:t>
                    </w:r>
                    <w:r w:rsidRPr="00A71D04">
                      <w:rPr>
                        <w:i/>
                        <w:iCs/>
                        <w:noProof/>
                        <w:sz w:val="20"/>
                        <w:lang w:val="en-US"/>
                      </w:rPr>
                      <w:t xml:space="preserve">International Journal of Scientific and Research Publications, </w:t>
                    </w:r>
                    <w:r w:rsidRPr="00A71D04">
                      <w:rPr>
                        <w:noProof/>
                        <w:sz w:val="20"/>
                        <w:lang w:val="en-US"/>
                      </w:rPr>
                      <w:t xml:space="preserve">vol. 5, nº 1, 2015 </w:t>
                    </w:r>
                    <w:r w:rsidRPr="00A71D04">
                      <w:rPr>
                        <w:rFonts w:ascii="Cambria Math" w:hAnsi="Cambria Math" w:cs="Cambria Math"/>
                        <w:noProof/>
                        <w:sz w:val="20"/>
                        <w:lang w:val="es-ES"/>
                      </w:rPr>
                      <w:t>⬚</w:t>
                    </w:r>
                    <w:r w:rsidRPr="00A71D04">
                      <w:rPr>
                        <w:noProof/>
                        <w:sz w:val="20"/>
                        <w:lang w:val="en-US"/>
                      </w:rPr>
                      <w:t xml:space="preserve">. </w:t>
                    </w:r>
                  </w:p>
                </w:tc>
              </w:tr>
              <w:tr w:rsidR="00055293" w:rsidRPr="00055293" w14:paraId="0025E981" w14:textId="77777777" w:rsidTr="00A71D04">
                <w:trPr>
                  <w:divId w:val="1387534424"/>
                  <w:trHeight w:val="567"/>
                  <w:tblCellSpacing w:w="15" w:type="dxa"/>
                </w:trPr>
                <w:tc>
                  <w:tcPr>
                    <w:tcW w:w="436" w:type="dxa"/>
                    <w:hideMark/>
                  </w:tcPr>
                  <w:p w14:paraId="65501AF8" w14:textId="77777777" w:rsidR="00055293" w:rsidRPr="00A71D04" w:rsidRDefault="00055293">
                    <w:pPr>
                      <w:pStyle w:val="Bibliografa"/>
                      <w:rPr>
                        <w:noProof/>
                        <w:sz w:val="20"/>
                        <w:lang w:val="es-ES"/>
                      </w:rPr>
                    </w:pPr>
                    <w:r w:rsidRPr="00A71D04">
                      <w:rPr>
                        <w:noProof/>
                        <w:sz w:val="20"/>
                        <w:lang w:val="es-ES"/>
                      </w:rPr>
                      <w:t xml:space="preserve">[38] </w:t>
                    </w:r>
                  </w:p>
                </w:tc>
                <w:tc>
                  <w:tcPr>
                    <w:tcW w:w="7844" w:type="dxa"/>
                    <w:hideMark/>
                  </w:tcPr>
                  <w:p w14:paraId="4D2784FE" w14:textId="77777777" w:rsidR="00055293" w:rsidRPr="00A71D04" w:rsidRDefault="00055293">
                    <w:pPr>
                      <w:pStyle w:val="Bibliografa"/>
                      <w:rPr>
                        <w:noProof/>
                        <w:sz w:val="20"/>
                        <w:lang w:val="en-US"/>
                      </w:rPr>
                    </w:pPr>
                    <w:r w:rsidRPr="00A71D04">
                      <w:rPr>
                        <w:noProof/>
                        <w:sz w:val="20"/>
                        <w:lang w:val="en-US"/>
                      </w:rPr>
                      <w:t xml:space="preserve">K. Kim, T. H. Chalidabhongse, D. Harwood y L. Davis, «Real-time foreground–background segmentation using codebook model,» </w:t>
                    </w:r>
                    <w:r w:rsidRPr="00A71D04">
                      <w:rPr>
                        <w:i/>
                        <w:iCs/>
                        <w:noProof/>
                        <w:sz w:val="20"/>
                        <w:lang w:val="en-US"/>
                      </w:rPr>
                      <w:t xml:space="preserve">Real-Time Imaging, </w:t>
                    </w:r>
                    <w:r w:rsidRPr="00A71D04">
                      <w:rPr>
                        <w:noProof/>
                        <w:sz w:val="20"/>
                        <w:lang w:val="en-US"/>
                      </w:rPr>
                      <w:t xml:space="preserve">vol. 11, nº 3, pp. 172-185, 2005. </w:t>
                    </w:r>
                  </w:p>
                </w:tc>
              </w:tr>
              <w:tr w:rsidR="00055293" w:rsidRPr="00055293" w14:paraId="4FA7E75F" w14:textId="77777777" w:rsidTr="00A71D04">
                <w:trPr>
                  <w:divId w:val="1387534424"/>
                  <w:trHeight w:val="567"/>
                  <w:tblCellSpacing w:w="15" w:type="dxa"/>
                </w:trPr>
                <w:tc>
                  <w:tcPr>
                    <w:tcW w:w="436" w:type="dxa"/>
                    <w:hideMark/>
                  </w:tcPr>
                  <w:p w14:paraId="497BBC8D" w14:textId="77777777" w:rsidR="00055293" w:rsidRPr="00A71D04" w:rsidRDefault="00055293">
                    <w:pPr>
                      <w:pStyle w:val="Bibliografa"/>
                      <w:rPr>
                        <w:noProof/>
                        <w:sz w:val="20"/>
                        <w:lang w:val="es-ES"/>
                      </w:rPr>
                    </w:pPr>
                    <w:r w:rsidRPr="00A71D04">
                      <w:rPr>
                        <w:noProof/>
                        <w:sz w:val="20"/>
                        <w:lang w:val="es-ES"/>
                      </w:rPr>
                      <w:t xml:space="preserve">[39] </w:t>
                    </w:r>
                  </w:p>
                </w:tc>
                <w:tc>
                  <w:tcPr>
                    <w:tcW w:w="7844" w:type="dxa"/>
                    <w:hideMark/>
                  </w:tcPr>
                  <w:p w14:paraId="2AFD3A07" w14:textId="77777777" w:rsidR="00055293" w:rsidRPr="00A71D04" w:rsidRDefault="00055293">
                    <w:pPr>
                      <w:pStyle w:val="Bibliografa"/>
                      <w:rPr>
                        <w:noProof/>
                        <w:sz w:val="20"/>
                        <w:lang w:val="en-US"/>
                      </w:rPr>
                    </w:pPr>
                    <w:r w:rsidRPr="00A71D04">
                      <w:rPr>
                        <w:noProof/>
                        <w:sz w:val="20"/>
                        <w:lang w:val="en-US"/>
                      </w:rPr>
                      <w:t xml:space="preserve">P. Viola y M. Jones, «Rapid Object Detection Using a Boosted Cascade of Simple Features,» </w:t>
                    </w:r>
                    <w:r w:rsidRPr="00A71D04">
                      <w:rPr>
                        <w:i/>
                        <w:iCs/>
                        <w:noProof/>
                        <w:sz w:val="20"/>
                        <w:lang w:val="en-US"/>
                      </w:rPr>
                      <w:t xml:space="preserve">COMPUTER VISION AND PATTERN RECOGNITION, </w:t>
                    </w:r>
                    <w:r w:rsidRPr="00A71D04">
                      <w:rPr>
                        <w:noProof/>
                        <w:sz w:val="20"/>
                        <w:lang w:val="en-US"/>
                      </w:rPr>
                      <w:t xml:space="preserve">2001. </w:t>
                    </w:r>
                  </w:p>
                </w:tc>
              </w:tr>
              <w:tr w:rsidR="00055293" w:rsidRPr="00055293" w14:paraId="029C87A4" w14:textId="77777777" w:rsidTr="00A71D04">
                <w:trPr>
                  <w:divId w:val="1387534424"/>
                  <w:trHeight w:val="567"/>
                  <w:tblCellSpacing w:w="15" w:type="dxa"/>
                </w:trPr>
                <w:tc>
                  <w:tcPr>
                    <w:tcW w:w="436" w:type="dxa"/>
                    <w:hideMark/>
                  </w:tcPr>
                  <w:p w14:paraId="776416A1" w14:textId="77777777" w:rsidR="00055293" w:rsidRPr="00A71D04" w:rsidRDefault="00055293">
                    <w:pPr>
                      <w:pStyle w:val="Bibliografa"/>
                      <w:rPr>
                        <w:noProof/>
                        <w:sz w:val="20"/>
                        <w:lang w:val="es-ES"/>
                      </w:rPr>
                    </w:pPr>
                    <w:r w:rsidRPr="00A71D04">
                      <w:rPr>
                        <w:noProof/>
                        <w:sz w:val="20"/>
                        <w:lang w:val="es-ES"/>
                      </w:rPr>
                      <w:t xml:space="preserve">[40] </w:t>
                    </w:r>
                  </w:p>
                </w:tc>
                <w:tc>
                  <w:tcPr>
                    <w:tcW w:w="7844" w:type="dxa"/>
                    <w:hideMark/>
                  </w:tcPr>
                  <w:p w14:paraId="55C506A3" w14:textId="77777777" w:rsidR="00055293" w:rsidRPr="00A71D04" w:rsidRDefault="00055293">
                    <w:pPr>
                      <w:pStyle w:val="Bibliografa"/>
                      <w:rPr>
                        <w:noProof/>
                        <w:sz w:val="20"/>
                        <w:lang w:val="en-US"/>
                      </w:rPr>
                    </w:pPr>
                    <w:r w:rsidRPr="00A71D04">
                      <w:rPr>
                        <w:noProof/>
                        <w:sz w:val="20"/>
                        <w:lang w:val="en-US"/>
                      </w:rPr>
                      <w:t xml:space="preserve">Y. Peng, M. Xu, J. S. Jin, S. Luio y G. Zhao, «Cascade-based License Plate Localization with Line Segment Features and Haar-like Features,» </w:t>
                    </w:r>
                    <w:r w:rsidRPr="00A71D04">
                      <w:rPr>
                        <w:i/>
                        <w:iCs/>
                        <w:noProof/>
                        <w:sz w:val="20"/>
                        <w:lang w:val="en-US"/>
                      </w:rPr>
                      <w:t xml:space="preserve">Sixth International Conference on Image and Graphics, </w:t>
                    </w:r>
                    <w:r w:rsidRPr="00A71D04">
                      <w:rPr>
                        <w:noProof/>
                        <w:sz w:val="20"/>
                        <w:lang w:val="en-US"/>
                      </w:rPr>
                      <w:t xml:space="preserve">pp. 1023-1028, 2011. </w:t>
                    </w:r>
                  </w:p>
                </w:tc>
              </w:tr>
              <w:tr w:rsidR="00055293" w:rsidRPr="00055293" w14:paraId="73263E29" w14:textId="77777777" w:rsidTr="00A71D04">
                <w:trPr>
                  <w:divId w:val="1387534424"/>
                  <w:trHeight w:val="567"/>
                  <w:tblCellSpacing w:w="15" w:type="dxa"/>
                </w:trPr>
                <w:tc>
                  <w:tcPr>
                    <w:tcW w:w="436" w:type="dxa"/>
                    <w:hideMark/>
                  </w:tcPr>
                  <w:p w14:paraId="4A0C4BAF" w14:textId="77777777" w:rsidR="00055293" w:rsidRPr="00A71D04" w:rsidRDefault="00055293">
                    <w:pPr>
                      <w:pStyle w:val="Bibliografa"/>
                      <w:rPr>
                        <w:noProof/>
                        <w:sz w:val="20"/>
                        <w:lang w:val="es-ES"/>
                      </w:rPr>
                    </w:pPr>
                    <w:r w:rsidRPr="00A71D04">
                      <w:rPr>
                        <w:noProof/>
                        <w:sz w:val="20"/>
                        <w:lang w:val="es-ES"/>
                      </w:rPr>
                      <w:t xml:space="preserve">[41] </w:t>
                    </w:r>
                  </w:p>
                </w:tc>
                <w:tc>
                  <w:tcPr>
                    <w:tcW w:w="7844" w:type="dxa"/>
                    <w:hideMark/>
                  </w:tcPr>
                  <w:p w14:paraId="54C05FC0" w14:textId="77777777" w:rsidR="00055293" w:rsidRPr="00A71D04" w:rsidRDefault="00055293">
                    <w:pPr>
                      <w:pStyle w:val="Bibliografa"/>
                      <w:rPr>
                        <w:noProof/>
                        <w:sz w:val="20"/>
                        <w:lang w:val="en-US"/>
                      </w:rPr>
                    </w:pPr>
                    <w:r w:rsidRPr="00A71D04">
                      <w:rPr>
                        <w:noProof/>
                        <w:sz w:val="20"/>
                        <w:lang w:val="en-US"/>
                      </w:rPr>
                      <w:t xml:space="preserve">M. Siala, N. Khlifa, F. Bremond y K. Hamrouni, «People detection in complex scene using a cascade of Boosted classifiers based on Haar-like-features,» 2009. </w:t>
                    </w:r>
                  </w:p>
                </w:tc>
              </w:tr>
              <w:tr w:rsidR="00055293" w:rsidRPr="00055293" w14:paraId="351FEAE9" w14:textId="77777777" w:rsidTr="00A71D04">
                <w:trPr>
                  <w:divId w:val="1387534424"/>
                  <w:trHeight w:val="567"/>
                  <w:tblCellSpacing w:w="15" w:type="dxa"/>
                </w:trPr>
                <w:tc>
                  <w:tcPr>
                    <w:tcW w:w="436" w:type="dxa"/>
                    <w:hideMark/>
                  </w:tcPr>
                  <w:p w14:paraId="1D2B9CF0" w14:textId="77777777" w:rsidR="00055293" w:rsidRPr="00A71D04" w:rsidRDefault="00055293">
                    <w:pPr>
                      <w:pStyle w:val="Bibliografa"/>
                      <w:rPr>
                        <w:noProof/>
                        <w:sz w:val="20"/>
                        <w:lang w:val="es-ES"/>
                      </w:rPr>
                    </w:pPr>
                    <w:r w:rsidRPr="00A71D04">
                      <w:rPr>
                        <w:noProof/>
                        <w:sz w:val="20"/>
                        <w:lang w:val="es-ES"/>
                      </w:rPr>
                      <w:t xml:space="preserve">[42] </w:t>
                    </w:r>
                  </w:p>
                </w:tc>
                <w:tc>
                  <w:tcPr>
                    <w:tcW w:w="7844" w:type="dxa"/>
                    <w:hideMark/>
                  </w:tcPr>
                  <w:p w14:paraId="2D306859" w14:textId="77777777" w:rsidR="00055293" w:rsidRPr="00A71D04" w:rsidRDefault="00055293">
                    <w:pPr>
                      <w:pStyle w:val="Bibliografa"/>
                      <w:rPr>
                        <w:noProof/>
                        <w:sz w:val="20"/>
                        <w:lang w:val="es-ES"/>
                      </w:rPr>
                    </w:pPr>
                    <w:r w:rsidRPr="00A71D04">
                      <w:rPr>
                        <w:noProof/>
                        <w:sz w:val="20"/>
                        <w:lang w:val="en-US"/>
                      </w:rPr>
                      <w:t xml:space="preserve">S. Zeevi, «The BackgroundSubtractorCNT project (CNT stands for 'CouNT),» 2016. </w:t>
                    </w:r>
                    <w:r w:rsidRPr="00A71D04">
                      <w:rPr>
                        <w:noProof/>
                        <w:sz w:val="20"/>
                        <w:lang w:val="es-ES"/>
                      </w:rPr>
                      <w:t>[En línea]. Available: https://github.com/sagi-z/BackgroundSubtractorCNT. [Último acceso: 24 noviembre 2018].</w:t>
                    </w:r>
                  </w:p>
                </w:tc>
              </w:tr>
              <w:tr w:rsidR="00055293" w:rsidRPr="00055293" w14:paraId="2E300092" w14:textId="77777777" w:rsidTr="00A71D04">
                <w:trPr>
                  <w:divId w:val="1387534424"/>
                  <w:trHeight w:val="567"/>
                  <w:tblCellSpacing w:w="15" w:type="dxa"/>
                </w:trPr>
                <w:tc>
                  <w:tcPr>
                    <w:tcW w:w="436" w:type="dxa"/>
                    <w:hideMark/>
                  </w:tcPr>
                  <w:p w14:paraId="2483B88D" w14:textId="77777777" w:rsidR="00055293" w:rsidRPr="00A71D04" w:rsidRDefault="00055293">
                    <w:pPr>
                      <w:pStyle w:val="Bibliografa"/>
                      <w:rPr>
                        <w:noProof/>
                        <w:sz w:val="20"/>
                        <w:lang w:val="es-ES"/>
                      </w:rPr>
                    </w:pPr>
                    <w:r w:rsidRPr="00A71D04">
                      <w:rPr>
                        <w:noProof/>
                        <w:sz w:val="20"/>
                        <w:lang w:val="es-ES"/>
                      </w:rPr>
                      <w:t xml:space="preserve">[43] </w:t>
                    </w:r>
                  </w:p>
                </w:tc>
                <w:tc>
                  <w:tcPr>
                    <w:tcW w:w="7844" w:type="dxa"/>
                    <w:hideMark/>
                  </w:tcPr>
                  <w:p w14:paraId="6C4BACC5" w14:textId="77777777" w:rsidR="00055293" w:rsidRPr="00A71D04" w:rsidRDefault="00055293">
                    <w:pPr>
                      <w:pStyle w:val="Bibliografa"/>
                      <w:rPr>
                        <w:noProof/>
                        <w:sz w:val="20"/>
                        <w:lang w:val="en-US"/>
                      </w:rPr>
                    </w:pPr>
                    <w:r w:rsidRPr="00A71D04">
                      <w:rPr>
                        <w:noProof/>
                        <w:sz w:val="20"/>
                        <w:lang w:val="en-US"/>
                      </w:rPr>
                      <w:t xml:space="preserve">A. Angelova, A. Krizhevsky, A. Ogale y D. Ferguson, «Real-Time Pedestrian Detection With Deep Network Cascades,» p. 12, 2015. </w:t>
                    </w:r>
                  </w:p>
                </w:tc>
              </w:tr>
              <w:tr w:rsidR="00055293" w:rsidRPr="00055293" w14:paraId="295F9319" w14:textId="77777777" w:rsidTr="00A71D04">
                <w:trPr>
                  <w:divId w:val="1387534424"/>
                  <w:trHeight w:val="567"/>
                  <w:tblCellSpacing w:w="15" w:type="dxa"/>
                </w:trPr>
                <w:tc>
                  <w:tcPr>
                    <w:tcW w:w="436" w:type="dxa"/>
                    <w:hideMark/>
                  </w:tcPr>
                  <w:p w14:paraId="0292B663" w14:textId="77777777" w:rsidR="00055293" w:rsidRPr="00A71D04" w:rsidRDefault="00055293">
                    <w:pPr>
                      <w:pStyle w:val="Bibliografa"/>
                      <w:rPr>
                        <w:noProof/>
                        <w:sz w:val="20"/>
                        <w:lang w:val="es-ES"/>
                      </w:rPr>
                    </w:pPr>
                    <w:r w:rsidRPr="00A71D04">
                      <w:rPr>
                        <w:noProof/>
                        <w:sz w:val="20"/>
                        <w:lang w:val="es-ES"/>
                      </w:rPr>
                      <w:t xml:space="preserve">[44] </w:t>
                    </w:r>
                  </w:p>
                </w:tc>
                <w:tc>
                  <w:tcPr>
                    <w:tcW w:w="7844" w:type="dxa"/>
                    <w:hideMark/>
                  </w:tcPr>
                  <w:p w14:paraId="516BA32B" w14:textId="77777777" w:rsidR="00055293" w:rsidRPr="00A71D04" w:rsidRDefault="00055293">
                    <w:pPr>
                      <w:pStyle w:val="Bibliografa"/>
                      <w:rPr>
                        <w:noProof/>
                        <w:sz w:val="20"/>
                        <w:lang w:val="es-ES"/>
                      </w:rPr>
                    </w:pPr>
                    <w:r w:rsidRPr="00A71D04">
                      <w:rPr>
                        <w:noProof/>
                        <w:sz w:val="20"/>
                        <w:lang w:val="en-US"/>
                      </w:rPr>
                      <w:t xml:space="preserve">Microsoft, «Kinect for Windows SDK 2.0,» 20 octubre 2014. </w:t>
                    </w:r>
                    <w:r w:rsidRPr="00A71D04">
                      <w:rPr>
                        <w:noProof/>
                        <w:sz w:val="20"/>
                        <w:lang w:val="es-ES"/>
                      </w:rPr>
                      <w:t>[En línea]. Available: https://docs.microsoft.com/en-us/previous-versions/windows/kinect/dn782025(v%3dieb.10). [Último acceso: 11 noviembre 2018].</w:t>
                    </w:r>
                  </w:p>
                </w:tc>
              </w:tr>
              <w:tr w:rsidR="00055293" w:rsidRPr="00055293" w14:paraId="6CD7815A" w14:textId="77777777" w:rsidTr="00A71D04">
                <w:trPr>
                  <w:divId w:val="1387534424"/>
                  <w:trHeight w:val="567"/>
                  <w:tblCellSpacing w:w="15" w:type="dxa"/>
                </w:trPr>
                <w:tc>
                  <w:tcPr>
                    <w:tcW w:w="436" w:type="dxa"/>
                    <w:hideMark/>
                  </w:tcPr>
                  <w:p w14:paraId="529AF4D5" w14:textId="77777777" w:rsidR="00055293" w:rsidRPr="00A71D04" w:rsidRDefault="00055293">
                    <w:pPr>
                      <w:pStyle w:val="Bibliografa"/>
                      <w:rPr>
                        <w:noProof/>
                        <w:sz w:val="20"/>
                        <w:lang w:val="es-ES"/>
                      </w:rPr>
                    </w:pPr>
                    <w:r w:rsidRPr="00A71D04">
                      <w:rPr>
                        <w:noProof/>
                        <w:sz w:val="20"/>
                        <w:lang w:val="es-ES"/>
                      </w:rPr>
                      <w:t xml:space="preserve">[45] </w:t>
                    </w:r>
                  </w:p>
                </w:tc>
                <w:tc>
                  <w:tcPr>
                    <w:tcW w:w="7844" w:type="dxa"/>
                    <w:hideMark/>
                  </w:tcPr>
                  <w:p w14:paraId="1DAF658D" w14:textId="77777777" w:rsidR="00055293" w:rsidRPr="00A71D04" w:rsidRDefault="00055293">
                    <w:pPr>
                      <w:pStyle w:val="Bibliografa"/>
                      <w:rPr>
                        <w:noProof/>
                        <w:sz w:val="20"/>
                        <w:lang w:val="en-US"/>
                      </w:rPr>
                    </w:pPr>
                    <w:r w:rsidRPr="00A71D04">
                      <w:rPr>
                        <w:noProof/>
                        <w:sz w:val="20"/>
                        <w:lang w:val="en-US"/>
                      </w:rPr>
                      <w:t xml:space="preserve">T.-L. Le, M.-Q. Nguyen y T.-T.-M. Nguyen, «Human posture recognition using human skeleton provided by Kinect,» pp. 340-345, 2013. </w:t>
                    </w:r>
                  </w:p>
                </w:tc>
              </w:tr>
              <w:tr w:rsidR="00055293" w:rsidRPr="00055293" w14:paraId="2E158456" w14:textId="77777777" w:rsidTr="00A71D04">
                <w:trPr>
                  <w:divId w:val="1387534424"/>
                  <w:trHeight w:val="567"/>
                  <w:tblCellSpacing w:w="15" w:type="dxa"/>
                </w:trPr>
                <w:tc>
                  <w:tcPr>
                    <w:tcW w:w="436" w:type="dxa"/>
                    <w:hideMark/>
                  </w:tcPr>
                  <w:p w14:paraId="228A3D34" w14:textId="77777777" w:rsidR="00055293" w:rsidRPr="00A71D04" w:rsidRDefault="00055293">
                    <w:pPr>
                      <w:pStyle w:val="Bibliografa"/>
                      <w:rPr>
                        <w:noProof/>
                        <w:sz w:val="20"/>
                        <w:lang w:val="es-ES"/>
                      </w:rPr>
                    </w:pPr>
                    <w:r w:rsidRPr="00A71D04">
                      <w:rPr>
                        <w:noProof/>
                        <w:sz w:val="20"/>
                        <w:lang w:val="es-ES"/>
                      </w:rPr>
                      <w:lastRenderedPageBreak/>
                      <w:t xml:space="preserve">[46] </w:t>
                    </w:r>
                  </w:p>
                </w:tc>
                <w:tc>
                  <w:tcPr>
                    <w:tcW w:w="7844" w:type="dxa"/>
                    <w:hideMark/>
                  </w:tcPr>
                  <w:p w14:paraId="2C5AAFC3" w14:textId="77777777" w:rsidR="00055293" w:rsidRPr="00A71D04" w:rsidRDefault="00055293">
                    <w:pPr>
                      <w:pStyle w:val="Bibliografa"/>
                      <w:rPr>
                        <w:noProof/>
                        <w:sz w:val="20"/>
                        <w:lang w:val="en-US"/>
                      </w:rPr>
                    </w:pPr>
                    <w:r w:rsidRPr="00A71D04">
                      <w:rPr>
                        <w:noProof/>
                        <w:sz w:val="20"/>
                        <w:lang w:val="en-US"/>
                      </w:rPr>
                      <w:t xml:space="preserve">S. Qiao, Y. Wang y J. Li, «Real-Time Human Gesture Grading Based on OpenPose,» </w:t>
                    </w:r>
                    <w:r w:rsidRPr="00A71D04">
                      <w:rPr>
                        <w:i/>
                        <w:iCs/>
                        <w:noProof/>
                        <w:sz w:val="20"/>
                        <w:lang w:val="en-US"/>
                      </w:rPr>
                      <w:t xml:space="preserve">10th International Congress on Image and Signal Processing, BioMedical Engineering and Informatics, </w:t>
                    </w:r>
                    <w:r w:rsidRPr="00A71D04">
                      <w:rPr>
                        <w:noProof/>
                        <w:sz w:val="20"/>
                        <w:lang w:val="en-US"/>
                      </w:rPr>
                      <w:t xml:space="preserve">2017. </w:t>
                    </w:r>
                  </w:p>
                </w:tc>
              </w:tr>
              <w:tr w:rsidR="00055293" w:rsidRPr="00055293" w14:paraId="20CBFDC5" w14:textId="77777777" w:rsidTr="00A71D04">
                <w:trPr>
                  <w:divId w:val="1387534424"/>
                  <w:trHeight w:val="567"/>
                  <w:tblCellSpacing w:w="15" w:type="dxa"/>
                </w:trPr>
                <w:tc>
                  <w:tcPr>
                    <w:tcW w:w="436" w:type="dxa"/>
                    <w:hideMark/>
                  </w:tcPr>
                  <w:p w14:paraId="0A82AF70" w14:textId="77777777" w:rsidR="00055293" w:rsidRPr="00A71D04" w:rsidRDefault="00055293">
                    <w:pPr>
                      <w:pStyle w:val="Bibliografa"/>
                      <w:rPr>
                        <w:noProof/>
                        <w:sz w:val="20"/>
                        <w:lang w:val="es-ES"/>
                      </w:rPr>
                    </w:pPr>
                    <w:r w:rsidRPr="00A71D04">
                      <w:rPr>
                        <w:noProof/>
                        <w:sz w:val="20"/>
                        <w:lang w:val="es-ES"/>
                      </w:rPr>
                      <w:t xml:space="preserve">[47] </w:t>
                    </w:r>
                  </w:p>
                </w:tc>
                <w:tc>
                  <w:tcPr>
                    <w:tcW w:w="7844" w:type="dxa"/>
                    <w:hideMark/>
                  </w:tcPr>
                  <w:p w14:paraId="52910725" w14:textId="77777777" w:rsidR="00055293" w:rsidRPr="00A71D04" w:rsidRDefault="00055293">
                    <w:pPr>
                      <w:pStyle w:val="Bibliografa"/>
                      <w:rPr>
                        <w:noProof/>
                        <w:sz w:val="20"/>
                        <w:lang w:val="en-US"/>
                      </w:rPr>
                    </w:pPr>
                    <w:r w:rsidRPr="00A71D04">
                      <w:rPr>
                        <w:noProof/>
                        <w:sz w:val="20"/>
                        <w:lang w:val="en-US"/>
                      </w:rPr>
                      <w:t xml:space="preserve">X. Li, K. Wang, W. Wang y Y. Li, «A Multiple Object Tracking Method Using Kalman Filter,» </w:t>
                    </w:r>
                    <w:r w:rsidRPr="00A71D04">
                      <w:rPr>
                        <w:i/>
                        <w:iCs/>
                        <w:noProof/>
                        <w:sz w:val="20"/>
                        <w:lang w:val="en-US"/>
                      </w:rPr>
                      <w:t xml:space="preserve">IEEE International Conference on Information and Automation, </w:t>
                    </w:r>
                    <w:r w:rsidRPr="00A71D04">
                      <w:rPr>
                        <w:noProof/>
                        <w:sz w:val="20"/>
                        <w:lang w:val="en-US"/>
                      </w:rPr>
                      <w:t xml:space="preserve">2010. </w:t>
                    </w:r>
                  </w:p>
                </w:tc>
              </w:tr>
              <w:tr w:rsidR="00055293" w:rsidRPr="00055293" w14:paraId="0AE19182" w14:textId="77777777" w:rsidTr="00A71D04">
                <w:trPr>
                  <w:divId w:val="1387534424"/>
                  <w:trHeight w:val="567"/>
                  <w:tblCellSpacing w:w="15" w:type="dxa"/>
                </w:trPr>
                <w:tc>
                  <w:tcPr>
                    <w:tcW w:w="436" w:type="dxa"/>
                    <w:hideMark/>
                  </w:tcPr>
                  <w:p w14:paraId="4CD3348D" w14:textId="77777777" w:rsidR="00055293" w:rsidRPr="00A71D04" w:rsidRDefault="00055293">
                    <w:pPr>
                      <w:pStyle w:val="Bibliografa"/>
                      <w:rPr>
                        <w:noProof/>
                        <w:sz w:val="20"/>
                        <w:lang w:val="es-ES"/>
                      </w:rPr>
                    </w:pPr>
                    <w:r w:rsidRPr="00A71D04">
                      <w:rPr>
                        <w:noProof/>
                        <w:sz w:val="20"/>
                        <w:lang w:val="es-ES"/>
                      </w:rPr>
                      <w:t xml:space="preserve">[48] </w:t>
                    </w:r>
                  </w:p>
                </w:tc>
                <w:tc>
                  <w:tcPr>
                    <w:tcW w:w="7844" w:type="dxa"/>
                    <w:hideMark/>
                  </w:tcPr>
                  <w:p w14:paraId="5D93D1B9" w14:textId="77777777" w:rsidR="00055293" w:rsidRPr="00A71D04" w:rsidRDefault="00055293">
                    <w:pPr>
                      <w:pStyle w:val="Bibliografa"/>
                      <w:rPr>
                        <w:noProof/>
                        <w:sz w:val="20"/>
                        <w:lang w:val="en-US"/>
                      </w:rPr>
                    </w:pPr>
                    <w:r w:rsidRPr="00A71D04">
                      <w:rPr>
                        <w:noProof/>
                        <w:sz w:val="20"/>
                        <w:lang w:val="en-US"/>
                      </w:rPr>
                      <w:t xml:space="preserve">M. Mirabi y S. Javadi, «People Tracking in Outdoor Environment Using Kalman Filter,» </w:t>
                    </w:r>
                    <w:r w:rsidRPr="00A71D04">
                      <w:rPr>
                        <w:i/>
                        <w:iCs/>
                        <w:noProof/>
                        <w:sz w:val="20"/>
                        <w:lang w:val="en-US"/>
                      </w:rPr>
                      <w:t xml:space="preserve">Third International Conference on Intelligent Systems Modelling and Simulation, </w:t>
                    </w:r>
                    <w:r w:rsidRPr="00A71D04">
                      <w:rPr>
                        <w:noProof/>
                        <w:sz w:val="20"/>
                        <w:lang w:val="en-US"/>
                      </w:rPr>
                      <w:t xml:space="preserve">pp. 303-307, 2012. </w:t>
                    </w:r>
                  </w:p>
                </w:tc>
              </w:tr>
              <w:tr w:rsidR="00055293" w:rsidRPr="00055293" w14:paraId="52F71B14" w14:textId="77777777" w:rsidTr="00A71D04">
                <w:trPr>
                  <w:divId w:val="1387534424"/>
                  <w:trHeight w:val="567"/>
                  <w:tblCellSpacing w:w="15" w:type="dxa"/>
                </w:trPr>
                <w:tc>
                  <w:tcPr>
                    <w:tcW w:w="436" w:type="dxa"/>
                    <w:hideMark/>
                  </w:tcPr>
                  <w:p w14:paraId="0A97DFE7" w14:textId="77777777" w:rsidR="00055293" w:rsidRPr="00A71D04" w:rsidRDefault="00055293">
                    <w:pPr>
                      <w:pStyle w:val="Bibliografa"/>
                      <w:rPr>
                        <w:noProof/>
                        <w:sz w:val="20"/>
                        <w:lang w:val="es-ES"/>
                      </w:rPr>
                    </w:pPr>
                    <w:r w:rsidRPr="00A71D04">
                      <w:rPr>
                        <w:noProof/>
                        <w:sz w:val="20"/>
                        <w:lang w:val="es-ES"/>
                      </w:rPr>
                      <w:t xml:space="preserve">[49] </w:t>
                    </w:r>
                  </w:p>
                </w:tc>
                <w:tc>
                  <w:tcPr>
                    <w:tcW w:w="7844" w:type="dxa"/>
                    <w:hideMark/>
                  </w:tcPr>
                  <w:p w14:paraId="7F7552D1" w14:textId="77777777" w:rsidR="00055293" w:rsidRPr="00A71D04" w:rsidRDefault="00055293">
                    <w:pPr>
                      <w:pStyle w:val="Bibliografa"/>
                      <w:rPr>
                        <w:noProof/>
                        <w:sz w:val="20"/>
                        <w:lang w:val="es-ES"/>
                      </w:rPr>
                    </w:pPr>
                    <w:r w:rsidRPr="00A71D04">
                      <w:rPr>
                        <w:noProof/>
                        <w:sz w:val="20"/>
                        <w:lang w:val="es-ES"/>
                      </w:rPr>
                      <w:t xml:space="preserve">Y. Cai y M. Pietikainen, «Person Re-identiﬁcation Based on Global Color Context,» </w:t>
                    </w:r>
                    <w:r w:rsidRPr="00A71D04">
                      <w:rPr>
                        <w:i/>
                        <w:iCs/>
                        <w:noProof/>
                        <w:sz w:val="20"/>
                        <w:lang w:val="es-ES"/>
                      </w:rPr>
                      <w:t xml:space="preserve">Computer Vision – ACCV Workshops, </w:t>
                    </w:r>
                    <w:r w:rsidRPr="00A71D04">
                      <w:rPr>
                        <w:noProof/>
                        <w:sz w:val="20"/>
                        <w:lang w:val="es-ES"/>
                      </w:rPr>
                      <w:t xml:space="preserve">pp. 205-215, 2010. </w:t>
                    </w:r>
                  </w:p>
                </w:tc>
              </w:tr>
              <w:tr w:rsidR="00055293" w:rsidRPr="00055293" w14:paraId="7E47974B" w14:textId="77777777" w:rsidTr="00A71D04">
                <w:trPr>
                  <w:divId w:val="1387534424"/>
                  <w:trHeight w:val="567"/>
                  <w:tblCellSpacing w:w="15" w:type="dxa"/>
                </w:trPr>
                <w:tc>
                  <w:tcPr>
                    <w:tcW w:w="436" w:type="dxa"/>
                    <w:hideMark/>
                  </w:tcPr>
                  <w:p w14:paraId="6CD6B18B" w14:textId="77777777" w:rsidR="00055293" w:rsidRPr="00A71D04" w:rsidRDefault="00055293">
                    <w:pPr>
                      <w:pStyle w:val="Bibliografa"/>
                      <w:rPr>
                        <w:noProof/>
                        <w:sz w:val="20"/>
                        <w:lang w:val="es-ES"/>
                      </w:rPr>
                    </w:pPr>
                    <w:r w:rsidRPr="00A71D04">
                      <w:rPr>
                        <w:noProof/>
                        <w:sz w:val="20"/>
                        <w:lang w:val="es-ES"/>
                      </w:rPr>
                      <w:t xml:space="preserve">[50] </w:t>
                    </w:r>
                  </w:p>
                </w:tc>
                <w:tc>
                  <w:tcPr>
                    <w:tcW w:w="7844" w:type="dxa"/>
                    <w:hideMark/>
                  </w:tcPr>
                  <w:p w14:paraId="03661530" w14:textId="77777777" w:rsidR="00055293" w:rsidRPr="00A71D04" w:rsidRDefault="00055293">
                    <w:pPr>
                      <w:pStyle w:val="Bibliografa"/>
                      <w:rPr>
                        <w:noProof/>
                        <w:sz w:val="20"/>
                        <w:lang w:val="es-ES"/>
                      </w:rPr>
                    </w:pPr>
                    <w:r w:rsidRPr="00A71D04">
                      <w:rPr>
                        <w:noProof/>
                        <w:sz w:val="20"/>
                        <w:lang w:val="es-ES"/>
                      </w:rPr>
                      <w:t xml:space="preserve">K. Jang, S. Han y I. Kim, «Person Re-identification Based on Color Histogram and Spatial Configuration of Dominant Color Regions,» 2014. </w:t>
                    </w:r>
                  </w:p>
                </w:tc>
              </w:tr>
              <w:tr w:rsidR="00055293" w:rsidRPr="00055293" w14:paraId="033E17F5" w14:textId="77777777" w:rsidTr="00A71D04">
                <w:trPr>
                  <w:divId w:val="1387534424"/>
                  <w:trHeight w:val="567"/>
                  <w:tblCellSpacing w:w="15" w:type="dxa"/>
                </w:trPr>
                <w:tc>
                  <w:tcPr>
                    <w:tcW w:w="436" w:type="dxa"/>
                    <w:hideMark/>
                  </w:tcPr>
                  <w:p w14:paraId="1B8415AE" w14:textId="77777777" w:rsidR="00055293" w:rsidRPr="00A71D04" w:rsidRDefault="00055293">
                    <w:pPr>
                      <w:pStyle w:val="Bibliografa"/>
                      <w:rPr>
                        <w:noProof/>
                        <w:sz w:val="20"/>
                        <w:lang w:val="es-ES"/>
                      </w:rPr>
                    </w:pPr>
                    <w:r w:rsidRPr="00A71D04">
                      <w:rPr>
                        <w:noProof/>
                        <w:sz w:val="20"/>
                        <w:lang w:val="es-ES"/>
                      </w:rPr>
                      <w:t xml:space="preserve">[51] </w:t>
                    </w:r>
                  </w:p>
                </w:tc>
                <w:tc>
                  <w:tcPr>
                    <w:tcW w:w="7844" w:type="dxa"/>
                    <w:hideMark/>
                  </w:tcPr>
                  <w:p w14:paraId="35406A63" w14:textId="77777777" w:rsidR="00055293" w:rsidRPr="00A71D04" w:rsidRDefault="00055293">
                    <w:pPr>
                      <w:pStyle w:val="Bibliografa"/>
                      <w:rPr>
                        <w:noProof/>
                        <w:sz w:val="20"/>
                        <w:lang w:val="es-ES"/>
                      </w:rPr>
                    </w:pPr>
                    <w:r w:rsidRPr="00A71D04">
                      <w:rPr>
                        <w:noProof/>
                        <w:sz w:val="20"/>
                        <w:lang w:val="es-ES"/>
                      </w:rPr>
                      <w:t xml:space="preserve">K.-E. Aziz, D. Merad y B. Fertil, «People re-identification across multiple non-overlapping cameras system by appearance classification and silhouette part segmentation,» 2011. </w:t>
                    </w:r>
                  </w:p>
                </w:tc>
              </w:tr>
              <w:tr w:rsidR="00055293" w:rsidRPr="00055293" w14:paraId="403F25AB" w14:textId="77777777" w:rsidTr="00A71D04">
                <w:trPr>
                  <w:divId w:val="1387534424"/>
                  <w:trHeight w:val="567"/>
                  <w:tblCellSpacing w:w="15" w:type="dxa"/>
                </w:trPr>
                <w:tc>
                  <w:tcPr>
                    <w:tcW w:w="436" w:type="dxa"/>
                    <w:hideMark/>
                  </w:tcPr>
                  <w:p w14:paraId="0029CA21" w14:textId="77777777" w:rsidR="00055293" w:rsidRPr="00A71D04" w:rsidRDefault="00055293">
                    <w:pPr>
                      <w:pStyle w:val="Bibliografa"/>
                      <w:rPr>
                        <w:noProof/>
                        <w:sz w:val="20"/>
                        <w:lang w:val="es-ES"/>
                      </w:rPr>
                    </w:pPr>
                    <w:r w:rsidRPr="00A71D04">
                      <w:rPr>
                        <w:noProof/>
                        <w:sz w:val="20"/>
                        <w:lang w:val="es-ES"/>
                      </w:rPr>
                      <w:t xml:space="preserve">[52] </w:t>
                    </w:r>
                  </w:p>
                </w:tc>
                <w:tc>
                  <w:tcPr>
                    <w:tcW w:w="7844" w:type="dxa"/>
                    <w:hideMark/>
                  </w:tcPr>
                  <w:p w14:paraId="5E3C0957" w14:textId="77777777" w:rsidR="00055293" w:rsidRPr="00A71D04" w:rsidRDefault="00055293">
                    <w:pPr>
                      <w:pStyle w:val="Bibliografa"/>
                      <w:rPr>
                        <w:noProof/>
                        <w:sz w:val="20"/>
                        <w:lang w:val="es-ES"/>
                      </w:rPr>
                    </w:pPr>
                    <w:r w:rsidRPr="00A71D04">
                      <w:rPr>
                        <w:noProof/>
                        <w:sz w:val="20"/>
                        <w:lang w:val="es-ES"/>
                      </w:rPr>
                      <w:t xml:space="preserve">A. A. Chaaraoui, P. Climent-Pérez y F. Flórez-Revuelta, «Silhouette-based human action recognition using sequences of key poses,» </w:t>
                    </w:r>
                    <w:r w:rsidRPr="00A71D04">
                      <w:rPr>
                        <w:i/>
                        <w:iCs/>
                        <w:noProof/>
                        <w:sz w:val="20"/>
                        <w:lang w:val="es-ES"/>
                      </w:rPr>
                      <w:t xml:space="preserve">Pattern Recognition Letters, </w:t>
                    </w:r>
                    <w:r w:rsidRPr="00A71D04">
                      <w:rPr>
                        <w:noProof/>
                        <w:sz w:val="20"/>
                        <w:lang w:val="es-ES"/>
                      </w:rPr>
                      <w:t xml:space="preserve">nº 34, pp. 1799-1807, 2013. </w:t>
                    </w:r>
                  </w:p>
                </w:tc>
              </w:tr>
              <w:tr w:rsidR="00055293" w:rsidRPr="00055293" w14:paraId="1C6CF409" w14:textId="77777777" w:rsidTr="00A71D04">
                <w:trPr>
                  <w:divId w:val="1387534424"/>
                  <w:trHeight w:val="567"/>
                  <w:tblCellSpacing w:w="15" w:type="dxa"/>
                </w:trPr>
                <w:tc>
                  <w:tcPr>
                    <w:tcW w:w="436" w:type="dxa"/>
                    <w:hideMark/>
                  </w:tcPr>
                  <w:p w14:paraId="5194DD3F" w14:textId="77777777" w:rsidR="00055293" w:rsidRPr="00A71D04" w:rsidRDefault="00055293">
                    <w:pPr>
                      <w:pStyle w:val="Bibliografa"/>
                      <w:rPr>
                        <w:noProof/>
                        <w:sz w:val="20"/>
                        <w:lang w:val="es-ES"/>
                      </w:rPr>
                    </w:pPr>
                    <w:r w:rsidRPr="00A71D04">
                      <w:rPr>
                        <w:noProof/>
                        <w:sz w:val="20"/>
                        <w:lang w:val="es-ES"/>
                      </w:rPr>
                      <w:t xml:space="preserve">[53] </w:t>
                    </w:r>
                  </w:p>
                </w:tc>
                <w:tc>
                  <w:tcPr>
                    <w:tcW w:w="7844" w:type="dxa"/>
                    <w:hideMark/>
                  </w:tcPr>
                  <w:p w14:paraId="56F8A8B4" w14:textId="77777777" w:rsidR="00055293" w:rsidRPr="00A71D04" w:rsidRDefault="00055293">
                    <w:pPr>
                      <w:pStyle w:val="Bibliografa"/>
                      <w:rPr>
                        <w:noProof/>
                        <w:sz w:val="20"/>
                        <w:lang w:val="es-ES"/>
                      </w:rPr>
                    </w:pPr>
                    <w:r w:rsidRPr="00A71D04">
                      <w:rPr>
                        <w:noProof/>
                        <w:sz w:val="20"/>
                        <w:lang w:val="es-ES"/>
                      </w:rPr>
                      <w:t>Mestreacasa, «Transformaciones geométricas - Proyectividad y homografía, homología y afinidad, inversión,» mestreacasa.gva.es, [En línea]. Available: http://mestreacasa.gva.es/c/document_library/get_file?folderId=500006275129&amp;name=DLFE-1000233.pdf. [Último acceso: 11 noviembre 2018].</w:t>
                    </w:r>
                  </w:p>
                </w:tc>
              </w:tr>
              <w:tr w:rsidR="00055293" w:rsidRPr="00055293" w14:paraId="28E04EDF" w14:textId="77777777" w:rsidTr="00A71D04">
                <w:trPr>
                  <w:divId w:val="1387534424"/>
                  <w:trHeight w:val="567"/>
                  <w:tblCellSpacing w:w="15" w:type="dxa"/>
                </w:trPr>
                <w:tc>
                  <w:tcPr>
                    <w:tcW w:w="436" w:type="dxa"/>
                    <w:hideMark/>
                  </w:tcPr>
                  <w:p w14:paraId="1ADAAD4D" w14:textId="77777777" w:rsidR="00055293" w:rsidRPr="00A71D04" w:rsidRDefault="00055293">
                    <w:pPr>
                      <w:pStyle w:val="Bibliografa"/>
                      <w:rPr>
                        <w:noProof/>
                        <w:sz w:val="20"/>
                        <w:lang w:val="es-ES"/>
                      </w:rPr>
                    </w:pPr>
                    <w:r w:rsidRPr="00A71D04">
                      <w:rPr>
                        <w:noProof/>
                        <w:sz w:val="20"/>
                        <w:lang w:val="es-ES"/>
                      </w:rPr>
                      <w:t xml:space="preserve">[54] </w:t>
                    </w:r>
                  </w:p>
                </w:tc>
                <w:tc>
                  <w:tcPr>
                    <w:tcW w:w="7844" w:type="dxa"/>
                    <w:hideMark/>
                  </w:tcPr>
                  <w:p w14:paraId="52372702" w14:textId="77777777" w:rsidR="00055293" w:rsidRPr="00A71D04" w:rsidRDefault="00055293">
                    <w:pPr>
                      <w:pStyle w:val="Bibliografa"/>
                      <w:rPr>
                        <w:noProof/>
                        <w:sz w:val="20"/>
                        <w:lang w:val="es-ES"/>
                      </w:rPr>
                    </w:pPr>
                    <w:r w:rsidRPr="00A71D04">
                      <w:rPr>
                        <w:noProof/>
                        <w:sz w:val="20"/>
                        <w:lang w:val="es-ES"/>
                      </w:rPr>
                      <w:t xml:space="preserve">R. Eshel y Y. Moses, «Homography Based Multiple Camera Detection and Tracking of People in a Dense Crowd,» </w:t>
                    </w:r>
                    <w:r w:rsidRPr="00A71D04">
                      <w:rPr>
                        <w:i/>
                        <w:iCs/>
                        <w:noProof/>
                        <w:sz w:val="20"/>
                        <w:lang w:val="es-ES"/>
                      </w:rPr>
                      <w:t xml:space="preserve">EEE Conference on Computer Vision and Pattern Recognition, </w:t>
                    </w:r>
                    <w:r w:rsidRPr="00A71D04">
                      <w:rPr>
                        <w:noProof/>
                        <w:sz w:val="20"/>
                        <w:lang w:val="es-ES"/>
                      </w:rPr>
                      <w:t xml:space="preserve">2008. </w:t>
                    </w:r>
                  </w:p>
                </w:tc>
              </w:tr>
              <w:tr w:rsidR="00055293" w:rsidRPr="00055293" w14:paraId="720FD421" w14:textId="77777777" w:rsidTr="00A71D04">
                <w:trPr>
                  <w:divId w:val="1387534424"/>
                  <w:trHeight w:val="567"/>
                  <w:tblCellSpacing w:w="15" w:type="dxa"/>
                </w:trPr>
                <w:tc>
                  <w:tcPr>
                    <w:tcW w:w="436" w:type="dxa"/>
                    <w:hideMark/>
                  </w:tcPr>
                  <w:p w14:paraId="403E7E01" w14:textId="77777777" w:rsidR="00055293" w:rsidRPr="00A71D04" w:rsidRDefault="00055293">
                    <w:pPr>
                      <w:pStyle w:val="Bibliografa"/>
                      <w:rPr>
                        <w:noProof/>
                        <w:sz w:val="20"/>
                        <w:lang w:val="es-ES"/>
                      </w:rPr>
                    </w:pPr>
                    <w:r w:rsidRPr="00A71D04">
                      <w:rPr>
                        <w:noProof/>
                        <w:sz w:val="20"/>
                        <w:lang w:val="es-ES"/>
                      </w:rPr>
                      <w:t xml:space="preserve">[55] </w:t>
                    </w:r>
                  </w:p>
                </w:tc>
                <w:tc>
                  <w:tcPr>
                    <w:tcW w:w="7844" w:type="dxa"/>
                    <w:hideMark/>
                  </w:tcPr>
                  <w:p w14:paraId="3874C0A9" w14:textId="77777777" w:rsidR="00055293" w:rsidRPr="00A71D04" w:rsidRDefault="00055293">
                    <w:pPr>
                      <w:pStyle w:val="Bibliografa"/>
                      <w:rPr>
                        <w:noProof/>
                        <w:sz w:val="20"/>
                        <w:lang w:val="es-ES"/>
                      </w:rPr>
                    </w:pPr>
                    <w:r w:rsidRPr="00A71D04">
                      <w:rPr>
                        <w:noProof/>
                        <w:sz w:val="20"/>
                        <w:lang w:val="es-ES"/>
                      </w:rPr>
                      <w:t xml:space="preserve">S. M. Khan y M. Shah, «A Multiview Approach to Tracking People in Crowded Scenes using a Planar Homography Constraint,» </w:t>
                    </w:r>
                    <w:r w:rsidRPr="00A71D04">
                      <w:rPr>
                        <w:i/>
                        <w:iCs/>
                        <w:noProof/>
                        <w:sz w:val="20"/>
                        <w:lang w:val="es-ES"/>
                      </w:rPr>
                      <w:t xml:space="preserve">European Conference on Computer Vision, </w:t>
                    </w:r>
                    <w:r w:rsidRPr="00A71D04">
                      <w:rPr>
                        <w:noProof/>
                        <w:sz w:val="20"/>
                        <w:lang w:val="es-ES"/>
                      </w:rPr>
                      <w:t xml:space="preserve">2006. </w:t>
                    </w:r>
                  </w:p>
                </w:tc>
              </w:tr>
              <w:tr w:rsidR="00055293" w:rsidRPr="00055293" w14:paraId="096DA9B8" w14:textId="77777777" w:rsidTr="00A71D04">
                <w:trPr>
                  <w:divId w:val="1387534424"/>
                  <w:trHeight w:val="567"/>
                  <w:tblCellSpacing w:w="15" w:type="dxa"/>
                </w:trPr>
                <w:tc>
                  <w:tcPr>
                    <w:tcW w:w="436" w:type="dxa"/>
                    <w:hideMark/>
                  </w:tcPr>
                  <w:p w14:paraId="6449F3CA" w14:textId="77777777" w:rsidR="00055293" w:rsidRPr="00A71D04" w:rsidRDefault="00055293">
                    <w:pPr>
                      <w:pStyle w:val="Bibliografa"/>
                      <w:rPr>
                        <w:noProof/>
                        <w:sz w:val="20"/>
                        <w:lang w:val="es-ES"/>
                      </w:rPr>
                    </w:pPr>
                    <w:r w:rsidRPr="00A71D04">
                      <w:rPr>
                        <w:noProof/>
                        <w:sz w:val="20"/>
                        <w:lang w:val="es-ES"/>
                      </w:rPr>
                      <w:t xml:space="preserve">[56] </w:t>
                    </w:r>
                  </w:p>
                </w:tc>
                <w:tc>
                  <w:tcPr>
                    <w:tcW w:w="7844" w:type="dxa"/>
                    <w:hideMark/>
                  </w:tcPr>
                  <w:p w14:paraId="041A8BB1" w14:textId="77777777" w:rsidR="00055293" w:rsidRPr="00A71D04" w:rsidRDefault="00055293">
                    <w:pPr>
                      <w:pStyle w:val="Bibliografa"/>
                      <w:rPr>
                        <w:noProof/>
                        <w:sz w:val="20"/>
                        <w:lang w:val="es-ES"/>
                      </w:rPr>
                    </w:pPr>
                    <w:r w:rsidRPr="00A71D04">
                      <w:rPr>
                        <w:noProof/>
                        <w:sz w:val="20"/>
                        <w:lang w:val="es-ES"/>
                      </w:rPr>
                      <w:t xml:space="preserve">Z. Zhu, V. Branzoi, M. Sizintsev, N. Vitovitch y T. Oskiper, «AR-Weapon: Live Augmented Reality based First-Person Shooting System,» </w:t>
                    </w:r>
                    <w:r w:rsidRPr="00A71D04">
                      <w:rPr>
                        <w:i/>
                        <w:iCs/>
                        <w:noProof/>
                        <w:sz w:val="20"/>
                        <w:lang w:val="es-ES"/>
                      </w:rPr>
                      <w:t>IEEE’s and PAMI</w:t>
                    </w:r>
                    <w:r w:rsidRPr="00A71D04">
                      <w:rPr>
                        <w:i/>
                        <w:iCs/>
                        <w:noProof/>
                        <w:sz w:val="20"/>
                        <w:lang w:val="es-ES"/>
                      </w:rPr>
                      <w:softHyphen/>
                      <w:t xml:space="preserve">TC’s premier meeting on applications of computer vision, </w:t>
                    </w:r>
                    <w:r w:rsidRPr="00A71D04">
                      <w:rPr>
                        <w:noProof/>
                        <w:sz w:val="20"/>
                        <w:lang w:val="es-ES"/>
                      </w:rPr>
                      <w:t xml:space="preserve">2015. </w:t>
                    </w:r>
                  </w:p>
                </w:tc>
              </w:tr>
              <w:tr w:rsidR="00055293" w:rsidRPr="00055293" w14:paraId="46C756BB" w14:textId="77777777" w:rsidTr="00A71D04">
                <w:trPr>
                  <w:divId w:val="1387534424"/>
                  <w:trHeight w:val="567"/>
                  <w:tblCellSpacing w:w="15" w:type="dxa"/>
                </w:trPr>
                <w:tc>
                  <w:tcPr>
                    <w:tcW w:w="436" w:type="dxa"/>
                    <w:hideMark/>
                  </w:tcPr>
                  <w:p w14:paraId="4F14B5F5" w14:textId="77777777" w:rsidR="00055293" w:rsidRPr="00A71D04" w:rsidRDefault="00055293">
                    <w:pPr>
                      <w:pStyle w:val="Bibliografa"/>
                      <w:rPr>
                        <w:noProof/>
                        <w:sz w:val="20"/>
                        <w:lang w:val="es-ES"/>
                      </w:rPr>
                    </w:pPr>
                    <w:r w:rsidRPr="00A71D04">
                      <w:rPr>
                        <w:noProof/>
                        <w:sz w:val="20"/>
                        <w:lang w:val="es-ES"/>
                      </w:rPr>
                      <w:t xml:space="preserve">[57] </w:t>
                    </w:r>
                  </w:p>
                </w:tc>
                <w:tc>
                  <w:tcPr>
                    <w:tcW w:w="7844" w:type="dxa"/>
                    <w:hideMark/>
                  </w:tcPr>
                  <w:p w14:paraId="68956818" w14:textId="77777777" w:rsidR="00055293" w:rsidRPr="00A71D04" w:rsidRDefault="00055293">
                    <w:pPr>
                      <w:pStyle w:val="Bibliografa"/>
                      <w:rPr>
                        <w:noProof/>
                        <w:sz w:val="20"/>
                        <w:lang w:val="es-ES"/>
                      </w:rPr>
                    </w:pPr>
                    <w:r w:rsidRPr="00A71D04">
                      <w:rPr>
                        <w:noProof/>
                        <w:sz w:val="20"/>
                        <w:lang w:val="es-ES"/>
                      </w:rPr>
                      <w:t xml:space="preserve">L. L. Ng y H. S. Chua, «Vision-Based Activities Recognition by Trajectory Analysis for Parking Lot Surveillance,» </w:t>
                    </w:r>
                    <w:r w:rsidRPr="00A71D04">
                      <w:rPr>
                        <w:i/>
                        <w:iCs/>
                        <w:noProof/>
                        <w:sz w:val="20"/>
                        <w:lang w:val="es-ES"/>
                      </w:rPr>
                      <w:t xml:space="preserve">IEEE International Conference on Circuits and Systems (ICCAS), </w:t>
                    </w:r>
                    <w:r w:rsidRPr="00A71D04">
                      <w:rPr>
                        <w:noProof/>
                        <w:sz w:val="20"/>
                        <w:lang w:val="es-ES"/>
                      </w:rPr>
                      <w:t>pp. 137-</w:t>
                    </w:r>
                    <w:r w:rsidRPr="00A71D04">
                      <w:rPr>
                        <w:noProof/>
                        <w:sz w:val="20"/>
                        <w:lang w:val="es-ES"/>
                      </w:rPr>
                      <w:lastRenderedPageBreak/>
                      <w:t xml:space="preserve">142, 2012. </w:t>
                    </w:r>
                  </w:p>
                </w:tc>
              </w:tr>
              <w:tr w:rsidR="00055293" w:rsidRPr="00055293" w14:paraId="2DC3E4A2" w14:textId="77777777" w:rsidTr="00A71D04">
                <w:trPr>
                  <w:divId w:val="1387534424"/>
                  <w:trHeight w:val="567"/>
                  <w:tblCellSpacing w:w="15" w:type="dxa"/>
                </w:trPr>
                <w:tc>
                  <w:tcPr>
                    <w:tcW w:w="436" w:type="dxa"/>
                    <w:hideMark/>
                  </w:tcPr>
                  <w:p w14:paraId="685720FE" w14:textId="77777777" w:rsidR="00055293" w:rsidRPr="00A71D04" w:rsidRDefault="00055293">
                    <w:pPr>
                      <w:pStyle w:val="Bibliografa"/>
                      <w:rPr>
                        <w:noProof/>
                        <w:sz w:val="20"/>
                        <w:lang w:val="es-ES"/>
                      </w:rPr>
                    </w:pPr>
                    <w:r w:rsidRPr="00A71D04">
                      <w:rPr>
                        <w:noProof/>
                        <w:sz w:val="20"/>
                        <w:lang w:val="es-ES"/>
                      </w:rPr>
                      <w:lastRenderedPageBreak/>
                      <w:t xml:space="preserve">[58] </w:t>
                    </w:r>
                  </w:p>
                </w:tc>
                <w:tc>
                  <w:tcPr>
                    <w:tcW w:w="7844" w:type="dxa"/>
                    <w:hideMark/>
                  </w:tcPr>
                  <w:p w14:paraId="7199A10A" w14:textId="77777777" w:rsidR="00055293" w:rsidRPr="00A71D04" w:rsidRDefault="00055293">
                    <w:pPr>
                      <w:pStyle w:val="Bibliografa"/>
                      <w:rPr>
                        <w:noProof/>
                        <w:sz w:val="20"/>
                        <w:lang w:val="es-ES"/>
                      </w:rPr>
                    </w:pPr>
                    <w:r w:rsidRPr="00A71D04">
                      <w:rPr>
                        <w:noProof/>
                        <w:sz w:val="20"/>
                        <w:lang w:val="es-ES"/>
                      </w:rPr>
                      <w:t xml:space="preserve">L. Hao-zhe, H. Kui-hua y L. Guo-hui, «A surveillance activity recognition model based on Hidden Markov Model,» </w:t>
                    </w:r>
                    <w:r w:rsidRPr="00A71D04">
                      <w:rPr>
                        <w:i/>
                        <w:iCs/>
                        <w:noProof/>
                        <w:sz w:val="20"/>
                        <w:lang w:val="es-ES"/>
                      </w:rPr>
                      <w:t xml:space="preserve">International Conference on Automatic Control and Artificial Intelligence, </w:t>
                    </w:r>
                    <w:r w:rsidRPr="00A71D04">
                      <w:rPr>
                        <w:noProof/>
                        <w:sz w:val="20"/>
                        <w:lang w:val="es-ES"/>
                      </w:rPr>
                      <w:t xml:space="preserve">pp. 305-308, 2012. </w:t>
                    </w:r>
                  </w:p>
                </w:tc>
              </w:tr>
              <w:tr w:rsidR="00055293" w:rsidRPr="00055293" w14:paraId="1BA12A4A" w14:textId="77777777" w:rsidTr="00A71D04">
                <w:trPr>
                  <w:divId w:val="1387534424"/>
                  <w:trHeight w:val="567"/>
                  <w:tblCellSpacing w:w="15" w:type="dxa"/>
                </w:trPr>
                <w:tc>
                  <w:tcPr>
                    <w:tcW w:w="436" w:type="dxa"/>
                    <w:hideMark/>
                  </w:tcPr>
                  <w:p w14:paraId="4F26F930" w14:textId="77777777" w:rsidR="00055293" w:rsidRPr="00A71D04" w:rsidRDefault="00055293">
                    <w:pPr>
                      <w:pStyle w:val="Bibliografa"/>
                      <w:rPr>
                        <w:noProof/>
                        <w:sz w:val="20"/>
                        <w:lang w:val="es-ES"/>
                      </w:rPr>
                    </w:pPr>
                    <w:r w:rsidRPr="00A71D04">
                      <w:rPr>
                        <w:noProof/>
                        <w:sz w:val="20"/>
                        <w:lang w:val="es-ES"/>
                      </w:rPr>
                      <w:t xml:space="preserve">[59] </w:t>
                    </w:r>
                  </w:p>
                </w:tc>
                <w:tc>
                  <w:tcPr>
                    <w:tcW w:w="7844" w:type="dxa"/>
                    <w:hideMark/>
                  </w:tcPr>
                  <w:p w14:paraId="25327437" w14:textId="77777777" w:rsidR="00055293" w:rsidRPr="00A71D04" w:rsidRDefault="00055293">
                    <w:pPr>
                      <w:pStyle w:val="Bibliografa"/>
                      <w:rPr>
                        <w:noProof/>
                        <w:sz w:val="20"/>
                        <w:lang w:val="es-ES"/>
                      </w:rPr>
                    </w:pPr>
                    <w:r w:rsidRPr="00A71D04">
                      <w:rPr>
                        <w:noProof/>
                        <w:sz w:val="20"/>
                        <w:lang w:val="es-ES"/>
                      </w:rPr>
                      <w:t xml:space="preserve">P. Ballester y R. Matsumura, «On the Performance of GoogLeNet and AlexNet Applied to Sketches,» </w:t>
                    </w:r>
                    <w:r w:rsidRPr="00A71D04">
                      <w:rPr>
                        <w:i/>
                        <w:iCs/>
                        <w:noProof/>
                        <w:sz w:val="20"/>
                        <w:lang w:val="es-ES"/>
                      </w:rPr>
                      <w:t xml:space="preserve">Proceedings of the Thirtieth AAAI Conference on Artificial Intelligence, </w:t>
                    </w:r>
                    <w:r w:rsidRPr="00A71D04">
                      <w:rPr>
                        <w:noProof/>
                        <w:sz w:val="20"/>
                        <w:lang w:val="es-ES"/>
                      </w:rPr>
                      <w:t xml:space="preserve">pp. 1124-1128, 2016. </w:t>
                    </w:r>
                  </w:p>
                </w:tc>
              </w:tr>
              <w:tr w:rsidR="00055293" w:rsidRPr="00055293" w14:paraId="79642740" w14:textId="77777777" w:rsidTr="00A71D04">
                <w:trPr>
                  <w:divId w:val="1387534424"/>
                  <w:trHeight w:val="567"/>
                  <w:tblCellSpacing w:w="15" w:type="dxa"/>
                </w:trPr>
                <w:tc>
                  <w:tcPr>
                    <w:tcW w:w="436" w:type="dxa"/>
                    <w:hideMark/>
                  </w:tcPr>
                  <w:p w14:paraId="10E0173A" w14:textId="77777777" w:rsidR="00055293" w:rsidRPr="00A71D04" w:rsidRDefault="00055293">
                    <w:pPr>
                      <w:pStyle w:val="Bibliografa"/>
                      <w:rPr>
                        <w:noProof/>
                        <w:sz w:val="20"/>
                        <w:lang w:val="es-ES"/>
                      </w:rPr>
                    </w:pPr>
                    <w:r w:rsidRPr="00A71D04">
                      <w:rPr>
                        <w:noProof/>
                        <w:sz w:val="20"/>
                        <w:lang w:val="es-ES"/>
                      </w:rPr>
                      <w:t xml:space="preserve">[60] </w:t>
                    </w:r>
                  </w:p>
                </w:tc>
                <w:tc>
                  <w:tcPr>
                    <w:tcW w:w="7844" w:type="dxa"/>
                    <w:hideMark/>
                  </w:tcPr>
                  <w:p w14:paraId="7FE7C456" w14:textId="77777777" w:rsidR="00055293" w:rsidRPr="00A71D04" w:rsidRDefault="00055293">
                    <w:pPr>
                      <w:pStyle w:val="Bibliografa"/>
                      <w:rPr>
                        <w:noProof/>
                        <w:sz w:val="20"/>
                        <w:lang w:val="es-ES"/>
                      </w:rPr>
                    </w:pPr>
                    <w:r w:rsidRPr="00A71D04">
                      <w:rPr>
                        <w:noProof/>
                        <w:sz w:val="20"/>
                        <w:lang w:val="es-ES"/>
                      </w:rPr>
                      <w:t>ChaLearn, «ChaLearn Looking at People,» [En línea]. Available: http://gesture.chalearn.org/mmdata#Track2. [Último acceso: 11 noviembre 2018].</w:t>
                    </w:r>
                  </w:p>
                </w:tc>
              </w:tr>
              <w:tr w:rsidR="00055293" w:rsidRPr="00055293" w14:paraId="26DE8F44" w14:textId="77777777" w:rsidTr="00A71D04">
                <w:trPr>
                  <w:divId w:val="1387534424"/>
                  <w:trHeight w:val="567"/>
                  <w:tblCellSpacing w:w="15" w:type="dxa"/>
                </w:trPr>
                <w:tc>
                  <w:tcPr>
                    <w:tcW w:w="436" w:type="dxa"/>
                    <w:hideMark/>
                  </w:tcPr>
                  <w:p w14:paraId="1242C6F3" w14:textId="77777777" w:rsidR="00055293" w:rsidRPr="00A71D04" w:rsidRDefault="00055293">
                    <w:pPr>
                      <w:pStyle w:val="Bibliografa"/>
                      <w:rPr>
                        <w:noProof/>
                        <w:sz w:val="20"/>
                        <w:lang w:val="es-ES"/>
                      </w:rPr>
                    </w:pPr>
                    <w:r w:rsidRPr="00A71D04">
                      <w:rPr>
                        <w:noProof/>
                        <w:sz w:val="20"/>
                        <w:lang w:val="es-ES"/>
                      </w:rPr>
                      <w:t xml:space="preserve">[61] </w:t>
                    </w:r>
                  </w:p>
                </w:tc>
                <w:tc>
                  <w:tcPr>
                    <w:tcW w:w="7844" w:type="dxa"/>
                    <w:hideMark/>
                  </w:tcPr>
                  <w:p w14:paraId="26D72621" w14:textId="77777777" w:rsidR="00055293" w:rsidRPr="00A71D04" w:rsidRDefault="00055293">
                    <w:pPr>
                      <w:pStyle w:val="Bibliografa"/>
                      <w:rPr>
                        <w:noProof/>
                        <w:sz w:val="20"/>
                        <w:lang w:val="es-ES"/>
                      </w:rPr>
                    </w:pPr>
                    <w:r w:rsidRPr="00A71D04">
                      <w:rPr>
                        <w:noProof/>
                        <w:sz w:val="20"/>
                        <w:lang w:val="es-ES"/>
                      </w:rPr>
                      <w:t xml:space="preserve">L. Xia, C.-C. Chen y J. K. Aggarwal, «View Invariant Human Action Recognition Using Histograms of 3D Joints,» </w:t>
                    </w:r>
                    <w:r w:rsidRPr="00A71D04">
                      <w:rPr>
                        <w:i/>
                        <w:iCs/>
                        <w:noProof/>
                        <w:sz w:val="20"/>
                        <w:lang w:val="es-ES"/>
                      </w:rPr>
                      <w:t xml:space="preserve">IEEE Computer Society Conference on Computer Vision and Pattern Recognition Workshops, </w:t>
                    </w:r>
                    <w:r w:rsidRPr="00A71D04">
                      <w:rPr>
                        <w:noProof/>
                        <w:sz w:val="20"/>
                        <w:lang w:val="es-ES"/>
                      </w:rPr>
                      <w:t xml:space="preserve">2012. </w:t>
                    </w:r>
                  </w:p>
                </w:tc>
              </w:tr>
              <w:tr w:rsidR="00055293" w:rsidRPr="00055293" w14:paraId="6967B026" w14:textId="77777777" w:rsidTr="00A71D04">
                <w:trPr>
                  <w:divId w:val="1387534424"/>
                  <w:trHeight w:val="567"/>
                  <w:tblCellSpacing w:w="15" w:type="dxa"/>
                </w:trPr>
                <w:tc>
                  <w:tcPr>
                    <w:tcW w:w="436" w:type="dxa"/>
                    <w:hideMark/>
                  </w:tcPr>
                  <w:p w14:paraId="432ADDEC" w14:textId="77777777" w:rsidR="00055293" w:rsidRPr="00A71D04" w:rsidRDefault="00055293">
                    <w:pPr>
                      <w:pStyle w:val="Bibliografa"/>
                      <w:rPr>
                        <w:noProof/>
                        <w:sz w:val="20"/>
                        <w:lang w:val="es-ES"/>
                      </w:rPr>
                    </w:pPr>
                    <w:r w:rsidRPr="00A71D04">
                      <w:rPr>
                        <w:noProof/>
                        <w:sz w:val="20"/>
                        <w:lang w:val="es-ES"/>
                      </w:rPr>
                      <w:t xml:space="preserve">[62] </w:t>
                    </w:r>
                  </w:p>
                </w:tc>
                <w:tc>
                  <w:tcPr>
                    <w:tcW w:w="7844" w:type="dxa"/>
                    <w:hideMark/>
                  </w:tcPr>
                  <w:p w14:paraId="5E9085BE" w14:textId="77777777" w:rsidR="00055293" w:rsidRPr="00A71D04" w:rsidRDefault="00055293">
                    <w:pPr>
                      <w:pStyle w:val="Bibliografa"/>
                      <w:rPr>
                        <w:noProof/>
                        <w:sz w:val="20"/>
                        <w:lang w:val="es-ES"/>
                      </w:rPr>
                    </w:pPr>
                    <w:r w:rsidRPr="00A71D04">
                      <w:rPr>
                        <w:noProof/>
                        <w:sz w:val="20"/>
                        <w:lang w:val="es-ES"/>
                      </w:rPr>
                      <w:t xml:space="preserve">Y. Liu, L. Nie, L. Liu y D. S. Rosenblum, «From action to activity: Sensor-based activity recognition,» </w:t>
                    </w:r>
                    <w:r w:rsidRPr="00A71D04">
                      <w:rPr>
                        <w:i/>
                        <w:iCs/>
                        <w:noProof/>
                        <w:sz w:val="20"/>
                        <w:lang w:val="es-ES"/>
                      </w:rPr>
                      <w:t xml:space="preserve">Neurocomputing, </w:t>
                    </w:r>
                    <w:r w:rsidRPr="00A71D04">
                      <w:rPr>
                        <w:noProof/>
                        <w:sz w:val="20"/>
                        <w:lang w:val="es-ES"/>
                      </w:rPr>
                      <w:t xml:space="preserve">vol. 191, pp. 108-115, 2016. </w:t>
                    </w:r>
                  </w:p>
                </w:tc>
              </w:tr>
              <w:tr w:rsidR="00055293" w:rsidRPr="00055293" w14:paraId="6542782B" w14:textId="77777777" w:rsidTr="00A71D04">
                <w:trPr>
                  <w:divId w:val="1387534424"/>
                  <w:trHeight w:val="567"/>
                  <w:tblCellSpacing w:w="15" w:type="dxa"/>
                </w:trPr>
                <w:tc>
                  <w:tcPr>
                    <w:tcW w:w="436" w:type="dxa"/>
                    <w:hideMark/>
                  </w:tcPr>
                  <w:p w14:paraId="49DD91BF" w14:textId="77777777" w:rsidR="00055293" w:rsidRPr="00A71D04" w:rsidRDefault="00055293">
                    <w:pPr>
                      <w:pStyle w:val="Bibliografa"/>
                      <w:rPr>
                        <w:noProof/>
                        <w:sz w:val="20"/>
                        <w:lang w:val="es-ES"/>
                      </w:rPr>
                    </w:pPr>
                    <w:r w:rsidRPr="00A71D04">
                      <w:rPr>
                        <w:noProof/>
                        <w:sz w:val="20"/>
                        <w:lang w:val="es-ES"/>
                      </w:rPr>
                      <w:t xml:space="preserve">[63] </w:t>
                    </w:r>
                  </w:p>
                </w:tc>
                <w:tc>
                  <w:tcPr>
                    <w:tcW w:w="7844" w:type="dxa"/>
                    <w:hideMark/>
                  </w:tcPr>
                  <w:p w14:paraId="542D3476" w14:textId="77777777" w:rsidR="00055293" w:rsidRPr="00A71D04" w:rsidRDefault="00055293">
                    <w:pPr>
                      <w:pStyle w:val="Bibliografa"/>
                      <w:rPr>
                        <w:noProof/>
                        <w:sz w:val="20"/>
                        <w:lang w:val="es-ES"/>
                      </w:rPr>
                    </w:pPr>
                    <w:r w:rsidRPr="00A71D04">
                      <w:rPr>
                        <w:noProof/>
                        <w:sz w:val="20"/>
                        <w:lang w:val="es-ES"/>
                      </w:rPr>
                      <w:t xml:space="preserve">X. Wang, «Intelligent multi-camera video surveillance: A review,» </w:t>
                    </w:r>
                    <w:r w:rsidRPr="00A71D04">
                      <w:rPr>
                        <w:i/>
                        <w:iCs/>
                        <w:noProof/>
                        <w:sz w:val="20"/>
                        <w:lang w:val="es-ES"/>
                      </w:rPr>
                      <w:t xml:space="preserve">Pattern Recognition Letters, </w:t>
                    </w:r>
                    <w:r w:rsidRPr="00A71D04">
                      <w:rPr>
                        <w:noProof/>
                        <w:sz w:val="20"/>
                        <w:lang w:val="es-ES"/>
                      </w:rPr>
                      <w:t xml:space="preserve">2012. </w:t>
                    </w:r>
                  </w:p>
                </w:tc>
              </w:tr>
              <w:tr w:rsidR="00055293" w:rsidRPr="00055293" w14:paraId="4331B229" w14:textId="77777777" w:rsidTr="00A71D04">
                <w:trPr>
                  <w:divId w:val="1387534424"/>
                  <w:trHeight w:val="567"/>
                  <w:tblCellSpacing w:w="15" w:type="dxa"/>
                </w:trPr>
                <w:tc>
                  <w:tcPr>
                    <w:tcW w:w="436" w:type="dxa"/>
                    <w:hideMark/>
                  </w:tcPr>
                  <w:p w14:paraId="4208F9A4" w14:textId="77777777" w:rsidR="00055293" w:rsidRPr="00A71D04" w:rsidRDefault="00055293">
                    <w:pPr>
                      <w:pStyle w:val="Bibliografa"/>
                      <w:rPr>
                        <w:noProof/>
                        <w:sz w:val="20"/>
                        <w:lang w:val="es-ES"/>
                      </w:rPr>
                    </w:pPr>
                    <w:r w:rsidRPr="00A71D04">
                      <w:rPr>
                        <w:noProof/>
                        <w:sz w:val="20"/>
                        <w:lang w:val="es-ES"/>
                      </w:rPr>
                      <w:t xml:space="preserve">[64] </w:t>
                    </w:r>
                  </w:p>
                </w:tc>
                <w:tc>
                  <w:tcPr>
                    <w:tcW w:w="7844" w:type="dxa"/>
                    <w:hideMark/>
                  </w:tcPr>
                  <w:p w14:paraId="6D5DD142" w14:textId="77777777" w:rsidR="00055293" w:rsidRPr="00A71D04" w:rsidRDefault="00055293">
                    <w:pPr>
                      <w:pStyle w:val="Bibliografa"/>
                      <w:rPr>
                        <w:noProof/>
                        <w:sz w:val="20"/>
                        <w:lang w:val="es-ES"/>
                      </w:rPr>
                    </w:pPr>
                    <w:r w:rsidRPr="00A71D04">
                      <w:rPr>
                        <w:noProof/>
                        <w:sz w:val="20"/>
                        <w:lang w:val="es-ES"/>
                      </w:rPr>
                      <w:t xml:space="preserve">P. Remagnino, A. Shihab y G. Jones, «Distributed intelligence for multi-camera visual surveillance,» </w:t>
                    </w:r>
                    <w:r w:rsidRPr="00A71D04">
                      <w:rPr>
                        <w:i/>
                        <w:iCs/>
                        <w:noProof/>
                        <w:sz w:val="20"/>
                        <w:lang w:val="es-ES"/>
                      </w:rPr>
                      <w:t xml:space="preserve">Pattern Recognition, </w:t>
                    </w:r>
                    <w:r w:rsidRPr="00A71D04">
                      <w:rPr>
                        <w:noProof/>
                        <w:sz w:val="20"/>
                        <w:lang w:val="es-ES"/>
                      </w:rPr>
                      <w:t xml:space="preserve">p. 14, 2003. </w:t>
                    </w:r>
                  </w:p>
                </w:tc>
              </w:tr>
              <w:tr w:rsidR="00055293" w:rsidRPr="00055293" w14:paraId="3B58F772" w14:textId="77777777" w:rsidTr="00A71D04">
                <w:trPr>
                  <w:divId w:val="1387534424"/>
                  <w:trHeight w:val="567"/>
                  <w:tblCellSpacing w:w="15" w:type="dxa"/>
                </w:trPr>
                <w:tc>
                  <w:tcPr>
                    <w:tcW w:w="436" w:type="dxa"/>
                    <w:hideMark/>
                  </w:tcPr>
                  <w:p w14:paraId="648C98FF" w14:textId="77777777" w:rsidR="00055293" w:rsidRPr="00A71D04" w:rsidRDefault="00055293">
                    <w:pPr>
                      <w:pStyle w:val="Bibliografa"/>
                      <w:rPr>
                        <w:noProof/>
                        <w:sz w:val="20"/>
                        <w:lang w:val="es-ES"/>
                      </w:rPr>
                    </w:pPr>
                    <w:r w:rsidRPr="00A71D04">
                      <w:rPr>
                        <w:noProof/>
                        <w:sz w:val="20"/>
                        <w:lang w:val="es-ES"/>
                      </w:rPr>
                      <w:t xml:space="preserve">[65] </w:t>
                    </w:r>
                  </w:p>
                </w:tc>
                <w:tc>
                  <w:tcPr>
                    <w:tcW w:w="7844" w:type="dxa"/>
                    <w:hideMark/>
                  </w:tcPr>
                  <w:p w14:paraId="00D66122" w14:textId="77777777" w:rsidR="00055293" w:rsidRPr="00A71D04" w:rsidRDefault="00055293">
                    <w:pPr>
                      <w:pStyle w:val="Bibliografa"/>
                      <w:rPr>
                        <w:noProof/>
                        <w:sz w:val="20"/>
                        <w:lang w:val="es-ES"/>
                      </w:rPr>
                    </w:pPr>
                    <w:r w:rsidRPr="00A71D04">
                      <w:rPr>
                        <w:noProof/>
                        <w:sz w:val="20"/>
                        <w:lang w:val="es-ES"/>
                      </w:rPr>
                      <w:t xml:space="preserve">M. Panda y M. R. Patra, «Ensemble Voting System for Anomaly Based Network Intrusion Detection,» </w:t>
                    </w:r>
                    <w:r w:rsidRPr="00A71D04">
                      <w:rPr>
                        <w:i/>
                        <w:iCs/>
                        <w:noProof/>
                        <w:sz w:val="20"/>
                        <w:lang w:val="es-ES"/>
                      </w:rPr>
                      <w:t xml:space="preserve">International Journal of Recent Trends in Engineering, </w:t>
                    </w:r>
                    <w:r w:rsidRPr="00A71D04">
                      <w:rPr>
                        <w:noProof/>
                        <w:sz w:val="20"/>
                        <w:lang w:val="es-ES"/>
                      </w:rPr>
                      <w:t xml:space="preserve">vol. 2, nº 5, pp. 8-13, 2009. </w:t>
                    </w:r>
                  </w:p>
                </w:tc>
              </w:tr>
              <w:tr w:rsidR="00055293" w:rsidRPr="00055293" w14:paraId="491B24E9" w14:textId="77777777" w:rsidTr="00A71D04">
                <w:trPr>
                  <w:divId w:val="1387534424"/>
                  <w:trHeight w:val="567"/>
                  <w:tblCellSpacing w:w="15" w:type="dxa"/>
                </w:trPr>
                <w:tc>
                  <w:tcPr>
                    <w:tcW w:w="436" w:type="dxa"/>
                    <w:hideMark/>
                  </w:tcPr>
                  <w:p w14:paraId="5F199CB1" w14:textId="77777777" w:rsidR="00055293" w:rsidRPr="00A71D04" w:rsidRDefault="00055293">
                    <w:pPr>
                      <w:pStyle w:val="Bibliografa"/>
                      <w:rPr>
                        <w:noProof/>
                        <w:sz w:val="20"/>
                        <w:lang w:val="es-ES"/>
                      </w:rPr>
                    </w:pPr>
                    <w:r w:rsidRPr="00A71D04">
                      <w:rPr>
                        <w:noProof/>
                        <w:sz w:val="20"/>
                        <w:lang w:val="es-ES"/>
                      </w:rPr>
                      <w:t xml:space="preserve">[66] </w:t>
                    </w:r>
                  </w:p>
                </w:tc>
                <w:tc>
                  <w:tcPr>
                    <w:tcW w:w="7844" w:type="dxa"/>
                    <w:hideMark/>
                  </w:tcPr>
                  <w:p w14:paraId="749D1427" w14:textId="77777777" w:rsidR="00055293" w:rsidRPr="00A71D04" w:rsidRDefault="00055293">
                    <w:pPr>
                      <w:pStyle w:val="Bibliografa"/>
                      <w:rPr>
                        <w:noProof/>
                        <w:sz w:val="20"/>
                        <w:lang w:val="es-ES"/>
                      </w:rPr>
                    </w:pPr>
                    <w:r w:rsidRPr="00A71D04">
                      <w:rPr>
                        <w:noProof/>
                        <w:sz w:val="20"/>
                        <w:lang w:val="es-ES"/>
                      </w:rPr>
                      <w:t>Foscam, «IP Camera CGI V1.27,» [En línea]. Available: https://www.foscam.es/descarga/ipcam_cgi_sdk.pdf. [Último acceso: 11 noviembre 2018].</w:t>
                    </w:r>
                  </w:p>
                </w:tc>
              </w:tr>
              <w:tr w:rsidR="00055293" w:rsidRPr="00055293" w14:paraId="2E6E2277" w14:textId="77777777" w:rsidTr="00A71D04">
                <w:trPr>
                  <w:divId w:val="1387534424"/>
                  <w:trHeight w:val="567"/>
                  <w:tblCellSpacing w:w="15" w:type="dxa"/>
                </w:trPr>
                <w:tc>
                  <w:tcPr>
                    <w:tcW w:w="436" w:type="dxa"/>
                    <w:hideMark/>
                  </w:tcPr>
                  <w:p w14:paraId="3163EB84" w14:textId="77777777" w:rsidR="00055293" w:rsidRPr="00A71D04" w:rsidRDefault="00055293">
                    <w:pPr>
                      <w:pStyle w:val="Bibliografa"/>
                      <w:rPr>
                        <w:noProof/>
                        <w:sz w:val="20"/>
                        <w:lang w:val="es-ES"/>
                      </w:rPr>
                    </w:pPr>
                    <w:r w:rsidRPr="00A71D04">
                      <w:rPr>
                        <w:noProof/>
                        <w:sz w:val="20"/>
                        <w:lang w:val="es-ES"/>
                      </w:rPr>
                      <w:t xml:space="preserve">[67] </w:t>
                    </w:r>
                  </w:p>
                </w:tc>
                <w:tc>
                  <w:tcPr>
                    <w:tcW w:w="7844" w:type="dxa"/>
                    <w:hideMark/>
                  </w:tcPr>
                  <w:p w14:paraId="614EFDDE" w14:textId="77777777" w:rsidR="00055293" w:rsidRPr="00A71D04" w:rsidRDefault="00055293">
                    <w:pPr>
                      <w:pStyle w:val="Bibliografa"/>
                      <w:rPr>
                        <w:noProof/>
                        <w:sz w:val="20"/>
                        <w:lang w:val="es-ES"/>
                      </w:rPr>
                    </w:pPr>
                    <w:r w:rsidRPr="00A71D04">
                      <w:rPr>
                        <w:noProof/>
                        <w:sz w:val="20"/>
                        <w:lang w:val="es-ES"/>
                      </w:rPr>
                      <w:t xml:space="preserve">P. Stone y M. Veloso, «Multiagent Systems: A Survey from a Machine Learning Perspective,» </w:t>
                    </w:r>
                    <w:r w:rsidRPr="00A71D04">
                      <w:rPr>
                        <w:i/>
                        <w:iCs/>
                        <w:noProof/>
                        <w:sz w:val="20"/>
                        <w:lang w:val="es-ES"/>
                      </w:rPr>
                      <w:t xml:space="preserve">Autonomous Robots, </w:t>
                    </w:r>
                    <w:r w:rsidRPr="00A71D04">
                      <w:rPr>
                        <w:noProof/>
                        <w:sz w:val="20"/>
                        <w:lang w:val="es-ES"/>
                      </w:rPr>
                      <w:t xml:space="preserve">vol. 8, nº 3, p. 345–383, 2000. </w:t>
                    </w:r>
                  </w:p>
                </w:tc>
              </w:tr>
              <w:tr w:rsidR="00055293" w:rsidRPr="00055293" w14:paraId="5F84D209" w14:textId="77777777" w:rsidTr="00A71D04">
                <w:trPr>
                  <w:divId w:val="1387534424"/>
                  <w:trHeight w:val="567"/>
                  <w:tblCellSpacing w:w="15" w:type="dxa"/>
                </w:trPr>
                <w:tc>
                  <w:tcPr>
                    <w:tcW w:w="436" w:type="dxa"/>
                    <w:hideMark/>
                  </w:tcPr>
                  <w:p w14:paraId="522CE986" w14:textId="77777777" w:rsidR="00055293" w:rsidRPr="00A71D04" w:rsidRDefault="00055293">
                    <w:pPr>
                      <w:pStyle w:val="Bibliografa"/>
                      <w:rPr>
                        <w:noProof/>
                        <w:sz w:val="20"/>
                        <w:lang w:val="es-ES"/>
                      </w:rPr>
                    </w:pPr>
                    <w:r w:rsidRPr="00A71D04">
                      <w:rPr>
                        <w:noProof/>
                        <w:sz w:val="20"/>
                        <w:lang w:val="es-ES"/>
                      </w:rPr>
                      <w:t xml:space="preserve">[68] </w:t>
                    </w:r>
                  </w:p>
                </w:tc>
                <w:tc>
                  <w:tcPr>
                    <w:tcW w:w="7844" w:type="dxa"/>
                    <w:hideMark/>
                  </w:tcPr>
                  <w:p w14:paraId="20079FA9" w14:textId="77777777" w:rsidR="00055293" w:rsidRPr="00A71D04" w:rsidRDefault="00055293">
                    <w:pPr>
                      <w:pStyle w:val="Bibliografa"/>
                      <w:rPr>
                        <w:noProof/>
                        <w:sz w:val="20"/>
                        <w:lang w:val="es-ES"/>
                      </w:rPr>
                    </w:pPr>
                    <w:r w:rsidRPr="00A71D04">
                      <w:rPr>
                        <w:noProof/>
                        <w:sz w:val="20"/>
                        <w:lang w:val="es-ES"/>
                      </w:rPr>
                      <w:t>G. Caire, «JADE Tutorial - JADE programming for beginners,» 30 junio 2009. [En línea]. Available: http://jade.tilab.com/doc/tutorials/JADEProgramming-Tutorial-for-beginners.pdf. [Último acceso: 11 noviembre 2018].</w:t>
                    </w:r>
                  </w:p>
                </w:tc>
              </w:tr>
              <w:tr w:rsidR="00055293" w:rsidRPr="00055293" w14:paraId="2FC68B0F" w14:textId="77777777" w:rsidTr="00A71D04">
                <w:trPr>
                  <w:divId w:val="1387534424"/>
                  <w:trHeight w:val="567"/>
                  <w:tblCellSpacing w:w="15" w:type="dxa"/>
                </w:trPr>
                <w:tc>
                  <w:tcPr>
                    <w:tcW w:w="436" w:type="dxa"/>
                    <w:hideMark/>
                  </w:tcPr>
                  <w:p w14:paraId="057A9397" w14:textId="77777777" w:rsidR="00055293" w:rsidRPr="00A71D04" w:rsidRDefault="00055293">
                    <w:pPr>
                      <w:pStyle w:val="Bibliografa"/>
                      <w:rPr>
                        <w:noProof/>
                        <w:sz w:val="20"/>
                        <w:lang w:val="es-ES"/>
                      </w:rPr>
                    </w:pPr>
                    <w:r w:rsidRPr="00A71D04">
                      <w:rPr>
                        <w:noProof/>
                        <w:sz w:val="20"/>
                        <w:lang w:val="es-ES"/>
                      </w:rPr>
                      <w:lastRenderedPageBreak/>
                      <w:t xml:space="preserve">[69] </w:t>
                    </w:r>
                  </w:p>
                </w:tc>
                <w:tc>
                  <w:tcPr>
                    <w:tcW w:w="7844" w:type="dxa"/>
                    <w:hideMark/>
                  </w:tcPr>
                  <w:p w14:paraId="4A7CC60C" w14:textId="77777777" w:rsidR="00055293" w:rsidRPr="00A71D04" w:rsidRDefault="00055293">
                    <w:pPr>
                      <w:pStyle w:val="Bibliografa"/>
                      <w:rPr>
                        <w:noProof/>
                        <w:sz w:val="20"/>
                        <w:lang w:val="es-ES"/>
                      </w:rPr>
                    </w:pPr>
                    <w:r w:rsidRPr="00A71D04">
                      <w:rPr>
                        <w:noProof/>
                        <w:sz w:val="20"/>
                        <w:lang w:val="es-ES"/>
                      </w:rPr>
                      <w:t xml:space="preserve">J. Rodríguez, M. Torres y E. González, «The AOPOA Methodology,» </w:t>
                    </w:r>
                    <w:r w:rsidRPr="00A71D04">
                      <w:rPr>
                        <w:i/>
                        <w:iCs/>
                        <w:noProof/>
                        <w:sz w:val="20"/>
                        <w:lang w:val="es-ES"/>
                      </w:rPr>
                      <w:t xml:space="preserve">Revista Avances en Sistemas e Informática,, </w:t>
                    </w:r>
                    <w:r w:rsidRPr="00A71D04">
                      <w:rPr>
                        <w:noProof/>
                        <w:sz w:val="20"/>
                        <w:lang w:val="es-ES"/>
                      </w:rPr>
                      <w:t xml:space="preserve">vol. 4, nº 2, 2007. </w:t>
                    </w:r>
                  </w:p>
                </w:tc>
              </w:tr>
              <w:tr w:rsidR="00055293" w:rsidRPr="00055293" w14:paraId="6080BFEF" w14:textId="77777777" w:rsidTr="00A71D04">
                <w:trPr>
                  <w:divId w:val="1387534424"/>
                  <w:trHeight w:val="567"/>
                  <w:tblCellSpacing w:w="15" w:type="dxa"/>
                </w:trPr>
                <w:tc>
                  <w:tcPr>
                    <w:tcW w:w="436" w:type="dxa"/>
                    <w:hideMark/>
                  </w:tcPr>
                  <w:p w14:paraId="6ED189F9" w14:textId="77777777" w:rsidR="00055293" w:rsidRPr="00A71D04" w:rsidRDefault="00055293">
                    <w:pPr>
                      <w:pStyle w:val="Bibliografa"/>
                      <w:rPr>
                        <w:noProof/>
                        <w:sz w:val="20"/>
                        <w:lang w:val="es-ES"/>
                      </w:rPr>
                    </w:pPr>
                    <w:r w:rsidRPr="00A71D04">
                      <w:rPr>
                        <w:noProof/>
                        <w:sz w:val="20"/>
                        <w:lang w:val="es-ES"/>
                      </w:rPr>
                      <w:t xml:space="preserve">[70] </w:t>
                    </w:r>
                  </w:p>
                </w:tc>
                <w:tc>
                  <w:tcPr>
                    <w:tcW w:w="7844" w:type="dxa"/>
                    <w:hideMark/>
                  </w:tcPr>
                  <w:p w14:paraId="77A71941" w14:textId="77777777" w:rsidR="00055293" w:rsidRPr="00A71D04" w:rsidRDefault="00055293">
                    <w:pPr>
                      <w:pStyle w:val="Bibliografa"/>
                      <w:rPr>
                        <w:noProof/>
                        <w:sz w:val="20"/>
                        <w:lang w:val="es-ES"/>
                      </w:rPr>
                    </w:pPr>
                    <w:r w:rsidRPr="00A71D04">
                      <w:rPr>
                        <w:noProof/>
                        <w:sz w:val="20"/>
                        <w:lang w:val="es-ES"/>
                      </w:rPr>
                      <w:t>Network Time Foundation, «NTP Project,» [En línea]. Available: https://www.nwtime.org/projects/ntp/. [Último acceso: 11 noviembre 2018].</w:t>
                    </w:r>
                  </w:p>
                </w:tc>
              </w:tr>
              <w:tr w:rsidR="00055293" w:rsidRPr="00055293" w14:paraId="1ACF187A" w14:textId="77777777" w:rsidTr="00A71D04">
                <w:trPr>
                  <w:divId w:val="1387534424"/>
                  <w:trHeight w:val="567"/>
                  <w:tblCellSpacing w:w="15" w:type="dxa"/>
                </w:trPr>
                <w:tc>
                  <w:tcPr>
                    <w:tcW w:w="436" w:type="dxa"/>
                    <w:hideMark/>
                  </w:tcPr>
                  <w:p w14:paraId="46500E43" w14:textId="77777777" w:rsidR="00055293" w:rsidRPr="00A71D04" w:rsidRDefault="00055293">
                    <w:pPr>
                      <w:pStyle w:val="Bibliografa"/>
                      <w:rPr>
                        <w:noProof/>
                        <w:sz w:val="20"/>
                        <w:lang w:val="es-ES"/>
                      </w:rPr>
                    </w:pPr>
                    <w:r w:rsidRPr="00A71D04">
                      <w:rPr>
                        <w:noProof/>
                        <w:sz w:val="20"/>
                        <w:lang w:val="es-ES"/>
                      </w:rPr>
                      <w:t xml:space="preserve">[71] </w:t>
                    </w:r>
                  </w:p>
                </w:tc>
                <w:tc>
                  <w:tcPr>
                    <w:tcW w:w="7844" w:type="dxa"/>
                    <w:hideMark/>
                  </w:tcPr>
                  <w:p w14:paraId="08400366" w14:textId="77777777" w:rsidR="00055293" w:rsidRPr="00A71D04" w:rsidRDefault="00055293">
                    <w:pPr>
                      <w:pStyle w:val="Bibliografa"/>
                      <w:rPr>
                        <w:noProof/>
                        <w:sz w:val="20"/>
                        <w:lang w:val="es-ES"/>
                      </w:rPr>
                    </w:pPr>
                    <w:r w:rsidRPr="00A71D04">
                      <w:rPr>
                        <w:noProof/>
                        <w:sz w:val="20"/>
                        <w:lang w:val="es-ES"/>
                      </w:rPr>
                      <w:t>J. Kangasharju, «Chapter 3: Distributed Systems: Synchronization,» 2013. [En línea]. Available: https://www.cs.helsinki.fi/webfm_send/1232. [Último acceso: 11 noviembre 2018].</w:t>
                    </w:r>
                  </w:p>
                </w:tc>
              </w:tr>
              <w:tr w:rsidR="00055293" w:rsidRPr="00055293" w14:paraId="763F8AA3" w14:textId="77777777" w:rsidTr="00A71D04">
                <w:trPr>
                  <w:divId w:val="1387534424"/>
                  <w:trHeight w:val="567"/>
                  <w:tblCellSpacing w:w="15" w:type="dxa"/>
                </w:trPr>
                <w:tc>
                  <w:tcPr>
                    <w:tcW w:w="436" w:type="dxa"/>
                    <w:hideMark/>
                  </w:tcPr>
                  <w:p w14:paraId="15EAD18C" w14:textId="77777777" w:rsidR="00055293" w:rsidRPr="00A71D04" w:rsidRDefault="00055293">
                    <w:pPr>
                      <w:pStyle w:val="Bibliografa"/>
                      <w:rPr>
                        <w:noProof/>
                        <w:sz w:val="20"/>
                        <w:lang w:val="es-ES"/>
                      </w:rPr>
                    </w:pPr>
                    <w:r w:rsidRPr="00A71D04">
                      <w:rPr>
                        <w:noProof/>
                        <w:sz w:val="20"/>
                        <w:lang w:val="es-ES"/>
                      </w:rPr>
                      <w:t xml:space="preserve">[72] </w:t>
                    </w:r>
                  </w:p>
                </w:tc>
                <w:tc>
                  <w:tcPr>
                    <w:tcW w:w="7844" w:type="dxa"/>
                    <w:hideMark/>
                  </w:tcPr>
                  <w:p w14:paraId="6C759770" w14:textId="77777777" w:rsidR="00055293" w:rsidRPr="00A71D04" w:rsidRDefault="00055293">
                    <w:pPr>
                      <w:pStyle w:val="Bibliografa"/>
                      <w:rPr>
                        <w:noProof/>
                        <w:sz w:val="20"/>
                        <w:lang w:val="es-ES"/>
                      </w:rPr>
                    </w:pPr>
                    <w:r w:rsidRPr="00A71D04">
                      <w:rPr>
                        <w:noProof/>
                        <w:sz w:val="20"/>
                        <w:lang w:val="es-ES"/>
                      </w:rPr>
                      <w:t>Iowa State University, «Election Algorithms,» [En línea]. Available: http://web.cs.iastate.edu/~cs554/NOTES/Ch6-Election.pdf. [Último acceso: 11 noviembre 2018].</w:t>
                    </w:r>
                  </w:p>
                </w:tc>
              </w:tr>
              <w:tr w:rsidR="00055293" w:rsidRPr="00055293" w14:paraId="277BAE73" w14:textId="77777777" w:rsidTr="00A71D04">
                <w:trPr>
                  <w:divId w:val="1387534424"/>
                  <w:trHeight w:val="567"/>
                  <w:tblCellSpacing w:w="15" w:type="dxa"/>
                </w:trPr>
                <w:tc>
                  <w:tcPr>
                    <w:tcW w:w="436" w:type="dxa"/>
                    <w:hideMark/>
                  </w:tcPr>
                  <w:p w14:paraId="7EB67F3B" w14:textId="77777777" w:rsidR="00055293" w:rsidRPr="00A71D04" w:rsidRDefault="00055293">
                    <w:pPr>
                      <w:pStyle w:val="Bibliografa"/>
                      <w:rPr>
                        <w:noProof/>
                        <w:sz w:val="20"/>
                        <w:lang w:val="es-ES"/>
                      </w:rPr>
                    </w:pPr>
                    <w:r w:rsidRPr="00A71D04">
                      <w:rPr>
                        <w:noProof/>
                        <w:sz w:val="20"/>
                        <w:lang w:val="es-ES"/>
                      </w:rPr>
                      <w:t xml:space="preserve">[73] </w:t>
                    </w:r>
                  </w:p>
                </w:tc>
                <w:tc>
                  <w:tcPr>
                    <w:tcW w:w="7844" w:type="dxa"/>
                    <w:hideMark/>
                  </w:tcPr>
                  <w:p w14:paraId="3A3BE98E" w14:textId="77777777" w:rsidR="00055293" w:rsidRPr="00A71D04" w:rsidRDefault="00055293">
                    <w:pPr>
                      <w:pStyle w:val="Bibliografa"/>
                      <w:rPr>
                        <w:noProof/>
                        <w:sz w:val="20"/>
                        <w:lang w:val="es-ES"/>
                      </w:rPr>
                    </w:pPr>
                    <w:r w:rsidRPr="00A71D04">
                      <w:rPr>
                        <w:noProof/>
                        <w:sz w:val="20"/>
                        <w:lang w:val="es-ES"/>
                      </w:rPr>
                      <w:t>R. Al-Tayeb, «Motion JPEG Streaming Server,» [En línea]. Available: https://www.codeproject.com/Articles/371955/Motion-JPEG-Streaming-Server. [Último acceso: 12 noviembre 2018].</w:t>
                    </w:r>
                  </w:p>
                </w:tc>
              </w:tr>
              <w:tr w:rsidR="00055293" w:rsidRPr="00055293" w14:paraId="571002D8" w14:textId="77777777" w:rsidTr="00A71D04">
                <w:trPr>
                  <w:divId w:val="1387534424"/>
                  <w:trHeight w:val="567"/>
                  <w:tblCellSpacing w:w="15" w:type="dxa"/>
                </w:trPr>
                <w:tc>
                  <w:tcPr>
                    <w:tcW w:w="436" w:type="dxa"/>
                    <w:hideMark/>
                  </w:tcPr>
                  <w:p w14:paraId="4EE03EA7" w14:textId="77777777" w:rsidR="00055293" w:rsidRPr="00A71D04" w:rsidRDefault="00055293">
                    <w:pPr>
                      <w:pStyle w:val="Bibliografa"/>
                      <w:rPr>
                        <w:noProof/>
                        <w:sz w:val="20"/>
                        <w:lang w:val="es-ES"/>
                      </w:rPr>
                    </w:pPr>
                    <w:r w:rsidRPr="00A71D04">
                      <w:rPr>
                        <w:noProof/>
                        <w:sz w:val="20"/>
                        <w:lang w:val="es-ES"/>
                      </w:rPr>
                      <w:t xml:space="preserve">[74] </w:t>
                    </w:r>
                  </w:p>
                </w:tc>
                <w:tc>
                  <w:tcPr>
                    <w:tcW w:w="7844" w:type="dxa"/>
                    <w:hideMark/>
                  </w:tcPr>
                  <w:p w14:paraId="0BD07472" w14:textId="77777777" w:rsidR="00055293" w:rsidRPr="00A71D04" w:rsidRDefault="00055293">
                    <w:pPr>
                      <w:pStyle w:val="Bibliografa"/>
                      <w:rPr>
                        <w:noProof/>
                        <w:sz w:val="20"/>
                        <w:lang w:val="es-ES"/>
                      </w:rPr>
                    </w:pPr>
                    <w:r w:rsidRPr="00A71D04">
                      <w:rPr>
                        <w:noProof/>
                        <w:sz w:val="20"/>
                        <w:lang w:val="es-ES"/>
                      </w:rPr>
                      <w:t>Janajk, «MJPEG Streaming Utilities for Python 3.x,» GitHub, [En línea]. Available: https://github.com/janakj/py-mjpeg/. [Último acceso: 12 noviembre 2018].</w:t>
                    </w:r>
                  </w:p>
                </w:tc>
              </w:tr>
              <w:tr w:rsidR="00055293" w:rsidRPr="00055293" w14:paraId="30D2C777" w14:textId="77777777" w:rsidTr="00A71D04">
                <w:trPr>
                  <w:divId w:val="1387534424"/>
                  <w:trHeight w:val="567"/>
                  <w:tblCellSpacing w:w="15" w:type="dxa"/>
                </w:trPr>
                <w:tc>
                  <w:tcPr>
                    <w:tcW w:w="436" w:type="dxa"/>
                    <w:hideMark/>
                  </w:tcPr>
                  <w:p w14:paraId="1C49F29C" w14:textId="77777777" w:rsidR="00055293" w:rsidRPr="00A71D04" w:rsidRDefault="00055293">
                    <w:pPr>
                      <w:pStyle w:val="Bibliografa"/>
                      <w:rPr>
                        <w:noProof/>
                        <w:sz w:val="20"/>
                        <w:lang w:val="es-ES"/>
                      </w:rPr>
                    </w:pPr>
                    <w:r w:rsidRPr="00A71D04">
                      <w:rPr>
                        <w:noProof/>
                        <w:sz w:val="20"/>
                        <w:lang w:val="es-ES"/>
                      </w:rPr>
                      <w:t xml:space="preserve">[75] </w:t>
                    </w:r>
                  </w:p>
                </w:tc>
                <w:tc>
                  <w:tcPr>
                    <w:tcW w:w="7844" w:type="dxa"/>
                    <w:hideMark/>
                  </w:tcPr>
                  <w:p w14:paraId="5BED11DA" w14:textId="77777777" w:rsidR="00055293" w:rsidRPr="00A71D04" w:rsidRDefault="00055293">
                    <w:pPr>
                      <w:pStyle w:val="Bibliografa"/>
                      <w:rPr>
                        <w:noProof/>
                        <w:sz w:val="20"/>
                        <w:lang w:val="es-ES"/>
                      </w:rPr>
                    </w:pPr>
                    <w:r w:rsidRPr="00A71D04">
                      <w:rPr>
                        <w:noProof/>
                        <w:sz w:val="20"/>
                        <w:lang w:val="es-ES"/>
                      </w:rPr>
                      <w:t>CMU-Perceptual-Computing-Lab, «OpenPose 1.1.0 benchmark,» [En línea]. Available: https://docs.google.com/spreadsheets/d/1-DynFGvoScvfWDA1P4jDInCkbD4lg0IKOYbXgEq0sK0/edit#gid=0. [Último acceso: 12 noviembre 2018].</w:t>
                    </w:r>
                  </w:p>
                </w:tc>
              </w:tr>
              <w:tr w:rsidR="00055293" w:rsidRPr="00055293" w14:paraId="3E0E57C4" w14:textId="77777777" w:rsidTr="00A71D04">
                <w:trPr>
                  <w:divId w:val="1387534424"/>
                  <w:trHeight w:val="567"/>
                  <w:tblCellSpacing w:w="15" w:type="dxa"/>
                </w:trPr>
                <w:tc>
                  <w:tcPr>
                    <w:tcW w:w="436" w:type="dxa"/>
                    <w:hideMark/>
                  </w:tcPr>
                  <w:p w14:paraId="213AEFF5" w14:textId="77777777" w:rsidR="00055293" w:rsidRPr="00A71D04" w:rsidRDefault="00055293">
                    <w:pPr>
                      <w:pStyle w:val="Bibliografa"/>
                      <w:rPr>
                        <w:noProof/>
                        <w:sz w:val="20"/>
                        <w:lang w:val="es-ES"/>
                      </w:rPr>
                    </w:pPr>
                    <w:r w:rsidRPr="00A71D04">
                      <w:rPr>
                        <w:noProof/>
                        <w:sz w:val="20"/>
                        <w:lang w:val="es-ES"/>
                      </w:rPr>
                      <w:t xml:space="preserve">[76] </w:t>
                    </w:r>
                  </w:p>
                </w:tc>
                <w:tc>
                  <w:tcPr>
                    <w:tcW w:w="7844" w:type="dxa"/>
                    <w:hideMark/>
                  </w:tcPr>
                  <w:p w14:paraId="6D1447AB" w14:textId="77777777" w:rsidR="00055293" w:rsidRPr="00A71D04" w:rsidRDefault="00055293">
                    <w:pPr>
                      <w:pStyle w:val="Bibliografa"/>
                      <w:rPr>
                        <w:noProof/>
                        <w:sz w:val="20"/>
                        <w:lang w:val="es-ES"/>
                      </w:rPr>
                    </w:pPr>
                    <w:r w:rsidRPr="00A71D04">
                      <w:rPr>
                        <w:noProof/>
                        <w:sz w:val="20"/>
                        <w:lang w:val="es-ES"/>
                      </w:rPr>
                      <w:t>New Mexico Tech Computer Center, «The hue-saturation-value (HSV) color model,» [En línea]. Available: http://infohost.nmt.edu/tcc/help/pubs/colortheory/web/hsv.html. [Último acceso: 11 noviembre 2018].</w:t>
                    </w:r>
                  </w:p>
                </w:tc>
              </w:tr>
              <w:tr w:rsidR="00055293" w:rsidRPr="00055293" w14:paraId="29763B15" w14:textId="77777777" w:rsidTr="00A71D04">
                <w:trPr>
                  <w:divId w:val="1387534424"/>
                  <w:trHeight w:val="567"/>
                  <w:tblCellSpacing w:w="15" w:type="dxa"/>
                </w:trPr>
                <w:tc>
                  <w:tcPr>
                    <w:tcW w:w="436" w:type="dxa"/>
                    <w:hideMark/>
                  </w:tcPr>
                  <w:p w14:paraId="4749E2BA" w14:textId="77777777" w:rsidR="00055293" w:rsidRPr="00A71D04" w:rsidRDefault="00055293">
                    <w:pPr>
                      <w:pStyle w:val="Bibliografa"/>
                      <w:rPr>
                        <w:noProof/>
                        <w:sz w:val="20"/>
                        <w:lang w:val="es-ES"/>
                      </w:rPr>
                    </w:pPr>
                    <w:r w:rsidRPr="00A71D04">
                      <w:rPr>
                        <w:noProof/>
                        <w:sz w:val="20"/>
                        <w:lang w:val="es-ES"/>
                      </w:rPr>
                      <w:t xml:space="preserve">[77] </w:t>
                    </w:r>
                  </w:p>
                </w:tc>
                <w:tc>
                  <w:tcPr>
                    <w:tcW w:w="7844" w:type="dxa"/>
                    <w:hideMark/>
                  </w:tcPr>
                  <w:p w14:paraId="788BE251" w14:textId="77777777" w:rsidR="00055293" w:rsidRPr="00A71D04" w:rsidRDefault="00055293">
                    <w:pPr>
                      <w:pStyle w:val="Bibliografa"/>
                      <w:rPr>
                        <w:noProof/>
                        <w:sz w:val="20"/>
                        <w:lang w:val="es-ES"/>
                      </w:rPr>
                    </w:pPr>
                    <w:r w:rsidRPr="00A71D04">
                      <w:rPr>
                        <w:noProof/>
                        <w:sz w:val="20"/>
                        <w:lang w:val="es-ES"/>
                      </w:rPr>
                      <w:t>L. Ercolanelli, «Color Extractor,» [En línea]. Available: https://github.com/algolia/color-extractor. [Último acceso: 11 noviembre 2018].</w:t>
                    </w:r>
                  </w:p>
                </w:tc>
              </w:tr>
              <w:tr w:rsidR="00055293" w:rsidRPr="00055293" w14:paraId="5B78FABD" w14:textId="77777777" w:rsidTr="00A71D04">
                <w:trPr>
                  <w:divId w:val="1387534424"/>
                  <w:trHeight w:val="567"/>
                  <w:tblCellSpacing w:w="15" w:type="dxa"/>
                </w:trPr>
                <w:tc>
                  <w:tcPr>
                    <w:tcW w:w="436" w:type="dxa"/>
                    <w:hideMark/>
                  </w:tcPr>
                  <w:p w14:paraId="37C55FA2" w14:textId="77777777" w:rsidR="00055293" w:rsidRPr="00A71D04" w:rsidRDefault="00055293">
                    <w:pPr>
                      <w:pStyle w:val="Bibliografa"/>
                      <w:rPr>
                        <w:noProof/>
                        <w:sz w:val="20"/>
                        <w:lang w:val="es-ES"/>
                      </w:rPr>
                    </w:pPr>
                    <w:r w:rsidRPr="00A71D04">
                      <w:rPr>
                        <w:noProof/>
                        <w:sz w:val="20"/>
                        <w:lang w:val="es-ES"/>
                      </w:rPr>
                      <w:t xml:space="preserve">[78] </w:t>
                    </w:r>
                  </w:p>
                </w:tc>
                <w:tc>
                  <w:tcPr>
                    <w:tcW w:w="7844" w:type="dxa"/>
                    <w:hideMark/>
                  </w:tcPr>
                  <w:p w14:paraId="29F29CE0" w14:textId="77777777" w:rsidR="00055293" w:rsidRPr="00A71D04" w:rsidRDefault="00055293">
                    <w:pPr>
                      <w:pStyle w:val="Bibliografa"/>
                      <w:rPr>
                        <w:noProof/>
                        <w:sz w:val="20"/>
                        <w:lang w:val="es-ES"/>
                      </w:rPr>
                    </w:pPr>
                    <w:r w:rsidRPr="00A71D04">
                      <w:rPr>
                        <w:noProof/>
                        <w:sz w:val="20"/>
                        <w:lang w:val="es-ES"/>
                      </w:rPr>
                      <w:t xml:space="preserve">G. M. Johnson y M. D. Fairchild, «A Top Down Description of S-CIELAB and CIEDE2000,» </w:t>
                    </w:r>
                    <w:r w:rsidRPr="00A71D04">
                      <w:rPr>
                        <w:i/>
                        <w:iCs/>
                        <w:noProof/>
                        <w:sz w:val="20"/>
                        <w:lang w:val="es-ES"/>
                      </w:rPr>
                      <w:t xml:space="preserve">Wiley InterScience, </w:t>
                    </w:r>
                    <w:r w:rsidRPr="00A71D04">
                      <w:rPr>
                        <w:noProof/>
                        <w:sz w:val="20"/>
                        <w:lang w:val="es-ES"/>
                      </w:rPr>
                      <w:t xml:space="preserve">vol. 28, nº 6, pp. 425-435, 2003. </w:t>
                    </w:r>
                  </w:p>
                </w:tc>
              </w:tr>
              <w:tr w:rsidR="00055293" w:rsidRPr="00055293" w14:paraId="0ABB9AA0" w14:textId="77777777" w:rsidTr="00A71D04">
                <w:trPr>
                  <w:divId w:val="1387534424"/>
                  <w:trHeight w:val="567"/>
                  <w:tblCellSpacing w:w="15" w:type="dxa"/>
                </w:trPr>
                <w:tc>
                  <w:tcPr>
                    <w:tcW w:w="436" w:type="dxa"/>
                    <w:hideMark/>
                  </w:tcPr>
                  <w:p w14:paraId="4B381BCC" w14:textId="77777777" w:rsidR="00055293" w:rsidRPr="00A71D04" w:rsidRDefault="00055293">
                    <w:pPr>
                      <w:pStyle w:val="Bibliografa"/>
                      <w:rPr>
                        <w:noProof/>
                        <w:sz w:val="20"/>
                        <w:lang w:val="es-ES"/>
                      </w:rPr>
                    </w:pPr>
                    <w:r w:rsidRPr="00A71D04">
                      <w:rPr>
                        <w:noProof/>
                        <w:sz w:val="20"/>
                        <w:lang w:val="es-ES"/>
                      </w:rPr>
                      <w:t xml:space="preserve">[79] </w:t>
                    </w:r>
                  </w:p>
                </w:tc>
                <w:tc>
                  <w:tcPr>
                    <w:tcW w:w="7844" w:type="dxa"/>
                    <w:hideMark/>
                  </w:tcPr>
                  <w:p w14:paraId="428F339B" w14:textId="77777777" w:rsidR="00055293" w:rsidRPr="00A71D04" w:rsidRDefault="00055293">
                    <w:pPr>
                      <w:pStyle w:val="Bibliografa"/>
                      <w:rPr>
                        <w:noProof/>
                        <w:sz w:val="20"/>
                        <w:lang w:val="es-ES"/>
                      </w:rPr>
                    </w:pPr>
                    <w:r w:rsidRPr="00A71D04">
                      <w:rPr>
                        <w:noProof/>
                        <w:sz w:val="20"/>
                        <w:lang w:val="es-ES"/>
                      </w:rPr>
                      <w:t xml:space="preserve">E. Cippitelli, E. Gambi, S. Spinsante y F. Flórez-Revuelta, «Evaluation of a skeleton-based method for human activity recognition on a large-scale RGB-D dataset,» </w:t>
                    </w:r>
                    <w:r w:rsidRPr="00A71D04">
                      <w:rPr>
                        <w:i/>
                        <w:iCs/>
                        <w:noProof/>
                        <w:sz w:val="20"/>
                        <w:lang w:val="es-ES"/>
                      </w:rPr>
                      <w:t xml:space="preserve">2nd IET International Conference on Technologies for Active and Assisted Living, </w:t>
                    </w:r>
                    <w:r w:rsidRPr="00A71D04">
                      <w:rPr>
                        <w:noProof/>
                        <w:sz w:val="20"/>
                        <w:lang w:val="es-ES"/>
                      </w:rPr>
                      <w:t xml:space="preserve">2016. </w:t>
                    </w:r>
                  </w:p>
                </w:tc>
              </w:tr>
              <w:tr w:rsidR="00055293" w:rsidRPr="00055293" w14:paraId="2E48C1ED" w14:textId="77777777" w:rsidTr="00A71D04">
                <w:trPr>
                  <w:divId w:val="1387534424"/>
                  <w:trHeight w:val="567"/>
                  <w:tblCellSpacing w:w="15" w:type="dxa"/>
                </w:trPr>
                <w:tc>
                  <w:tcPr>
                    <w:tcW w:w="436" w:type="dxa"/>
                    <w:hideMark/>
                  </w:tcPr>
                  <w:p w14:paraId="5A27B361" w14:textId="77777777" w:rsidR="00055293" w:rsidRPr="00A71D04" w:rsidRDefault="00055293">
                    <w:pPr>
                      <w:pStyle w:val="Bibliografa"/>
                      <w:rPr>
                        <w:noProof/>
                        <w:sz w:val="20"/>
                        <w:lang w:val="es-ES"/>
                      </w:rPr>
                    </w:pPr>
                    <w:r w:rsidRPr="00A71D04">
                      <w:rPr>
                        <w:noProof/>
                        <w:sz w:val="20"/>
                        <w:lang w:val="es-ES"/>
                      </w:rPr>
                      <w:t xml:space="preserve">[80] </w:t>
                    </w:r>
                  </w:p>
                </w:tc>
                <w:tc>
                  <w:tcPr>
                    <w:tcW w:w="7844" w:type="dxa"/>
                    <w:hideMark/>
                  </w:tcPr>
                  <w:p w14:paraId="4019867A" w14:textId="77777777" w:rsidR="00055293" w:rsidRPr="00A71D04" w:rsidRDefault="00055293">
                    <w:pPr>
                      <w:pStyle w:val="Bibliografa"/>
                      <w:rPr>
                        <w:noProof/>
                        <w:sz w:val="20"/>
                        <w:lang w:val="es-ES"/>
                      </w:rPr>
                    </w:pPr>
                    <w:r w:rsidRPr="00A71D04">
                      <w:rPr>
                        <w:noProof/>
                        <w:sz w:val="20"/>
                        <w:lang w:val="es-ES"/>
                      </w:rPr>
                      <w:t xml:space="preserve">J.-G. Ko y J.-H. Yoo, «Rectified Trajectory Analysis based Abnormal Loitering Detection for Video Surveillance,» </w:t>
                    </w:r>
                    <w:r w:rsidRPr="00A71D04">
                      <w:rPr>
                        <w:i/>
                        <w:iCs/>
                        <w:noProof/>
                        <w:sz w:val="20"/>
                        <w:lang w:val="es-ES"/>
                      </w:rPr>
                      <w:t xml:space="preserve">First International Conference on Artificial Intelligence, Modelling &amp; </w:t>
                    </w:r>
                    <w:r w:rsidRPr="00A71D04">
                      <w:rPr>
                        <w:i/>
                        <w:iCs/>
                        <w:noProof/>
                        <w:sz w:val="20"/>
                        <w:lang w:val="es-ES"/>
                      </w:rPr>
                      <w:lastRenderedPageBreak/>
                      <w:t xml:space="preserve">Simulation, </w:t>
                    </w:r>
                    <w:r w:rsidRPr="00A71D04">
                      <w:rPr>
                        <w:noProof/>
                        <w:sz w:val="20"/>
                        <w:lang w:val="es-ES"/>
                      </w:rPr>
                      <w:t xml:space="preserve">pp. 254-258, 2013. </w:t>
                    </w:r>
                  </w:p>
                </w:tc>
              </w:tr>
              <w:tr w:rsidR="00055293" w:rsidRPr="00055293" w14:paraId="2B60CDE0" w14:textId="77777777" w:rsidTr="00A71D04">
                <w:trPr>
                  <w:divId w:val="1387534424"/>
                  <w:trHeight w:val="567"/>
                  <w:tblCellSpacing w:w="15" w:type="dxa"/>
                </w:trPr>
                <w:tc>
                  <w:tcPr>
                    <w:tcW w:w="436" w:type="dxa"/>
                    <w:hideMark/>
                  </w:tcPr>
                  <w:p w14:paraId="38445F24" w14:textId="77777777" w:rsidR="00055293" w:rsidRPr="00A71D04" w:rsidRDefault="00055293">
                    <w:pPr>
                      <w:pStyle w:val="Bibliografa"/>
                      <w:rPr>
                        <w:noProof/>
                        <w:sz w:val="20"/>
                        <w:lang w:val="es-ES"/>
                      </w:rPr>
                    </w:pPr>
                    <w:r w:rsidRPr="00A71D04">
                      <w:rPr>
                        <w:noProof/>
                        <w:sz w:val="20"/>
                        <w:lang w:val="es-ES"/>
                      </w:rPr>
                      <w:lastRenderedPageBreak/>
                      <w:t xml:space="preserve">[81] </w:t>
                    </w:r>
                  </w:p>
                </w:tc>
                <w:tc>
                  <w:tcPr>
                    <w:tcW w:w="7844" w:type="dxa"/>
                    <w:hideMark/>
                  </w:tcPr>
                  <w:p w14:paraId="3202AAD7" w14:textId="77777777" w:rsidR="00055293" w:rsidRPr="00A71D04" w:rsidRDefault="00055293">
                    <w:pPr>
                      <w:pStyle w:val="Bibliografa"/>
                      <w:rPr>
                        <w:noProof/>
                        <w:sz w:val="20"/>
                        <w:lang w:val="es-ES"/>
                      </w:rPr>
                    </w:pPr>
                    <w:r w:rsidRPr="00A71D04">
                      <w:rPr>
                        <w:noProof/>
                        <w:sz w:val="20"/>
                        <w:lang w:val="es-ES"/>
                      </w:rPr>
                      <w:t xml:space="preserve">W. Dong, N. Zhou, J.-C. Paul y X. Zhang, «Optimized Image Resizing Using Seam Carving and Scaling,» </w:t>
                    </w:r>
                    <w:r w:rsidRPr="00A71D04">
                      <w:rPr>
                        <w:i/>
                        <w:iCs/>
                        <w:noProof/>
                        <w:sz w:val="20"/>
                        <w:lang w:val="es-ES"/>
                      </w:rPr>
                      <w:t xml:space="preserve">ACM Transactions on Graphics, Association for Computing Machinery, </w:t>
                    </w:r>
                    <w:r w:rsidRPr="00A71D04">
                      <w:rPr>
                        <w:noProof/>
                        <w:sz w:val="20"/>
                        <w:lang w:val="es-ES"/>
                      </w:rPr>
                      <w:t xml:space="preserve">vol. 29, nº 5, p. 10 p, 2009. </w:t>
                    </w:r>
                  </w:p>
                </w:tc>
              </w:tr>
              <w:tr w:rsidR="00055293" w:rsidRPr="00055293" w14:paraId="51F70EE7" w14:textId="77777777" w:rsidTr="00A71D04">
                <w:trPr>
                  <w:divId w:val="1387534424"/>
                  <w:trHeight w:val="567"/>
                  <w:tblCellSpacing w:w="15" w:type="dxa"/>
                </w:trPr>
                <w:tc>
                  <w:tcPr>
                    <w:tcW w:w="436" w:type="dxa"/>
                    <w:hideMark/>
                  </w:tcPr>
                  <w:p w14:paraId="3BC6E710" w14:textId="77777777" w:rsidR="00055293" w:rsidRPr="00A71D04" w:rsidRDefault="00055293">
                    <w:pPr>
                      <w:pStyle w:val="Bibliografa"/>
                      <w:rPr>
                        <w:noProof/>
                        <w:sz w:val="20"/>
                        <w:lang w:val="es-ES"/>
                      </w:rPr>
                    </w:pPr>
                    <w:r w:rsidRPr="00A71D04">
                      <w:rPr>
                        <w:noProof/>
                        <w:sz w:val="20"/>
                        <w:lang w:val="es-ES"/>
                      </w:rPr>
                      <w:t xml:space="preserve">[82] </w:t>
                    </w:r>
                  </w:p>
                </w:tc>
                <w:tc>
                  <w:tcPr>
                    <w:tcW w:w="7844" w:type="dxa"/>
                    <w:hideMark/>
                  </w:tcPr>
                  <w:p w14:paraId="589B1EBD" w14:textId="77777777" w:rsidR="00055293" w:rsidRPr="00A71D04" w:rsidRDefault="00055293">
                    <w:pPr>
                      <w:pStyle w:val="Bibliografa"/>
                      <w:rPr>
                        <w:noProof/>
                        <w:sz w:val="20"/>
                        <w:lang w:val="es-ES"/>
                      </w:rPr>
                    </w:pPr>
                    <w:r w:rsidRPr="00A71D04">
                      <w:rPr>
                        <w:noProof/>
                        <w:sz w:val="20"/>
                        <w:lang w:val="es-ES"/>
                      </w:rPr>
                      <w:t xml:space="preserve">J. Pitt, L. Kamara, M. Sergot y A. Artikis, «Voting in Multi-Agent Systems,» </w:t>
                    </w:r>
                    <w:r w:rsidRPr="00A71D04">
                      <w:rPr>
                        <w:i/>
                        <w:iCs/>
                        <w:noProof/>
                        <w:sz w:val="20"/>
                        <w:lang w:val="es-ES"/>
                      </w:rPr>
                      <w:t xml:space="preserve">The Computer Journal, </w:t>
                    </w:r>
                    <w:r w:rsidRPr="00A71D04">
                      <w:rPr>
                        <w:noProof/>
                        <w:sz w:val="20"/>
                        <w:lang w:val="es-ES"/>
                      </w:rPr>
                      <w:t xml:space="preserve">vol. 49, nº 2, pp. 156-170, 2006. </w:t>
                    </w:r>
                  </w:p>
                </w:tc>
              </w:tr>
              <w:tr w:rsidR="00055293" w:rsidRPr="00055293" w14:paraId="17A58E5F" w14:textId="77777777" w:rsidTr="00A71D04">
                <w:trPr>
                  <w:divId w:val="1387534424"/>
                  <w:trHeight w:val="567"/>
                  <w:tblCellSpacing w:w="15" w:type="dxa"/>
                </w:trPr>
                <w:tc>
                  <w:tcPr>
                    <w:tcW w:w="436" w:type="dxa"/>
                    <w:hideMark/>
                  </w:tcPr>
                  <w:p w14:paraId="0E039062" w14:textId="77777777" w:rsidR="00055293" w:rsidRPr="00A71D04" w:rsidRDefault="00055293">
                    <w:pPr>
                      <w:pStyle w:val="Bibliografa"/>
                      <w:rPr>
                        <w:noProof/>
                        <w:sz w:val="20"/>
                        <w:lang w:val="es-ES"/>
                      </w:rPr>
                    </w:pPr>
                    <w:r w:rsidRPr="00A71D04">
                      <w:rPr>
                        <w:noProof/>
                        <w:sz w:val="20"/>
                        <w:lang w:val="es-ES"/>
                      </w:rPr>
                      <w:t xml:space="preserve">[83] </w:t>
                    </w:r>
                  </w:p>
                </w:tc>
                <w:tc>
                  <w:tcPr>
                    <w:tcW w:w="7844" w:type="dxa"/>
                    <w:hideMark/>
                  </w:tcPr>
                  <w:p w14:paraId="39C6B89F" w14:textId="77777777" w:rsidR="00055293" w:rsidRPr="00A71D04" w:rsidRDefault="00055293">
                    <w:pPr>
                      <w:pStyle w:val="Bibliografa"/>
                      <w:rPr>
                        <w:noProof/>
                        <w:sz w:val="20"/>
                        <w:lang w:val="es-ES"/>
                      </w:rPr>
                    </w:pPr>
                    <w:r w:rsidRPr="00A71D04">
                      <w:rPr>
                        <w:noProof/>
                        <w:sz w:val="20"/>
                        <w:lang w:val="es-ES"/>
                      </w:rPr>
                      <w:t>Y. Chen, «Voting Protocols,» 14 septiembre 2011. [En línea]. Available: http://www.eecs.harvard.edu/cs286r/courses/fall11/slides/lec4-w.pdf. [Último acceso: 12 noviembre 2018].</w:t>
                    </w:r>
                  </w:p>
                </w:tc>
              </w:tr>
              <w:tr w:rsidR="00055293" w:rsidRPr="00055293" w14:paraId="7497CF54" w14:textId="77777777" w:rsidTr="00A71D04">
                <w:trPr>
                  <w:divId w:val="1387534424"/>
                  <w:trHeight w:val="567"/>
                  <w:tblCellSpacing w:w="15" w:type="dxa"/>
                </w:trPr>
                <w:tc>
                  <w:tcPr>
                    <w:tcW w:w="436" w:type="dxa"/>
                    <w:hideMark/>
                  </w:tcPr>
                  <w:p w14:paraId="4553877C" w14:textId="77777777" w:rsidR="00055293" w:rsidRPr="00A71D04" w:rsidRDefault="00055293">
                    <w:pPr>
                      <w:pStyle w:val="Bibliografa"/>
                      <w:rPr>
                        <w:noProof/>
                        <w:sz w:val="20"/>
                        <w:lang w:val="es-ES"/>
                      </w:rPr>
                    </w:pPr>
                    <w:r w:rsidRPr="00A71D04">
                      <w:rPr>
                        <w:noProof/>
                        <w:sz w:val="20"/>
                        <w:lang w:val="es-ES"/>
                      </w:rPr>
                      <w:t xml:space="preserve">[84] </w:t>
                    </w:r>
                  </w:p>
                </w:tc>
                <w:tc>
                  <w:tcPr>
                    <w:tcW w:w="7844" w:type="dxa"/>
                    <w:hideMark/>
                  </w:tcPr>
                  <w:p w14:paraId="308189FF" w14:textId="77777777" w:rsidR="00055293" w:rsidRPr="00A71D04" w:rsidRDefault="00055293">
                    <w:pPr>
                      <w:pStyle w:val="Bibliografa"/>
                      <w:rPr>
                        <w:noProof/>
                        <w:sz w:val="20"/>
                        <w:lang w:val="es-ES"/>
                      </w:rPr>
                    </w:pPr>
                    <w:r w:rsidRPr="00A71D04">
                      <w:rPr>
                        <w:noProof/>
                        <w:sz w:val="20"/>
                        <w:lang w:val="es-ES"/>
                      </w:rPr>
                      <w:t xml:space="preserve">B. Bharathi y S. M. Vaniya, «Multi-Camera Human Activity Recognition in Visual Surveillance — Recent Advances,» </w:t>
                    </w:r>
                    <w:r w:rsidRPr="00A71D04">
                      <w:rPr>
                        <w:i/>
                        <w:iCs/>
                        <w:noProof/>
                        <w:sz w:val="20"/>
                        <w:lang w:val="es-ES"/>
                      </w:rPr>
                      <w:t xml:space="preserve">Jour of Adv Research in Dynamical &amp; Control Systems, </w:t>
                    </w:r>
                    <w:r w:rsidRPr="00A71D04">
                      <w:rPr>
                        <w:noProof/>
                        <w:sz w:val="20"/>
                        <w:lang w:val="es-ES"/>
                      </w:rPr>
                      <w:t xml:space="preserve">vol. 10, nº 9, 2018. </w:t>
                    </w:r>
                  </w:p>
                </w:tc>
              </w:tr>
              <w:tr w:rsidR="00055293" w:rsidRPr="00055293" w14:paraId="5908066E" w14:textId="77777777" w:rsidTr="00A71D04">
                <w:trPr>
                  <w:divId w:val="1387534424"/>
                  <w:trHeight w:val="567"/>
                  <w:tblCellSpacing w:w="15" w:type="dxa"/>
                </w:trPr>
                <w:tc>
                  <w:tcPr>
                    <w:tcW w:w="436" w:type="dxa"/>
                    <w:hideMark/>
                  </w:tcPr>
                  <w:p w14:paraId="7EF9C598" w14:textId="77777777" w:rsidR="00055293" w:rsidRPr="00A71D04" w:rsidRDefault="00055293">
                    <w:pPr>
                      <w:pStyle w:val="Bibliografa"/>
                      <w:rPr>
                        <w:noProof/>
                        <w:sz w:val="20"/>
                        <w:lang w:val="es-ES"/>
                      </w:rPr>
                    </w:pPr>
                    <w:r w:rsidRPr="00A71D04">
                      <w:rPr>
                        <w:noProof/>
                        <w:sz w:val="20"/>
                        <w:lang w:val="es-ES"/>
                      </w:rPr>
                      <w:t xml:space="preserve">[85] </w:t>
                    </w:r>
                  </w:p>
                </w:tc>
                <w:tc>
                  <w:tcPr>
                    <w:tcW w:w="7844" w:type="dxa"/>
                    <w:hideMark/>
                  </w:tcPr>
                  <w:p w14:paraId="4F1E50A1" w14:textId="77777777" w:rsidR="00055293" w:rsidRPr="00A71D04" w:rsidRDefault="00055293">
                    <w:pPr>
                      <w:pStyle w:val="Bibliografa"/>
                      <w:rPr>
                        <w:noProof/>
                        <w:sz w:val="20"/>
                        <w:lang w:val="es-ES"/>
                      </w:rPr>
                    </w:pPr>
                    <w:r w:rsidRPr="00A71D04">
                      <w:rPr>
                        <w:noProof/>
                        <w:sz w:val="20"/>
                        <w:lang w:val="es-ES"/>
                      </w:rPr>
                      <w:t xml:space="preserve">B. Ma, Y. Su y F. Jurie, «BiCov: a novel image representation for person re-identification and face verification,» </w:t>
                    </w:r>
                    <w:r w:rsidRPr="00A71D04">
                      <w:rPr>
                        <w:i/>
                        <w:iCs/>
                        <w:noProof/>
                        <w:sz w:val="20"/>
                        <w:lang w:val="es-ES"/>
                      </w:rPr>
                      <w:t xml:space="preserve">British Machive Vision Conference, </w:t>
                    </w:r>
                    <w:r w:rsidRPr="00A71D04">
                      <w:rPr>
                        <w:noProof/>
                        <w:sz w:val="20"/>
                        <w:lang w:val="es-ES"/>
                      </w:rPr>
                      <w:t xml:space="preserve">2012. </w:t>
                    </w:r>
                  </w:p>
                </w:tc>
              </w:tr>
              <w:tr w:rsidR="00055293" w:rsidRPr="00055293" w14:paraId="2322C4B3" w14:textId="77777777" w:rsidTr="00A71D04">
                <w:trPr>
                  <w:divId w:val="1387534424"/>
                  <w:trHeight w:val="567"/>
                  <w:tblCellSpacing w:w="15" w:type="dxa"/>
                </w:trPr>
                <w:tc>
                  <w:tcPr>
                    <w:tcW w:w="436" w:type="dxa"/>
                    <w:hideMark/>
                  </w:tcPr>
                  <w:p w14:paraId="23EB90EA" w14:textId="77777777" w:rsidR="00055293" w:rsidRPr="00A71D04" w:rsidRDefault="00055293">
                    <w:pPr>
                      <w:pStyle w:val="Bibliografa"/>
                      <w:rPr>
                        <w:noProof/>
                        <w:sz w:val="20"/>
                        <w:lang w:val="es-ES"/>
                      </w:rPr>
                    </w:pPr>
                    <w:r w:rsidRPr="00A71D04">
                      <w:rPr>
                        <w:noProof/>
                        <w:sz w:val="20"/>
                        <w:lang w:val="es-ES"/>
                      </w:rPr>
                      <w:t xml:space="preserve">[86] </w:t>
                    </w:r>
                  </w:p>
                </w:tc>
                <w:tc>
                  <w:tcPr>
                    <w:tcW w:w="7844" w:type="dxa"/>
                    <w:hideMark/>
                  </w:tcPr>
                  <w:p w14:paraId="1F232A84" w14:textId="77777777" w:rsidR="00055293" w:rsidRPr="00A71D04" w:rsidRDefault="00055293">
                    <w:pPr>
                      <w:pStyle w:val="Bibliografa"/>
                      <w:rPr>
                        <w:noProof/>
                        <w:sz w:val="20"/>
                        <w:lang w:val="es-ES"/>
                      </w:rPr>
                    </w:pPr>
                    <w:r w:rsidRPr="00A71D04">
                      <w:rPr>
                        <w:noProof/>
                        <w:sz w:val="20"/>
                        <w:lang w:val="es-ES"/>
                      </w:rPr>
                      <w:t xml:space="preserve">T. H. Romer, D. Lee, G. M. Voelker, A. Wolman y W. A. Wong, «The Structure and Performance of Interpreters,» </w:t>
                    </w:r>
                    <w:r w:rsidRPr="00A71D04">
                      <w:rPr>
                        <w:i/>
                        <w:iCs/>
                        <w:noProof/>
                        <w:sz w:val="20"/>
                        <w:lang w:val="es-ES"/>
                      </w:rPr>
                      <w:t xml:space="preserve">ASPLOS VII Proceedings of the seventh international conference on Architectural support for programming languages and operating systems, </w:t>
                    </w:r>
                    <w:r w:rsidRPr="00A71D04">
                      <w:rPr>
                        <w:noProof/>
                        <w:sz w:val="20"/>
                        <w:lang w:val="es-ES"/>
                      </w:rPr>
                      <w:t xml:space="preserve">1996. </w:t>
                    </w:r>
                  </w:p>
                </w:tc>
              </w:tr>
              <w:tr w:rsidR="00055293" w:rsidRPr="00055293" w14:paraId="336D426B" w14:textId="77777777" w:rsidTr="00A71D04">
                <w:trPr>
                  <w:divId w:val="1387534424"/>
                  <w:trHeight w:val="567"/>
                  <w:tblCellSpacing w:w="15" w:type="dxa"/>
                </w:trPr>
                <w:tc>
                  <w:tcPr>
                    <w:tcW w:w="436" w:type="dxa"/>
                    <w:hideMark/>
                  </w:tcPr>
                  <w:p w14:paraId="07E0CA18" w14:textId="77777777" w:rsidR="00055293" w:rsidRPr="00A71D04" w:rsidRDefault="00055293">
                    <w:pPr>
                      <w:pStyle w:val="Bibliografa"/>
                      <w:rPr>
                        <w:noProof/>
                        <w:sz w:val="20"/>
                        <w:lang w:val="es-ES"/>
                      </w:rPr>
                    </w:pPr>
                    <w:r w:rsidRPr="00A71D04">
                      <w:rPr>
                        <w:noProof/>
                        <w:sz w:val="20"/>
                        <w:lang w:val="es-ES"/>
                      </w:rPr>
                      <w:t xml:space="preserve">[87] </w:t>
                    </w:r>
                  </w:p>
                </w:tc>
                <w:tc>
                  <w:tcPr>
                    <w:tcW w:w="7844" w:type="dxa"/>
                    <w:hideMark/>
                  </w:tcPr>
                  <w:p w14:paraId="55B59DA2" w14:textId="77777777" w:rsidR="00055293" w:rsidRPr="00A71D04" w:rsidRDefault="00055293">
                    <w:pPr>
                      <w:pStyle w:val="Bibliografa"/>
                      <w:rPr>
                        <w:noProof/>
                        <w:sz w:val="20"/>
                        <w:lang w:val="es-ES"/>
                      </w:rPr>
                    </w:pPr>
                    <w:r w:rsidRPr="00A71D04">
                      <w:rPr>
                        <w:noProof/>
                        <w:sz w:val="20"/>
                        <w:lang w:val="es-ES"/>
                      </w:rPr>
                      <w:t>Scikit-learn, «Machine Learning in Python,» [En línea]. Available: https://scikit-learn.org/stable/. [Último acceso: 12 noviembre 2018].</w:t>
                    </w:r>
                  </w:p>
                </w:tc>
              </w:tr>
              <w:tr w:rsidR="00055293" w:rsidRPr="00055293" w14:paraId="0923B6FA" w14:textId="77777777" w:rsidTr="00A71D04">
                <w:trPr>
                  <w:divId w:val="1387534424"/>
                  <w:trHeight w:val="567"/>
                  <w:tblCellSpacing w:w="15" w:type="dxa"/>
                </w:trPr>
                <w:tc>
                  <w:tcPr>
                    <w:tcW w:w="436" w:type="dxa"/>
                    <w:hideMark/>
                  </w:tcPr>
                  <w:p w14:paraId="0199D24D" w14:textId="77777777" w:rsidR="00055293" w:rsidRPr="00A71D04" w:rsidRDefault="00055293">
                    <w:pPr>
                      <w:pStyle w:val="Bibliografa"/>
                      <w:rPr>
                        <w:noProof/>
                        <w:sz w:val="20"/>
                        <w:lang w:val="es-ES"/>
                      </w:rPr>
                    </w:pPr>
                    <w:r w:rsidRPr="00A71D04">
                      <w:rPr>
                        <w:noProof/>
                        <w:sz w:val="20"/>
                        <w:lang w:val="es-ES"/>
                      </w:rPr>
                      <w:t xml:space="preserve">[88] </w:t>
                    </w:r>
                  </w:p>
                </w:tc>
                <w:tc>
                  <w:tcPr>
                    <w:tcW w:w="7844" w:type="dxa"/>
                    <w:hideMark/>
                  </w:tcPr>
                  <w:p w14:paraId="052575C5" w14:textId="77777777" w:rsidR="00055293" w:rsidRPr="00A71D04" w:rsidRDefault="00055293">
                    <w:pPr>
                      <w:pStyle w:val="Bibliografa"/>
                      <w:rPr>
                        <w:noProof/>
                        <w:sz w:val="20"/>
                        <w:lang w:val="es-ES"/>
                      </w:rPr>
                    </w:pPr>
                    <w:r w:rsidRPr="00A71D04">
                      <w:rPr>
                        <w:noProof/>
                        <w:sz w:val="20"/>
                        <w:lang w:val="es-ES"/>
                      </w:rPr>
                      <w:t>Python-colormath, readthedocs.io, [En línea]. Available: https://python-colormath.readthedocs.io/en/latest/. [Último acceso: 12 noviembre 2018].</w:t>
                    </w:r>
                  </w:p>
                </w:tc>
              </w:tr>
              <w:tr w:rsidR="00055293" w:rsidRPr="00055293" w14:paraId="5964E31C" w14:textId="77777777" w:rsidTr="00A71D04">
                <w:trPr>
                  <w:divId w:val="1387534424"/>
                  <w:trHeight w:val="567"/>
                  <w:tblCellSpacing w:w="15" w:type="dxa"/>
                </w:trPr>
                <w:tc>
                  <w:tcPr>
                    <w:tcW w:w="436" w:type="dxa"/>
                    <w:hideMark/>
                  </w:tcPr>
                  <w:p w14:paraId="3A2F3A78" w14:textId="77777777" w:rsidR="00055293" w:rsidRPr="00A71D04" w:rsidRDefault="00055293">
                    <w:pPr>
                      <w:pStyle w:val="Bibliografa"/>
                      <w:rPr>
                        <w:noProof/>
                        <w:sz w:val="20"/>
                        <w:lang w:val="es-ES"/>
                      </w:rPr>
                    </w:pPr>
                    <w:r w:rsidRPr="00A71D04">
                      <w:rPr>
                        <w:noProof/>
                        <w:sz w:val="20"/>
                        <w:lang w:val="es-ES"/>
                      </w:rPr>
                      <w:t xml:space="preserve">[89] </w:t>
                    </w:r>
                  </w:p>
                </w:tc>
                <w:tc>
                  <w:tcPr>
                    <w:tcW w:w="7844" w:type="dxa"/>
                    <w:hideMark/>
                  </w:tcPr>
                  <w:p w14:paraId="40E2D728" w14:textId="77777777" w:rsidR="00055293" w:rsidRPr="00A71D04" w:rsidRDefault="00055293">
                    <w:pPr>
                      <w:pStyle w:val="Bibliografa"/>
                      <w:rPr>
                        <w:noProof/>
                        <w:sz w:val="20"/>
                        <w:lang w:val="es-ES"/>
                      </w:rPr>
                    </w:pPr>
                    <w:r w:rsidRPr="00A71D04">
                      <w:rPr>
                        <w:noProof/>
                        <w:sz w:val="20"/>
                        <w:lang w:val="es-ES"/>
                      </w:rPr>
                      <w:t>HMMLearn, «readthedocs.io,» [En línea]. Available: https://hmmlearn.readthedocs.io/en/latest/. [Último acceso: 12 noviembre 2018].</w:t>
                    </w:r>
                  </w:p>
                </w:tc>
              </w:tr>
              <w:tr w:rsidR="00055293" w:rsidRPr="00055293" w14:paraId="32E53875" w14:textId="77777777" w:rsidTr="00A71D04">
                <w:trPr>
                  <w:divId w:val="1387534424"/>
                  <w:trHeight w:val="567"/>
                  <w:tblCellSpacing w:w="15" w:type="dxa"/>
                </w:trPr>
                <w:tc>
                  <w:tcPr>
                    <w:tcW w:w="436" w:type="dxa"/>
                    <w:hideMark/>
                  </w:tcPr>
                  <w:p w14:paraId="0E699140" w14:textId="77777777" w:rsidR="00055293" w:rsidRPr="00A71D04" w:rsidRDefault="00055293">
                    <w:pPr>
                      <w:pStyle w:val="Bibliografa"/>
                      <w:rPr>
                        <w:noProof/>
                        <w:sz w:val="20"/>
                        <w:lang w:val="es-ES"/>
                      </w:rPr>
                    </w:pPr>
                    <w:r w:rsidRPr="00A71D04">
                      <w:rPr>
                        <w:noProof/>
                        <w:sz w:val="20"/>
                        <w:lang w:val="es-ES"/>
                      </w:rPr>
                      <w:t xml:space="preserve">[90] </w:t>
                    </w:r>
                  </w:p>
                </w:tc>
                <w:tc>
                  <w:tcPr>
                    <w:tcW w:w="7844" w:type="dxa"/>
                    <w:hideMark/>
                  </w:tcPr>
                  <w:p w14:paraId="02F60332" w14:textId="77777777" w:rsidR="00055293" w:rsidRPr="00A71D04" w:rsidRDefault="00055293">
                    <w:pPr>
                      <w:pStyle w:val="Bibliografa"/>
                      <w:rPr>
                        <w:noProof/>
                        <w:sz w:val="20"/>
                        <w:lang w:val="es-ES"/>
                      </w:rPr>
                    </w:pPr>
                    <w:r w:rsidRPr="00A71D04">
                      <w:rPr>
                        <w:noProof/>
                        <w:sz w:val="20"/>
                        <w:lang w:val="es-ES"/>
                      </w:rPr>
                      <w:t xml:space="preserve">M. Galar, A. Fernández, E. Barrenechea, H. Bustince y F. Herrera, «An overview of ensemble methods for binary classifiers in multi-class,» </w:t>
                    </w:r>
                    <w:r w:rsidRPr="00A71D04">
                      <w:rPr>
                        <w:i/>
                        <w:iCs/>
                        <w:noProof/>
                        <w:sz w:val="20"/>
                        <w:lang w:val="es-ES"/>
                      </w:rPr>
                      <w:t xml:space="preserve">Pattern Recognition, </w:t>
                    </w:r>
                    <w:r w:rsidRPr="00A71D04">
                      <w:rPr>
                        <w:noProof/>
                        <w:sz w:val="20"/>
                        <w:lang w:val="es-ES"/>
                      </w:rPr>
                      <w:t xml:space="preserve">vol. 44, pp. 1761-1776, 2011. </w:t>
                    </w:r>
                  </w:p>
                </w:tc>
              </w:tr>
              <w:tr w:rsidR="00055293" w:rsidRPr="00055293" w14:paraId="3FA2934E" w14:textId="77777777" w:rsidTr="00A71D04">
                <w:trPr>
                  <w:divId w:val="1387534424"/>
                  <w:trHeight w:val="567"/>
                  <w:tblCellSpacing w:w="15" w:type="dxa"/>
                </w:trPr>
                <w:tc>
                  <w:tcPr>
                    <w:tcW w:w="436" w:type="dxa"/>
                    <w:hideMark/>
                  </w:tcPr>
                  <w:p w14:paraId="1EB3A930" w14:textId="77777777" w:rsidR="00055293" w:rsidRPr="00A71D04" w:rsidRDefault="00055293">
                    <w:pPr>
                      <w:pStyle w:val="Bibliografa"/>
                      <w:rPr>
                        <w:noProof/>
                        <w:sz w:val="20"/>
                        <w:lang w:val="es-ES"/>
                      </w:rPr>
                    </w:pPr>
                    <w:r w:rsidRPr="00A71D04">
                      <w:rPr>
                        <w:noProof/>
                        <w:sz w:val="20"/>
                        <w:lang w:val="es-ES"/>
                      </w:rPr>
                      <w:t xml:space="preserve">[91] </w:t>
                    </w:r>
                  </w:p>
                </w:tc>
                <w:tc>
                  <w:tcPr>
                    <w:tcW w:w="7844" w:type="dxa"/>
                    <w:hideMark/>
                  </w:tcPr>
                  <w:p w14:paraId="6D6E6842" w14:textId="77777777" w:rsidR="00055293" w:rsidRPr="00A71D04" w:rsidRDefault="00055293">
                    <w:pPr>
                      <w:pStyle w:val="Bibliografa"/>
                      <w:rPr>
                        <w:noProof/>
                        <w:sz w:val="20"/>
                        <w:lang w:val="es-ES"/>
                      </w:rPr>
                    </w:pPr>
                    <w:r w:rsidRPr="00A71D04">
                      <w:rPr>
                        <w:noProof/>
                        <w:sz w:val="20"/>
                        <w:lang w:val="es-ES"/>
                      </w:rPr>
                      <w:t>Python Software Foundation, «Python 3.6.0,» 23 diciembre 2016. [En línea]. Available: https://www.python.org/downloads/release/python-360/. [Último acceso: 12 noviembre 2018].</w:t>
                    </w:r>
                  </w:p>
                </w:tc>
              </w:tr>
              <w:tr w:rsidR="00055293" w:rsidRPr="00055293" w14:paraId="6416EF12" w14:textId="77777777" w:rsidTr="00A71D04">
                <w:trPr>
                  <w:divId w:val="1387534424"/>
                  <w:trHeight w:val="567"/>
                  <w:tblCellSpacing w:w="15" w:type="dxa"/>
                </w:trPr>
                <w:tc>
                  <w:tcPr>
                    <w:tcW w:w="436" w:type="dxa"/>
                    <w:hideMark/>
                  </w:tcPr>
                  <w:p w14:paraId="5AF9DD64" w14:textId="77777777" w:rsidR="00055293" w:rsidRPr="00A71D04" w:rsidRDefault="00055293">
                    <w:pPr>
                      <w:pStyle w:val="Bibliografa"/>
                      <w:rPr>
                        <w:noProof/>
                        <w:sz w:val="20"/>
                        <w:lang w:val="es-ES"/>
                      </w:rPr>
                    </w:pPr>
                    <w:r w:rsidRPr="00A71D04">
                      <w:rPr>
                        <w:noProof/>
                        <w:sz w:val="20"/>
                        <w:lang w:val="es-ES"/>
                      </w:rPr>
                      <w:lastRenderedPageBreak/>
                      <w:t xml:space="preserve">[92] </w:t>
                    </w:r>
                  </w:p>
                </w:tc>
                <w:tc>
                  <w:tcPr>
                    <w:tcW w:w="7844" w:type="dxa"/>
                    <w:hideMark/>
                  </w:tcPr>
                  <w:p w14:paraId="3EAF3F29" w14:textId="77777777" w:rsidR="00055293" w:rsidRPr="00A71D04" w:rsidRDefault="00055293">
                    <w:pPr>
                      <w:pStyle w:val="Bibliografa"/>
                      <w:rPr>
                        <w:noProof/>
                        <w:sz w:val="20"/>
                        <w:lang w:val="es-ES"/>
                      </w:rPr>
                    </w:pPr>
                    <w:r w:rsidRPr="00A71D04">
                      <w:rPr>
                        <w:noProof/>
                        <w:sz w:val="20"/>
                        <w:lang w:val="es-ES"/>
                      </w:rPr>
                      <w:t xml:space="preserve">A. Potavov, «SingularityNET,» 14 mayo 2018. [En línea]. </w:t>
                    </w:r>
                    <w:r w:rsidRPr="00A71D04">
                      <w:rPr>
                        <w:noProof/>
                        <w:sz w:val="20"/>
                        <w:lang w:val="en-US"/>
                      </w:rPr>
                      <w:t xml:space="preserve">Available: https://blog.singularitynet.io/can-deep-networks-learn-invariants-1e06a5052555. </w:t>
                    </w:r>
                    <w:r w:rsidRPr="00A71D04">
                      <w:rPr>
                        <w:noProof/>
                        <w:sz w:val="20"/>
                        <w:lang w:val="es-ES"/>
                      </w:rPr>
                      <w:t>[Último acceso: 11 noviembre 2018].</w:t>
                    </w:r>
                  </w:p>
                </w:tc>
              </w:tr>
              <w:tr w:rsidR="00055293" w:rsidRPr="00055293" w14:paraId="53FE485D" w14:textId="77777777" w:rsidTr="00A71D04">
                <w:trPr>
                  <w:divId w:val="1387534424"/>
                  <w:trHeight w:val="567"/>
                  <w:tblCellSpacing w:w="15" w:type="dxa"/>
                </w:trPr>
                <w:tc>
                  <w:tcPr>
                    <w:tcW w:w="436" w:type="dxa"/>
                    <w:hideMark/>
                  </w:tcPr>
                  <w:p w14:paraId="5EDE63F2" w14:textId="77777777" w:rsidR="00055293" w:rsidRPr="00A71D04" w:rsidRDefault="00055293">
                    <w:pPr>
                      <w:pStyle w:val="Bibliografa"/>
                      <w:rPr>
                        <w:noProof/>
                        <w:sz w:val="20"/>
                        <w:lang w:val="es-ES"/>
                      </w:rPr>
                    </w:pPr>
                    <w:r w:rsidRPr="00A71D04">
                      <w:rPr>
                        <w:noProof/>
                        <w:sz w:val="20"/>
                        <w:lang w:val="es-ES"/>
                      </w:rPr>
                      <w:t xml:space="preserve">[93] </w:t>
                    </w:r>
                  </w:p>
                </w:tc>
                <w:tc>
                  <w:tcPr>
                    <w:tcW w:w="7844" w:type="dxa"/>
                    <w:hideMark/>
                  </w:tcPr>
                  <w:p w14:paraId="14AD3606" w14:textId="77777777" w:rsidR="00055293" w:rsidRPr="00A71D04" w:rsidRDefault="00055293">
                    <w:pPr>
                      <w:pStyle w:val="Bibliografa"/>
                      <w:rPr>
                        <w:noProof/>
                        <w:sz w:val="20"/>
                        <w:lang w:val="es-ES"/>
                      </w:rPr>
                    </w:pPr>
                    <w:r w:rsidRPr="00A71D04">
                      <w:rPr>
                        <w:noProof/>
                        <w:sz w:val="20"/>
                        <w:lang w:val="en-US"/>
                      </w:rPr>
                      <w:t xml:space="preserve">A. Rosebrock, «Real-time object detection on the Raspberry Pi with the Movidius NCS,» 19 febrero 2018. </w:t>
                    </w:r>
                    <w:r w:rsidRPr="00A71D04">
                      <w:rPr>
                        <w:noProof/>
                        <w:sz w:val="20"/>
                        <w:lang w:val="es-ES"/>
                      </w:rPr>
                      <w:t>[En línea]. Available: https://www.pyimagesearch.com/2018/02/19/real-time-object-detection-on-the-raspberry-pi-with-the-movidius-ncs/. [Último acceso: 12 noviembre 2018].</w:t>
                    </w:r>
                  </w:p>
                </w:tc>
              </w:tr>
              <w:tr w:rsidR="00055293" w:rsidRPr="00055293" w14:paraId="34916F19" w14:textId="77777777" w:rsidTr="00055293">
                <w:trPr>
                  <w:divId w:val="1387534424"/>
                  <w:trHeight w:val="567"/>
                  <w:tblCellSpacing w:w="15" w:type="dxa"/>
                </w:trPr>
                <w:tc>
                  <w:tcPr>
                    <w:tcW w:w="436" w:type="dxa"/>
                    <w:hideMark/>
                  </w:tcPr>
                  <w:p w14:paraId="5D2AFCDD" w14:textId="77777777" w:rsidR="00055293" w:rsidRPr="00A71D04" w:rsidRDefault="00055293">
                    <w:pPr>
                      <w:pStyle w:val="Bibliografa"/>
                      <w:rPr>
                        <w:noProof/>
                        <w:sz w:val="20"/>
                        <w:lang w:val="es-ES"/>
                      </w:rPr>
                    </w:pPr>
                    <w:r w:rsidRPr="00A71D04">
                      <w:rPr>
                        <w:noProof/>
                        <w:sz w:val="20"/>
                        <w:lang w:val="es-ES"/>
                      </w:rPr>
                      <w:t xml:space="preserve">[94] </w:t>
                    </w:r>
                  </w:p>
                </w:tc>
                <w:tc>
                  <w:tcPr>
                    <w:tcW w:w="7844" w:type="dxa"/>
                    <w:hideMark/>
                  </w:tcPr>
                  <w:p w14:paraId="55338566" w14:textId="77777777" w:rsidR="00055293" w:rsidRPr="00A71D04" w:rsidRDefault="00055293">
                    <w:pPr>
                      <w:pStyle w:val="Bibliografa"/>
                      <w:rPr>
                        <w:noProof/>
                        <w:sz w:val="20"/>
                        <w:lang w:val="en-US"/>
                      </w:rPr>
                    </w:pPr>
                    <w:r w:rsidRPr="00A71D04">
                      <w:rPr>
                        <w:noProof/>
                        <w:sz w:val="20"/>
                        <w:lang w:val="en-US"/>
                      </w:rPr>
                      <w:t xml:space="preserve">D. D. Bloisi, A. Grillo y A. Pennisi, «Multi-modal Background Model Initialization,» </w:t>
                    </w:r>
                    <w:r w:rsidRPr="00A71D04">
                      <w:rPr>
                        <w:i/>
                        <w:iCs/>
                        <w:noProof/>
                        <w:sz w:val="20"/>
                        <w:lang w:val="en-US"/>
                      </w:rPr>
                      <w:t xml:space="preserve">Scene Background Modeling and Initialization Workshop, </w:t>
                    </w:r>
                    <w:r w:rsidRPr="00A71D04">
                      <w:rPr>
                        <w:noProof/>
                        <w:sz w:val="20"/>
                        <w:lang w:val="en-US"/>
                      </w:rPr>
                      <w:t xml:space="preserve">2015. </w:t>
                    </w:r>
                  </w:p>
                </w:tc>
              </w:tr>
            </w:tbl>
            <w:p w14:paraId="4A5FF224" w14:textId="77777777" w:rsidR="00055293" w:rsidRPr="00A71D04" w:rsidRDefault="00055293">
              <w:pPr>
                <w:divId w:val="1387534424"/>
                <w:rPr>
                  <w:noProof/>
                  <w:lang w:val="en-US"/>
                </w:rPr>
              </w:pPr>
            </w:p>
            <w:p w14:paraId="36EDD182" w14:textId="07C59C0F" w:rsidR="00A02D7D" w:rsidRDefault="00A02D7D">
              <w:r>
                <w:rPr>
                  <w:b/>
                  <w:bCs/>
                </w:rPr>
                <w:fldChar w:fldCharType="end"/>
              </w:r>
            </w:p>
          </w:sdtContent>
        </w:sdt>
      </w:sdtContent>
    </w:sdt>
    <w:p w14:paraId="5C8B4117" w14:textId="77777777" w:rsidR="00A02D7D" w:rsidRDefault="00A02D7D" w:rsidP="00D048C8">
      <w:pPr>
        <w:rPr>
          <w:i/>
          <w:color w:val="000080"/>
          <w:lang w:val="es-ES"/>
        </w:rPr>
      </w:pPr>
    </w:p>
    <w:sectPr w:rsidR="00A02D7D" w:rsidSect="003C2680">
      <w:type w:val="continuous"/>
      <w:pgSz w:w="12240" w:h="15840" w:code="1"/>
      <w:pgMar w:top="1800" w:right="1800" w:bottom="2160" w:left="2160" w:header="864" w:footer="86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0337AE" w14:textId="77777777" w:rsidR="00A73A51" w:rsidRDefault="00A73A51">
      <w:r>
        <w:separator/>
      </w:r>
    </w:p>
    <w:p w14:paraId="7F7C080A" w14:textId="77777777" w:rsidR="00A73A51" w:rsidRDefault="00A73A51"/>
    <w:p w14:paraId="544D7552" w14:textId="77777777" w:rsidR="00A73A51" w:rsidRDefault="00A73A51" w:rsidP="00117265"/>
    <w:p w14:paraId="3A9AB736" w14:textId="77777777" w:rsidR="00A73A51" w:rsidRDefault="00A73A51" w:rsidP="00117265"/>
    <w:p w14:paraId="5C736616" w14:textId="77777777" w:rsidR="00A73A51" w:rsidRDefault="00A73A51" w:rsidP="009D2AA5"/>
    <w:p w14:paraId="5220412B" w14:textId="77777777" w:rsidR="00A73A51" w:rsidRDefault="00A73A51" w:rsidP="009D2AA5"/>
  </w:endnote>
  <w:endnote w:type="continuationSeparator" w:id="0">
    <w:p w14:paraId="194220A7" w14:textId="77777777" w:rsidR="00A73A51" w:rsidRDefault="00A73A51">
      <w:r>
        <w:continuationSeparator/>
      </w:r>
    </w:p>
    <w:p w14:paraId="18EB6ADB" w14:textId="77777777" w:rsidR="00A73A51" w:rsidRDefault="00A73A51"/>
    <w:p w14:paraId="1A6F1247" w14:textId="77777777" w:rsidR="00A73A51" w:rsidRDefault="00A73A51" w:rsidP="00117265"/>
    <w:p w14:paraId="321CE28B" w14:textId="77777777" w:rsidR="00A73A51" w:rsidRDefault="00A73A51" w:rsidP="00117265"/>
    <w:p w14:paraId="192BC38B" w14:textId="77777777" w:rsidR="00A73A51" w:rsidRDefault="00A73A51" w:rsidP="009D2AA5"/>
    <w:p w14:paraId="3EF96531" w14:textId="77777777" w:rsidR="00A73A51" w:rsidRDefault="00A73A51" w:rsidP="009D2A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4E50F" w14:textId="77777777" w:rsidR="00C1028C" w:rsidRDefault="00C1028C">
    <w:pPr>
      <w:pStyle w:val="Piedepgina"/>
      <w:jc w:val="right"/>
    </w:pPr>
    <w:r>
      <w:t xml:space="preserve">Página </w:t>
    </w:r>
    <w:sdt>
      <w:sdtPr>
        <w:id w:val="115429860"/>
        <w:docPartObj>
          <w:docPartGallery w:val="Page Numbers (Bottom of Page)"/>
          <w:docPartUnique/>
        </w:docPartObj>
      </w:sdtPr>
      <w:sdtEndPr/>
      <w:sdtContent>
        <w:r>
          <w:fldChar w:fldCharType="begin"/>
        </w:r>
        <w:r>
          <w:instrText xml:space="preserve"> PAGE   \* MERGEFORMAT </w:instrText>
        </w:r>
        <w:r>
          <w:fldChar w:fldCharType="separate"/>
        </w:r>
        <w:r>
          <w:rPr>
            <w:noProof/>
          </w:rPr>
          <w:t>78</w:t>
        </w:r>
        <w:r>
          <w:rPr>
            <w:noProof/>
          </w:rPr>
          <w:fldChar w:fldCharType="end"/>
        </w:r>
      </w:sdtContent>
    </w:sdt>
  </w:p>
  <w:p w14:paraId="7D94579F" w14:textId="77777777" w:rsidR="00C1028C" w:rsidRDefault="00C1028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E7AF1" w14:textId="77777777" w:rsidR="00C1028C" w:rsidRDefault="00C1028C">
    <w:pPr>
      <w:pStyle w:val="Piedepgina"/>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F13D3E" w14:textId="77777777" w:rsidR="00C1028C" w:rsidRPr="007E4DB7" w:rsidRDefault="00C1028C" w:rsidP="001D26D9">
    <w:pPr>
      <w:framePr w:w="5370" w:h="241" w:hRule="exact" w:hSpace="187" w:wrap="around" w:vAnchor="page" w:hAnchor="page" w:x="2154" w:y="14566"/>
      <w:shd w:val="solid" w:color="FFFFFF" w:fill="FFFFFF"/>
      <w:spacing w:after="0"/>
      <w:jc w:val="center"/>
      <w:rPr>
        <w:i/>
        <w:iCs/>
        <w:color w:val="333399"/>
        <w:sz w:val="18"/>
        <w:lang w:val="es-ES"/>
      </w:rPr>
    </w:pPr>
    <w:r w:rsidRPr="007E4DB7">
      <w:rPr>
        <w:i/>
        <w:iCs/>
        <w:color w:val="333399"/>
        <w:sz w:val="18"/>
        <w:lang w:val="es-ES"/>
      </w:rPr>
      <w:t>Preparado por</w:t>
    </w:r>
    <w:r>
      <w:rPr>
        <w:i/>
        <w:iCs/>
        <w:color w:val="333399"/>
        <w:sz w:val="18"/>
        <w:lang w:val="es-ES"/>
      </w:rPr>
      <w:t xml:space="preserve"> el</w:t>
    </w:r>
    <w:r w:rsidRPr="007E4DB7">
      <w:rPr>
        <w:i/>
        <w:iCs/>
        <w:color w:val="333399"/>
        <w:sz w:val="18"/>
        <w:lang w:val="es-ES"/>
      </w:rPr>
      <w:t xml:space="preserve"> </w:t>
    </w:r>
    <w:r>
      <w:rPr>
        <w:i/>
        <w:iCs/>
        <w:color w:val="333399"/>
        <w:sz w:val="18"/>
        <w:lang w:val="es-ES"/>
      </w:rPr>
      <w:t>Grupo Investigación Istar-</w:t>
    </w:r>
    <w:r w:rsidRPr="007E4DB7">
      <w:rPr>
        <w:i/>
        <w:iCs/>
        <w:color w:val="333399"/>
        <w:sz w:val="18"/>
        <w:lang w:val="es-ES"/>
      </w:rPr>
      <w:t xml:space="preserve"> Ver</w:t>
    </w:r>
    <w:r>
      <w:rPr>
        <w:i/>
        <w:iCs/>
        <w:color w:val="333399"/>
        <w:sz w:val="18"/>
        <w:lang w:val="es-ES"/>
      </w:rPr>
      <w:t>sió</w:t>
    </w:r>
    <w:r w:rsidRPr="007E4DB7">
      <w:rPr>
        <w:i/>
        <w:iCs/>
        <w:color w:val="333399"/>
        <w:sz w:val="18"/>
        <w:lang w:val="es-ES"/>
      </w:rPr>
      <w:t>n</w:t>
    </w:r>
    <w:r>
      <w:rPr>
        <w:i/>
        <w:iCs/>
        <w:color w:val="333399"/>
        <w:sz w:val="18"/>
        <w:lang w:val="es-ES"/>
      </w:rPr>
      <w:t xml:space="preserve"> 1.01 – 12/03/2008</w:t>
    </w:r>
    <w:r w:rsidRPr="007E4DB7">
      <w:rPr>
        <w:i/>
        <w:iCs/>
        <w:color w:val="333399"/>
        <w:sz w:val="18"/>
        <w:lang w:val="es-ES"/>
      </w:rPr>
      <w:t xml:space="preserve"> </w:t>
    </w:r>
  </w:p>
  <w:p w14:paraId="5AC76497" w14:textId="77777777" w:rsidR="00C1028C" w:rsidRPr="009D2AA5" w:rsidRDefault="00C1028C" w:rsidP="009D2AA5">
    <w:pPr>
      <w:pStyle w:val="Piedepgina"/>
      <w:pBdr>
        <w:top w:val="single" w:sz="6" w:space="0" w:color="auto"/>
      </w:pBdr>
      <w:tabs>
        <w:tab w:val="clear" w:pos="4320"/>
      </w:tabs>
      <w:rPr>
        <w:lang w:val="es-ES"/>
      </w:rPr>
    </w:pPr>
    <w:r w:rsidRPr="00DE359E">
      <w:rPr>
        <w:lang w:val="es-ES"/>
      </w:rPr>
      <w:tab/>
    </w:r>
    <w:r>
      <w:rPr>
        <w:lang w:val="es-ES"/>
      </w:rPr>
      <w:t>Página</w:t>
    </w:r>
    <w:r w:rsidRPr="00DE359E">
      <w:rPr>
        <w:lang w:val="es-ES"/>
      </w:rPr>
      <w:t xml:space="preserve"> </w:t>
    </w:r>
    <w:r>
      <w:fldChar w:fldCharType="begin"/>
    </w:r>
    <w:r>
      <w:instrText xml:space="preserve"> PAGE  \* Arabic </w:instrText>
    </w:r>
    <w:r>
      <w:fldChar w:fldCharType="separate"/>
    </w:r>
    <w:r>
      <w:rPr>
        <w:noProof/>
      </w:rPr>
      <w:t>77</w:t>
    </w:r>
    <w:r>
      <w:rPr>
        <w:noProof/>
      </w:rPr>
      <w:fldChar w:fldCharType="end"/>
    </w:r>
    <w:r w:rsidRPr="001D26D9">
      <w:rPr>
        <w:lang w:val="es-ES"/>
      </w:rPr>
      <w:t xml:space="preserve"> </w:t>
    </w:r>
  </w:p>
  <w:p w14:paraId="2E6AD271" w14:textId="77777777" w:rsidR="00C1028C" w:rsidRDefault="00C1028C" w:rsidP="009D2AA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07959B" w14:textId="77777777" w:rsidR="00A73A51" w:rsidRDefault="00A73A51">
      <w:r>
        <w:separator/>
      </w:r>
    </w:p>
    <w:p w14:paraId="6E035D75" w14:textId="77777777" w:rsidR="00A73A51" w:rsidRDefault="00A73A51"/>
    <w:p w14:paraId="12253EFA" w14:textId="77777777" w:rsidR="00A73A51" w:rsidRDefault="00A73A51" w:rsidP="00117265"/>
    <w:p w14:paraId="39EDBED5" w14:textId="77777777" w:rsidR="00A73A51" w:rsidRDefault="00A73A51" w:rsidP="00117265"/>
    <w:p w14:paraId="70BECC30" w14:textId="77777777" w:rsidR="00A73A51" w:rsidRDefault="00A73A51" w:rsidP="009D2AA5"/>
    <w:p w14:paraId="62AC5355" w14:textId="77777777" w:rsidR="00A73A51" w:rsidRDefault="00A73A51" w:rsidP="009D2AA5"/>
  </w:footnote>
  <w:footnote w:type="continuationSeparator" w:id="0">
    <w:p w14:paraId="62B5E633" w14:textId="77777777" w:rsidR="00A73A51" w:rsidRDefault="00A73A51">
      <w:r>
        <w:continuationSeparator/>
      </w:r>
    </w:p>
    <w:p w14:paraId="774D191A" w14:textId="77777777" w:rsidR="00A73A51" w:rsidRDefault="00A73A51"/>
    <w:p w14:paraId="63C8EDD5" w14:textId="77777777" w:rsidR="00A73A51" w:rsidRDefault="00A73A51" w:rsidP="00117265"/>
    <w:p w14:paraId="2E58FA18" w14:textId="77777777" w:rsidR="00A73A51" w:rsidRDefault="00A73A51" w:rsidP="00117265"/>
    <w:p w14:paraId="267F2BE9" w14:textId="77777777" w:rsidR="00A73A51" w:rsidRDefault="00A73A51" w:rsidP="009D2AA5"/>
    <w:p w14:paraId="77C43E2B" w14:textId="77777777" w:rsidR="00A73A51" w:rsidRDefault="00A73A51" w:rsidP="009D2A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6FB96F" w14:textId="77777777" w:rsidR="00C1028C" w:rsidRPr="004C48A5" w:rsidRDefault="00C1028C">
    <w:pPr>
      <w:pStyle w:val="Encabezado"/>
      <w:rPr>
        <w:sz w:val="16"/>
        <w:lang w:val="es-ES"/>
      </w:rPr>
    </w:pPr>
    <w:r w:rsidRPr="004C48A5">
      <w:rPr>
        <w:b/>
        <w:lang w:val="es-ES"/>
      </w:rPr>
      <w:t>Ingeniería de Sistemas</w:t>
    </w:r>
    <w:r>
      <w:rPr>
        <w:lang w:val="es-ES"/>
      </w:rPr>
      <w:tab/>
    </w:r>
    <w:r>
      <w:rPr>
        <w:lang w:val="es-ES"/>
      </w:rPr>
      <w:tab/>
      <w:t xml:space="preserve">ISTAR - </w:t>
    </w:r>
    <w:r w:rsidRPr="0035343C">
      <w:rPr>
        <w:lang w:val="es-ES"/>
      </w:rPr>
      <w:t>PI1830-1-ACT-CCTV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0407D" w14:textId="77777777" w:rsidR="00C1028C" w:rsidRDefault="00C1028C" w:rsidP="002C7016">
    <w:pPr>
      <w:pStyle w:val="Encabezado"/>
      <w:pBdr>
        <w:bottom w:val="none" w:sz="0" w:space="0" w:color="auto"/>
      </w:pBdr>
      <w:jc w:val="right"/>
      <w:rPr>
        <w:sz w:val="28"/>
        <w:szCs w:val="28"/>
      </w:rPr>
    </w:pPr>
  </w:p>
  <w:p w14:paraId="62C6DADE" w14:textId="77777777" w:rsidR="00C1028C" w:rsidRDefault="00C1028C" w:rsidP="007378A4">
    <w:pPr>
      <w:pStyle w:val="Encabezado"/>
      <w:pBdr>
        <w:bottom w:val="none" w:sz="0" w:space="0" w:color="auto"/>
      </w:pBdr>
      <w:tabs>
        <w:tab w:val="left" w:pos="690"/>
        <w:tab w:val="left" w:pos="6750"/>
      </w:tabs>
      <w:rPr>
        <w:sz w:val="28"/>
        <w:szCs w:val="28"/>
      </w:rPr>
    </w:pPr>
    <w:r>
      <w:rPr>
        <w:sz w:val="28"/>
        <w:szCs w:val="28"/>
      </w:rPr>
      <w:tab/>
    </w:r>
    <w:r>
      <w:rPr>
        <w:sz w:val="28"/>
        <w:szCs w:val="28"/>
      </w:rPr>
      <w:tab/>
    </w:r>
    <w:r>
      <w:rPr>
        <w:sz w:val="28"/>
        <w:szCs w:val="28"/>
      </w:rPr>
      <w:tab/>
    </w:r>
    <w:r>
      <w:rPr>
        <w:sz w:val="28"/>
        <w:szCs w:val="28"/>
      </w:rPr>
      <w:tab/>
    </w:r>
  </w:p>
  <w:p w14:paraId="01C7603A" w14:textId="77777777" w:rsidR="00C1028C" w:rsidRPr="00AA4FFD" w:rsidRDefault="00C1028C" w:rsidP="006336A3">
    <w:pPr>
      <w:pStyle w:val="Encabezado"/>
      <w:pBdr>
        <w:bottom w:val="none" w:sz="0" w:space="0" w:color="auto"/>
      </w:pBdr>
      <w:tabs>
        <w:tab w:val="left" w:pos="630"/>
      </w:tabs>
      <w:jc w:val="right"/>
      <w:rPr>
        <w:color w:val="FF0000"/>
        <w:sz w:val="28"/>
        <w:szCs w:val="28"/>
      </w:rPr>
    </w:pPr>
    <w:r>
      <w:rPr>
        <w:sz w:val="28"/>
        <w:szCs w:val="2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72383" w14:textId="77777777" w:rsidR="00C1028C" w:rsidRDefault="00C1028C">
    <w:pPr>
      <w:pStyle w:val="Encabezado"/>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6D8BF" w14:textId="54321A69" w:rsidR="00C1028C" w:rsidRPr="009D2AA5" w:rsidRDefault="00C1028C" w:rsidP="009D2AA5">
    <w:pPr>
      <w:pStyle w:val="Encabezado"/>
      <w:tabs>
        <w:tab w:val="clear" w:pos="3960"/>
      </w:tabs>
      <w:spacing w:before="360"/>
      <w:rPr>
        <w:lang w:val="es-ES"/>
      </w:rPr>
    </w:pPr>
    <w:r>
      <w:rPr>
        <w:b/>
        <w:bCs/>
        <w:lang w:val="es-ES"/>
      </w:rPr>
      <w:fldChar w:fldCharType="begin"/>
    </w:r>
    <w:r>
      <w:rPr>
        <w:b/>
        <w:bCs/>
        <w:lang w:val="es-ES"/>
      </w:rPr>
      <w:instrText xml:space="preserve"> DOCPROPERTY "Company"  \* MERGEFORMAT </w:instrText>
    </w:r>
    <w:r>
      <w:rPr>
        <w:b/>
        <w:bCs/>
        <w:lang w:val="es-ES"/>
      </w:rPr>
      <w:fldChar w:fldCharType="separate"/>
    </w:r>
    <w:r w:rsidR="00A71D04">
      <w:rPr>
        <w:b/>
        <w:bCs/>
        <w:lang w:val="es-ES"/>
      </w:rPr>
      <w:t>Pontificia Universidad Javeriana</w:t>
    </w:r>
    <w:r>
      <w:rPr>
        <w:b/>
        <w:bCs/>
        <w:lang w:val="es-ES"/>
      </w:rPr>
      <w:fldChar w:fldCharType="end"/>
    </w:r>
    <w:r w:rsidRPr="002C7016">
      <w:rPr>
        <w:lang w:val="es-ES"/>
      </w:rPr>
      <w:tab/>
    </w:r>
    <w:r w:rsidRPr="00D960E6">
      <w:t>Memoria</w:t>
    </w:r>
    <w:r w:rsidRPr="003211EC">
      <w:rPr>
        <w:lang w:val="es-ES"/>
      </w:rPr>
      <w:t xml:space="preserve"> de Trabajo de Grado</w:t>
    </w:r>
    <w:r w:rsidRPr="002C7016">
      <w:rPr>
        <w:lang w:val="es-ES"/>
      </w:rPr>
      <w:t xml:space="preserve"> - </w:t>
    </w:r>
    <w:r>
      <w:rPr>
        <w:lang w:val="es-ES"/>
      </w:rPr>
      <w:t>Investigación</w:t>
    </w:r>
  </w:p>
  <w:p w14:paraId="2085F832" w14:textId="77777777" w:rsidR="00C1028C" w:rsidRDefault="00C1028C" w:rsidP="009D2AA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7461"/>
    <w:multiLevelType w:val="multilevel"/>
    <w:tmpl w:val="F3DA7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44685"/>
    <w:multiLevelType w:val="multilevel"/>
    <w:tmpl w:val="1CA2D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5D6AB9"/>
    <w:multiLevelType w:val="multilevel"/>
    <w:tmpl w:val="F626A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700A27"/>
    <w:multiLevelType w:val="multilevel"/>
    <w:tmpl w:val="34D8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106107"/>
    <w:multiLevelType w:val="multilevel"/>
    <w:tmpl w:val="1E32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1D4DF6"/>
    <w:multiLevelType w:val="multilevel"/>
    <w:tmpl w:val="2E52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A445B"/>
    <w:multiLevelType w:val="multilevel"/>
    <w:tmpl w:val="2A3A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03A00"/>
    <w:multiLevelType w:val="hybridMultilevel"/>
    <w:tmpl w:val="F7E6B6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54C1674"/>
    <w:multiLevelType w:val="multilevel"/>
    <w:tmpl w:val="82D237E6"/>
    <w:lvl w:ilvl="0">
      <w:start w:val="1"/>
      <w:numFmt w:val="upperRoman"/>
      <w:lvlText w:val="%1."/>
      <w:lvlJc w:val="right"/>
      <w:pPr>
        <w:ind w:left="360" w:hanging="360"/>
      </w:pPr>
    </w:lvl>
    <w:lvl w:ilvl="1">
      <w:start w:val="1"/>
      <w:numFmt w:val="decimal"/>
      <w:suff w:val="space"/>
      <w:lvlText w:val="%1.%2"/>
      <w:lvlJc w:val="left"/>
    </w:lvl>
    <w:lvl w:ilvl="2">
      <w:start w:val="1"/>
      <w:numFmt w:val="decimal"/>
      <w:suff w:val="space"/>
      <w:lvlText w:val="%1.%2.%3"/>
      <w:lvlJc w:val="left"/>
    </w:lvl>
    <w:lvl w:ilvl="3">
      <w:start w:val="1"/>
      <w:numFmt w:val="none"/>
      <w:pStyle w:val="Ttulo4"/>
      <w:suff w:val="nothing"/>
      <w:lvlText w:val=""/>
      <w:lvlJc w:val="left"/>
    </w:lvl>
    <w:lvl w:ilvl="4">
      <w:start w:val="1"/>
      <w:numFmt w:val="none"/>
      <w:pStyle w:val="Ttulo5"/>
      <w:suff w:val="nothing"/>
      <w:lvlText w:val=""/>
      <w:lvlJc w:val="left"/>
    </w:lvl>
    <w:lvl w:ilvl="5">
      <w:start w:val="1"/>
      <w:numFmt w:val="none"/>
      <w:pStyle w:val="Ttulo6"/>
      <w:suff w:val="nothing"/>
      <w:lvlText w:val=""/>
      <w:lvlJc w:val="left"/>
    </w:lvl>
    <w:lvl w:ilvl="6">
      <w:start w:val="1"/>
      <w:numFmt w:val="none"/>
      <w:pStyle w:val="Ttulo7"/>
      <w:suff w:val="nothing"/>
      <w:lvlText w:val=""/>
      <w:lvlJc w:val="left"/>
    </w:lvl>
    <w:lvl w:ilvl="7">
      <w:start w:val="1"/>
      <w:numFmt w:val="none"/>
      <w:pStyle w:val="Ttulo8"/>
      <w:suff w:val="nothing"/>
      <w:lvlText w:val=""/>
      <w:lvlJc w:val="left"/>
    </w:lvl>
    <w:lvl w:ilvl="8">
      <w:start w:val="1"/>
      <w:numFmt w:val="none"/>
      <w:pStyle w:val="Ttulo9"/>
      <w:suff w:val="nothing"/>
      <w:lvlText w:val=""/>
      <w:lvlJc w:val="left"/>
    </w:lvl>
  </w:abstractNum>
  <w:abstractNum w:abstractNumId="9" w15:restartNumberingAfterBreak="0">
    <w:nsid w:val="275229DA"/>
    <w:multiLevelType w:val="multilevel"/>
    <w:tmpl w:val="2A729E0A"/>
    <w:lvl w:ilvl="0">
      <w:start w:val="2"/>
      <w:numFmt w:val="decimal"/>
      <w:lvlText w:val="%1."/>
      <w:lvlJc w:val="left"/>
      <w:pPr>
        <w:ind w:left="493" w:hanging="493"/>
      </w:pPr>
      <w:rPr>
        <w:rFonts w:hint="default"/>
        <w:sz w:val="28"/>
        <w:szCs w:val="28"/>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7C57D65"/>
    <w:multiLevelType w:val="multilevel"/>
    <w:tmpl w:val="A8EE4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DB768D"/>
    <w:multiLevelType w:val="multilevel"/>
    <w:tmpl w:val="D37E2E7E"/>
    <w:lvl w:ilvl="0">
      <w:start w:val="5"/>
      <w:numFmt w:val="decimal"/>
      <w:lvlText w:val="%1."/>
      <w:lvlJc w:val="left"/>
      <w:pPr>
        <w:ind w:left="480" w:hanging="480"/>
      </w:pPr>
      <w:rPr>
        <w:rFonts w:hint="default"/>
        <w:sz w:val="28"/>
        <w:szCs w:val="28"/>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F690158"/>
    <w:multiLevelType w:val="hybridMultilevel"/>
    <w:tmpl w:val="39BC59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0EA39DC"/>
    <w:multiLevelType w:val="hybridMultilevel"/>
    <w:tmpl w:val="BC92CB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95A6CF8"/>
    <w:multiLevelType w:val="multilevel"/>
    <w:tmpl w:val="451A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551DD7E"/>
    <w:multiLevelType w:val="multilevel"/>
    <w:tmpl w:val="00000001"/>
    <w:name w:val="HTML-List1"/>
    <w:lvl w:ilvl="0">
      <w:start w:val="1"/>
      <w:numFmt w:val="bullet"/>
      <w:lvlText w:val="·"/>
      <w:lvlJc w:val="left"/>
      <w:rPr>
        <w:rFonts w:ascii="Symbol" w:hAnsi="Symbol" w:cs="Symbol"/>
      </w:rPr>
    </w:lvl>
    <w:lvl w:ilvl="1">
      <w:start w:val="1"/>
      <w:numFmt w:val="bullet"/>
      <w:lvlText w:val="·"/>
      <w:lvlJc w:val="left"/>
      <w:rPr>
        <w:rFonts w:ascii="Symbol" w:hAnsi="Symbol" w:cs="Symbol"/>
      </w:rPr>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6" w15:restartNumberingAfterBreak="0">
    <w:nsid w:val="47C9370E"/>
    <w:multiLevelType w:val="hybridMultilevel"/>
    <w:tmpl w:val="BF20DEB4"/>
    <w:lvl w:ilvl="0" w:tplc="0576FC0A">
      <w:start w:val="1"/>
      <w:numFmt w:val="decimal"/>
      <w:lvlText w:val="%1."/>
      <w:lvlJc w:val="left"/>
      <w:pPr>
        <w:ind w:left="493" w:hanging="493"/>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1CA6B92"/>
    <w:multiLevelType w:val="multilevel"/>
    <w:tmpl w:val="1AB2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C7248BD"/>
    <w:multiLevelType w:val="hybridMultilevel"/>
    <w:tmpl w:val="5ABE86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62F58DD"/>
    <w:multiLevelType w:val="multilevel"/>
    <w:tmpl w:val="CF2ECF24"/>
    <w:lvl w:ilvl="0">
      <w:start w:val="1"/>
      <w:numFmt w:val="decimal"/>
      <w:lvlText w:val="%1."/>
      <w:lvlJc w:val="left"/>
      <w:pPr>
        <w:ind w:left="480" w:hanging="48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440" w:hanging="1440"/>
      </w:pPr>
      <w:rPr>
        <w:rFonts w:hint="default"/>
        <w:sz w:val="28"/>
      </w:rPr>
    </w:lvl>
    <w:lvl w:ilvl="4">
      <w:start w:val="1"/>
      <w:numFmt w:val="decimal"/>
      <w:lvlText w:val="%1.%2.%3.%4.%5."/>
      <w:lvlJc w:val="left"/>
      <w:pPr>
        <w:ind w:left="1800" w:hanging="1800"/>
      </w:pPr>
      <w:rPr>
        <w:rFonts w:hint="default"/>
        <w:sz w:val="28"/>
      </w:rPr>
    </w:lvl>
    <w:lvl w:ilvl="5">
      <w:start w:val="1"/>
      <w:numFmt w:val="decimal"/>
      <w:lvlText w:val="%1.%2.%3.%4.%5.%6."/>
      <w:lvlJc w:val="left"/>
      <w:pPr>
        <w:ind w:left="2160" w:hanging="216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880" w:hanging="2880"/>
      </w:pPr>
      <w:rPr>
        <w:rFonts w:hint="default"/>
        <w:sz w:val="28"/>
      </w:rPr>
    </w:lvl>
  </w:abstractNum>
  <w:abstractNum w:abstractNumId="20" w15:restartNumberingAfterBreak="0">
    <w:nsid w:val="731963D8"/>
    <w:multiLevelType w:val="multilevel"/>
    <w:tmpl w:val="2650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3E63C3"/>
    <w:multiLevelType w:val="multilevel"/>
    <w:tmpl w:val="D33C4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D86599"/>
    <w:multiLevelType w:val="multilevel"/>
    <w:tmpl w:val="990628E6"/>
    <w:lvl w:ilvl="0">
      <w:start w:val="1"/>
      <w:numFmt w:val="decimal"/>
      <w:lvlText w:val="%1."/>
      <w:lvlJc w:val="left"/>
      <w:pPr>
        <w:ind w:left="493" w:hanging="493"/>
      </w:pPr>
      <w:rPr>
        <w:rFonts w:ascii="Times New Roman" w:eastAsia="Times New Roman" w:hAnsi="Times New Roman" w:cs="Times New Roman"/>
        <w:sz w:val="28"/>
      </w:rPr>
    </w:lvl>
    <w:lvl w:ilvl="1">
      <w:start w:val="1"/>
      <w:numFmt w:val="decimal"/>
      <w:pStyle w:val="Ttulo2"/>
      <w:isLgl/>
      <w:lvlText w:val="%1.%2."/>
      <w:lvlJc w:val="left"/>
      <w:pPr>
        <w:ind w:left="720" w:hanging="720"/>
      </w:pPr>
      <w:rPr>
        <w:rFonts w:cs="Arial" w:hint="default"/>
        <w:color w:val="000000"/>
        <w:sz w:val="28"/>
        <w:szCs w:val="28"/>
      </w:rPr>
    </w:lvl>
    <w:lvl w:ilvl="2">
      <w:start w:val="1"/>
      <w:numFmt w:val="decimal"/>
      <w:isLgl/>
      <w:lvlText w:val="%1.%2.%3."/>
      <w:lvlJc w:val="left"/>
      <w:pPr>
        <w:ind w:left="1080" w:hanging="720"/>
      </w:pPr>
      <w:rPr>
        <w:rFonts w:cs="Arial" w:hint="default"/>
        <w:color w:val="000000"/>
      </w:rPr>
    </w:lvl>
    <w:lvl w:ilvl="3">
      <w:start w:val="1"/>
      <w:numFmt w:val="decimal"/>
      <w:isLgl/>
      <w:lvlText w:val="%1.%2.%3.%4."/>
      <w:lvlJc w:val="left"/>
      <w:pPr>
        <w:ind w:left="1440" w:hanging="1080"/>
      </w:pPr>
      <w:rPr>
        <w:rFonts w:cs="Arial" w:hint="default"/>
        <w:color w:val="000000"/>
      </w:rPr>
    </w:lvl>
    <w:lvl w:ilvl="4">
      <w:start w:val="1"/>
      <w:numFmt w:val="decimal"/>
      <w:isLgl/>
      <w:lvlText w:val="%1.%2.%3.%4.%5."/>
      <w:lvlJc w:val="left"/>
      <w:pPr>
        <w:ind w:left="1800" w:hanging="1440"/>
      </w:pPr>
      <w:rPr>
        <w:rFonts w:cs="Arial" w:hint="default"/>
        <w:color w:val="000000"/>
      </w:rPr>
    </w:lvl>
    <w:lvl w:ilvl="5">
      <w:start w:val="1"/>
      <w:numFmt w:val="decimal"/>
      <w:isLgl/>
      <w:lvlText w:val="%1.%2.%3.%4.%5.%6."/>
      <w:lvlJc w:val="left"/>
      <w:pPr>
        <w:ind w:left="1800" w:hanging="1440"/>
      </w:pPr>
      <w:rPr>
        <w:rFonts w:cs="Arial" w:hint="default"/>
        <w:color w:val="000000"/>
      </w:rPr>
    </w:lvl>
    <w:lvl w:ilvl="6">
      <w:start w:val="1"/>
      <w:numFmt w:val="decimal"/>
      <w:isLgl/>
      <w:lvlText w:val="%1.%2.%3.%4.%5.%6.%7."/>
      <w:lvlJc w:val="left"/>
      <w:pPr>
        <w:ind w:left="2160" w:hanging="1800"/>
      </w:pPr>
      <w:rPr>
        <w:rFonts w:cs="Arial" w:hint="default"/>
        <w:color w:val="000000"/>
      </w:rPr>
    </w:lvl>
    <w:lvl w:ilvl="7">
      <w:start w:val="1"/>
      <w:numFmt w:val="decimal"/>
      <w:isLgl/>
      <w:lvlText w:val="%1.%2.%3.%4.%5.%6.%7.%8."/>
      <w:lvlJc w:val="left"/>
      <w:pPr>
        <w:ind w:left="2520" w:hanging="2160"/>
      </w:pPr>
      <w:rPr>
        <w:rFonts w:cs="Arial" w:hint="default"/>
        <w:color w:val="000000"/>
      </w:rPr>
    </w:lvl>
    <w:lvl w:ilvl="8">
      <w:start w:val="1"/>
      <w:numFmt w:val="decimal"/>
      <w:isLgl/>
      <w:lvlText w:val="%1.%2.%3.%4.%5.%6.%7.%8.%9."/>
      <w:lvlJc w:val="left"/>
      <w:pPr>
        <w:ind w:left="2520" w:hanging="2160"/>
      </w:pPr>
      <w:rPr>
        <w:rFonts w:cs="Arial" w:hint="default"/>
        <w:color w:val="000000"/>
      </w:rPr>
    </w:lvl>
  </w:abstractNum>
  <w:abstractNum w:abstractNumId="23" w15:restartNumberingAfterBreak="0">
    <w:nsid w:val="746C1329"/>
    <w:multiLevelType w:val="multilevel"/>
    <w:tmpl w:val="6F6CE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9950BA3"/>
    <w:multiLevelType w:val="multilevel"/>
    <w:tmpl w:val="53F41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19551E"/>
    <w:multiLevelType w:val="multilevel"/>
    <w:tmpl w:val="4F281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2"/>
  </w:num>
  <w:num w:numId="4">
    <w:abstractNumId w:val="4"/>
  </w:num>
  <w:num w:numId="5">
    <w:abstractNumId w:val="10"/>
  </w:num>
  <w:num w:numId="6">
    <w:abstractNumId w:val="25"/>
  </w:num>
  <w:num w:numId="7">
    <w:abstractNumId w:val="1"/>
  </w:num>
  <w:num w:numId="8">
    <w:abstractNumId w:val="3"/>
  </w:num>
  <w:num w:numId="9">
    <w:abstractNumId w:val="21"/>
  </w:num>
  <w:num w:numId="10">
    <w:abstractNumId w:val="17"/>
  </w:num>
  <w:num w:numId="11">
    <w:abstractNumId w:val="23"/>
  </w:num>
  <w:num w:numId="12">
    <w:abstractNumId w:val="5"/>
  </w:num>
  <w:num w:numId="13">
    <w:abstractNumId w:val="20"/>
  </w:num>
  <w:num w:numId="14">
    <w:abstractNumId w:val="6"/>
  </w:num>
  <w:num w:numId="15">
    <w:abstractNumId w:val="24"/>
  </w:num>
  <w:num w:numId="16">
    <w:abstractNumId w:val="14"/>
  </w:num>
  <w:num w:numId="17">
    <w:abstractNumId w:val="2"/>
  </w:num>
  <w:num w:numId="18">
    <w:abstractNumId w:val="0"/>
  </w:num>
  <w:num w:numId="19">
    <w:abstractNumId w:val="19"/>
  </w:num>
  <w:num w:numId="20">
    <w:abstractNumId w:val="9"/>
  </w:num>
  <w:num w:numId="21">
    <w:abstractNumId w:val="16"/>
  </w:num>
  <w:num w:numId="22">
    <w:abstractNumId w:val="11"/>
  </w:num>
  <w:num w:numId="23">
    <w:abstractNumId w:val="13"/>
  </w:num>
  <w:num w:numId="24">
    <w:abstractNumId w:val="12"/>
  </w:num>
  <w:num w:numId="25">
    <w:abstractNumId w:val="18"/>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der Mauricio Abello Rodríguez">
    <w15:presenceInfo w15:providerId="Windows Live" w15:userId="cc729d9edc731bc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activeWritingStyle w:appName="MSWord" w:lang="es-ES_tradnl" w:vendorID="64" w:dllVersion="6" w:nlCheck="1" w:checkStyle="1"/>
  <w:activeWritingStyle w:appName="MSWord" w:lang="es-ES" w:vendorID="64" w:dllVersion="6" w:nlCheck="1" w:checkStyle="1"/>
  <w:activeWritingStyle w:appName="MSWord" w:lang="es-CO" w:vendorID="64" w:dllVersion="6" w:nlCheck="1" w:checkStyle="1"/>
  <w:activeWritingStyle w:appName="MSWord" w:lang="en-US" w:vendorID="64" w:dllVersion="6" w:nlCheck="1" w:checkStyle="1"/>
  <w:activeWritingStyle w:appName="MSWord" w:lang="es-CR" w:vendorID="64" w:dllVersion="6" w:nlCheck="1" w:checkStyle="1"/>
  <w:activeWritingStyle w:appName="MSWord" w:lang="fr-FR" w:vendorID="64" w:dllVersion="6" w:nlCheck="1" w:checkStyle="1"/>
  <w:activeWritingStyle w:appName="MSWord" w:lang="es-ES" w:vendorID="64" w:dllVersion="0" w:nlCheck="1" w:checkStyle="0"/>
  <w:activeWritingStyle w:appName="MSWord" w:lang="en-US" w:vendorID="64" w:dllVersion="0" w:nlCheck="1" w:checkStyle="0"/>
  <w:activeWritingStyle w:appName="MSWord" w:lang="es-CO" w:vendorID="64" w:dllVersion="0" w:nlCheck="1" w:checkStyle="0"/>
  <w:activeWritingStyle w:appName="MSWord" w:lang="es-CR"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hyphenationZone w:val="432"/>
  <w:doNotHyphenateCaps/>
  <w:evenAndOddHeaders/>
  <w:drawingGridHorizontalSpacing w:val="11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2AB6"/>
    <w:rsid w:val="00013A46"/>
    <w:rsid w:val="00026A1F"/>
    <w:rsid w:val="000319D8"/>
    <w:rsid w:val="000479A6"/>
    <w:rsid w:val="00054E2F"/>
    <w:rsid w:val="00055293"/>
    <w:rsid w:val="000603C2"/>
    <w:rsid w:val="00060DDA"/>
    <w:rsid w:val="00062935"/>
    <w:rsid w:val="0006683E"/>
    <w:rsid w:val="00070006"/>
    <w:rsid w:val="00083CF9"/>
    <w:rsid w:val="00086C58"/>
    <w:rsid w:val="00095A07"/>
    <w:rsid w:val="0009625F"/>
    <w:rsid w:val="000C3A72"/>
    <w:rsid w:val="000C53AA"/>
    <w:rsid w:val="000E7F59"/>
    <w:rsid w:val="000F4441"/>
    <w:rsid w:val="00101735"/>
    <w:rsid w:val="0010459E"/>
    <w:rsid w:val="00112C8C"/>
    <w:rsid w:val="00112CAA"/>
    <w:rsid w:val="00114283"/>
    <w:rsid w:val="00117265"/>
    <w:rsid w:val="00127AEF"/>
    <w:rsid w:val="00136373"/>
    <w:rsid w:val="00145642"/>
    <w:rsid w:val="001579FB"/>
    <w:rsid w:val="00157F9A"/>
    <w:rsid w:val="00162343"/>
    <w:rsid w:val="0016293A"/>
    <w:rsid w:val="00172285"/>
    <w:rsid w:val="00181DCD"/>
    <w:rsid w:val="0018456B"/>
    <w:rsid w:val="001A2D77"/>
    <w:rsid w:val="001A3DCB"/>
    <w:rsid w:val="001A4E75"/>
    <w:rsid w:val="001B013D"/>
    <w:rsid w:val="001B01EB"/>
    <w:rsid w:val="001B04DD"/>
    <w:rsid w:val="001B61B9"/>
    <w:rsid w:val="001C188A"/>
    <w:rsid w:val="001C423A"/>
    <w:rsid w:val="001C67CB"/>
    <w:rsid w:val="001C6E65"/>
    <w:rsid w:val="001D26D9"/>
    <w:rsid w:val="001D2F23"/>
    <w:rsid w:val="001E0D49"/>
    <w:rsid w:val="001E5073"/>
    <w:rsid w:val="001E5D69"/>
    <w:rsid w:val="001F4FFE"/>
    <w:rsid w:val="001F5D04"/>
    <w:rsid w:val="001F6FFA"/>
    <w:rsid w:val="00203283"/>
    <w:rsid w:val="00203AE3"/>
    <w:rsid w:val="0020713C"/>
    <w:rsid w:val="002077A5"/>
    <w:rsid w:val="002140BD"/>
    <w:rsid w:val="00227EE4"/>
    <w:rsid w:val="00232A78"/>
    <w:rsid w:val="00237C03"/>
    <w:rsid w:val="00244083"/>
    <w:rsid w:val="0025102B"/>
    <w:rsid w:val="00252105"/>
    <w:rsid w:val="00271009"/>
    <w:rsid w:val="00273875"/>
    <w:rsid w:val="00277572"/>
    <w:rsid w:val="00282CA2"/>
    <w:rsid w:val="0028425A"/>
    <w:rsid w:val="00294769"/>
    <w:rsid w:val="002974C2"/>
    <w:rsid w:val="002A0AA3"/>
    <w:rsid w:val="002A36CE"/>
    <w:rsid w:val="002A7FA5"/>
    <w:rsid w:val="002B0C29"/>
    <w:rsid w:val="002B1DA0"/>
    <w:rsid w:val="002C7016"/>
    <w:rsid w:val="002C741E"/>
    <w:rsid w:val="002D06A5"/>
    <w:rsid w:val="002E2758"/>
    <w:rsid w:val="002F193A"/>
    <w:rsid w:val="00306F27"/>
    <w:rsid w:val="00307AE7"/>
    <w:rsid w:val="003104EC"/>
    <w:rsid w:val="003211EC"/>
    <w:rsid w:val="00321FFC"/>
    <w:rsid w:val="00325080"/>
    <w:rsid w:val="003346E3"/>
    <w:rsid w:val="00342AED"/>
    <w:rsid w:val="0035343C"/>
    <w:rsid w:val="00362A97"/>
    <w:rsid w:val="00366CA0"/>
    <w:rsid w:val="00366DEF"/>
    <w:rsid w:val="00382745"/>
    <w:rsid w:val="0038603F"/>
    <w:rsid w:val="00391A2A"/>
    <w:rsid w:val="00392309"/>
    <w:rsid w:val="003951C1"/>
    <w:rsid w:val="003A30B4"/>
    <w:rsid w:val="003B60CE"/>
    <w:rsid w:val="003C151F"/>
    <w:rsid w:val="003C2680"/>
    <w:rsid w:val="003C4959"/>
    <w:rsid w:val="003D2F89"/>
    <w:rsid w:val="003E4711"/>
    <w:rsid w:val="003E7007"/>
    <w:rsid w:val="00401D63"/>
    <w:rsid w:val="004102A7"/>
    <w:rsid w:val="00425DB2"/>
    <w:rsid w:val="00431108"/>
    <w:rsid w:val="004404BF"/>
    <w:rsid w:val="00443304"/>
    <w:rsid w:val="004438BA"/>
    <w:rsid w:val="004540C4"/>
    <w:rsid w:val="00456FBB"/>
    <w:rsid w:val="00467881"/>
    <w:rsid w:val="00470625"/>
    <w:rsid w:val="0047373C"/>
    <w:rsid w:val="00497053"/>
    <w:rsid w:val="004A257E"/>
    <w:rsid w:val="004A4FFB"/>
    <w:rsid w:val="004B0C44"/>
    <w:rsid w:val="004B0FF5"/>
    <w:rsid w:val="004B5F03"/>
    <w:rsid w:val="004B7EF5"/>
    <w:rsid w:val="004C48A5"/>
    <w:rsid w:val="004D0AD7"/>
    <w:rsid w:val="004D3024"/>
    <w:rsid w:val="004D36A0"/>
    <w:rsid w:val="004E02BB"/>
    <w:rsid w:val="004E36F9"/>
    <w:rsid w:val="004E6CE7"/>
    <w:rsid w:val="004F3D4A"/>
    <w:rsid w:val="004F5C2A"/>
    <w:rsid w:val="00502C53"/>
    <w:rsid w:val="00510052"/>
    <w:rsid w:val="005114F4"/>
    <w:rsid w:val="00524148"/>
    <w:rsid w:val="00534591"/>
    <w:rsid w:val="00537A9E"/>
    <w:rsid w:val="00544A4C"/>
    <w:rsid w:val="00553912"/>
    <w:rsid w:val="00557118"/>
    <w:rsid w:val="00561739"/>
    <w:rsid w:val="005708BF"/>
    <w:rsid w:val="005738CC"/>
    <w:rsid w:val="0057564F"/>
    <w:rsid w:val="00577515"/>
    <w:rsid w:val="00582FF4"/>
    <w:rsid w:val="00584281"/>
    <w:rsid w:val="00597F86"/>
    <w:rsid w:val="005A38EF"/>
    <w:rsid w:val="005A4054"/>
    <w:rsid w:val="005B574A"/>
    <w:rsid w:val="005C226E"/>
    <w:rsid w:val="005C4794"/>
    <w:rsid w:val="005C4861"/>
    <w:rsid w:val="005D1B8E"/>
    <w:rsid w:val="005E0927"/>
    <w:rsid w:val="005E120A"/>
    <w:rsid w:val="005F4594"/>
    <w:rsid w:val="005F4B47"/>
    <w:rsid w:val="006179DA"/>
    <w:rsid w:val="00617E75"/>
    <w:rsid w:val="0062008C"/>
    <w:rsid w:val="00622EB5"/>
    <w:rsid w:val="0063177E"/>
    <w:rsid w:val="0063221C"/>
    <w:rsid w:val="006336A3"/>
    <w:rsid w:val="00640605"/>
    <w:rsid w:val="006462DF"/>
    <w:rsid w:val="00660723"/>
    <w:rsid w:val="00662FC0"/>
    <w:rsid w:val="00671E23"/>
    <w:rsid w:val="00682B81"/>
    <w:rsid w:val="006841DA"/>
    <w:rsid w:val="006914A0"/>
    <w:rsid w:val="0069575F"/>
    <w:rsid w:val="006A4810"/>
    <w:rsid w:val="006B2899"/>
    <w:rsid w:val="006C4273"/>
    <w:rsid w:val="006C7B60"/>
    <w:rsid w:val="006E044E"/>
    <w:rsid w:val="006E0AAD"/>
    <w:rsid w:val="00702C18"/>
    <w:rsid w:val="00703EA2"/>
    <w:rsid w:val="007163DF"/>
    <w:rsid w:val="00724948"/>
    <w:rsid w:val="00730D1C"/>
    <w:rsid w:val="0073169E"/>
    <w:rsid w:val="007378A4"/>
    <w:rsid w:val="00753AC3"/>
    <w:rsid w:val="00754AEC"/>
    <w:rsid w:val="007550EF"/>
    <w:rsid w:val="00757A20"/>
    <w:rsid w:val="00760128"/>
    <w:rsid w:val="007854B4"/>
    <w:rsid w:val="007915E0"/>
    <w:rsid w:val="007A429B"/>
    <w:rsid w:val="007A51DB"/>
    <w:rsid w:val="007B5310"/>
    <w:rsid w:val="007C0ADB"/>
    <w:rsid w:val="007E4DB7"/>
    <w:rsid w:val="007F0E3F"/>
    <w:rsid w:val="007F23C5"/>
    <w:rsid w:val="007F47C4"/>
    <w:rsid w:val="007F7D32"/>
    <w:rsid w:val="008038CD"/>
    <w:rsid w:val="0080731F"/>
    <w:rsid w:val="00813C6A"/>
    <w:rsid w:val="00814062"/>
    <w:rsid w:val="00820587"/>
    <w:rsid w:val="008206ED"/>
    <w:rsid w:val="008248F9"/>
    <w:rsid w:val="008340E3"/>
    <w:rsid w:val="00834D9D"/>
    <w:rsid w:val="00841BFA"/>
    <w:rsid w:val="00842C1B"/>
    <w:rsid w:val="00850C2B"/>
    <w:rsid w:val="00850DB8"/>
    <w:rsid w:val="00851DE9"/>
    <w:rsid w:val="00853CF0"/>
    <w:rsid w:val="00862AB6"/>
    <w:rsid w:val="0087288D"/>
    <w:rsid w:val="00874935"/>
    <w:rsid w:val="00874C8C"/>
    <w:rsid w:val="00880029"/>
    <w:rsid w:val="00880412"/>
    <w:rsid w:val="00880849"/>
    <w:rsid w:val="00884899"/>
    <w:rsid w:val="00896D6E"/>
    <w:rsid w:val="008C359E"/>
    <w:rsid w:val="008E4DA9"/>
    <w:rsid w:val="008F02FE"/>
    <w:rsid w:val="0090268E"/>
    <w:rsid w:val="00917292"/>
    <w:rsid w:val="009270CE"/>
    <w:rsid w:val="009502AA"/>
    <w:rsid w:val="00953136"/>
    <w:rsid w:val="00960D92"/>
    <w:rsid w:val="0096374D"/>
    <w:rsid w:val="009637E3"/>
    <w:rsid w:val="00972B5A"/>
    <w:rsid w:val="009741BE"/>
    <w:rsid w:val="0097461B"/>
    <w:rsid w:val="00977CA1"/>
    <w:rsid w:val="00985E35"/>
    <w:rsid w:val="00994F41"/>
    <w:rsid w:val="009A1512"/>
    <w:rsid w:val="009A6AF0"/>
    <w:rsid w:val="009A6DDD"/>
    <w:rsid w:val="009B013D"/>
    <w:rsid w:val="009B1AD7"/>
    <w:rsid w:val="009B2DD4"/>
    <w:rsid w:val="009B6B4C"/>
    <w:rsid w:val="009C27CA"/>
    <w:rsid w:val="009D2AA5"/>
    <w:rsid w:val="009E350A"/>
    <w:rsid w:val="009E48A3"/>
    <w:rsid w:val="009F15A4"/>
    <w:rsid w:val="009F6874"/>
    <w:rsid w:val="00A02D7D"/>
    <w:rsid w:val="00A168E2"/>
    <w:rsid w:val="00A171E2"/>
    <w:rsid w:val="00A2593A"/>
    <w:rsid w:val="00A33224"/>
    <w:rsid w:val="00A40E4C"/>
    <w:rsid w:val="00A522FB"/>
    <w:rsid w:val="00A55E00"/>
    <w:rsid w:val="00A61F47"/>
    <w:rsid w:val="00A6576A"/>
    <w:rsid w:val="00A66968"/>
    <w:rsid w:val="00A71D04"/>
    <w:rsid w:val="00A73A51"/>
    <w:rsid w:val="00A74A42"/>
    <w:rsid w:val="00A80B7B"/>
    <w:rsid w:val="00A83E1C"/>
    <w:rsid w:val="00A90B24"/>
    <w:rsid w:val="00A96FC6"/>
    <w:rsid w:val="00AA0CA7"/>
    <w:rsid w:val="00AA4FFD"/>
    <w:rsid w:val="00AA6610"/>
    <w:rsid w:val="00AA7DAA"/>
    <w:rsid w:val="00AB1266"/>
    <w:rsid w:val="00AB6FD2"/>
    <w:rsid w:val="00AD3563"/>
    <w:rsid w:val="00AD6674"/>
    <w:rsid w:val="00AE119D"/>
    <w:rsid w:val="00AE21EC"/>
    <w:rsid w:val="00AE6BF9"/>
    <w:rsid w:val="00AF275B"/>
    <w:rsid w:val="00AF742F"/>
    <w:rsid w:val="00B12512"/>
    <w:rsid w:val="00B13954"/>
    <w:rsid w:val="00B13CD6"/>
    <w:rsid w:val="00B21358"/>
    <w:rsid w:val="00B25080"/>
    <w:rsid w:val="00B415EB"/>
    <w:rsid w:val="00B44254"/>
    <w:rsid w:val="00B52B80"/>
    <w:rsid w:val="00B63304"/>
    <w:rsid w:val="00B72AAB"/>
    <w:rsid w:val="00B74805"/>
    <w:rsid w:val="00B842F0"/>
    <w:rsid w:val="00B85956"/>
    <w:rsid w:val="00B85ED4"/>
    <w:rsid w:val="00B87BCF"/>
    <w:rsid w:val="00BB5A57"/>
    <w:rsid w:val="00BB6767"/>
    <w:rsid w:val="00BD4E36"/>
    <w:rsid w:val="00BE6779"/>
    <w:rsid w:val="00BF656F"/>
    <w:rsid w:val="00C1028C"/>
    <w:rsid w:val="00C109F8"/>
    <w:rsid w:val="00C1357B"/>
    <w:rsid w:val="00C32E84"/>
    <w:rsid w:val="00C4641F"/>
    <w:rsid w:val="00C53978"/>
    <w:rsid w:val="00C54129"/>
    <w:rsid w:val="00C56060"/>
    <w:rsid w:val="00C6144E"/>
    <w:rsid w:val="00C6323A"/>
    <w:rsid w:val="00C66770"/>
    <w:rsid w:val="00C83F33"/>
    <w:rsid w:val="00C959F1"/>
    <w:rsid w:val="00CA0A69"/>
    <w:rsid w:val="00CA57D5"/>
    <w:rsid w:val="00CA6698"/>
    <w:rsid w:val="00CA705D"/>
    <w:rsid w:val="00CA786C"/>
    <w:rsid w:val="00CB3651"/>
    <w:rsid w:val="00CB62FC"/>
    <w:rsid w:val="00CB69BC"/>
    <w:rsid w:val="00CC133A"/>
    <w:rsid w:val="00CC135C"/>
    <w:rsid w:val="00CD5DE5"/>
    <w:rsid w:val="00CD755F"/>
    <w:rsid w:val="00CE0698"/>
    <w:rsid w:val="00CE0D05"/>
    <w:rsid w:val="00CE4A03"/>
    <w:rsid w:val="00CE7138"/>
    <w:rsid w:val="00D00B70"/>
    <w:rsid w:val="00D01CD1"/>
    <w:rsid w:val="00D048C8"/>
    <w:rsid w:val="00D1607E"/>
    <w:rsid w:val="00D27BEB"/>
    <w:rsid w:val="00D3071C"/>
    <w:rsid w:val="00D3425F"/>
    <w:rsid w:val="00D34ABA"/>
    <w:rsid w:val="00D34F01"/>
    <w:rsid w:val="00D42B25"/>
    <w:rsid w:val="00D52066"/>
    <w:rsid w:val="00D557C4"/>
    <w:rsid w:val="00D60699"/>
    <w:rsid w:val="00D66AC7"/>
    <w:rsid w:val="00D737BD"/>
    <w:rsid w:val="00D8631D"/>
    <w:rsid w:val="00D960E6"/>
    <w:rsid w:val="00D972A2"/>
    <w:rsid w:val="00DC1DB1"/>
    <w:rsid w:val="00DC48B6"/>
    <w:rsid w:val="00DD5612"/>
    <w:rsid w:val="00DE359E"/>
    <w:rsid w:val="00DE6992"/>
    <w:rsid w:val="00DF2C00"/>
    <w:rsid w:val="00DF5044"/>
    <w:rsid w:val="00E035D0"/>
    <w:rsid w:val="00E0516E"/>
    <w:rsid w:val="00E136D2"/>
    <w:rsid w:val="00E201D4"/>
    <w:rsid w:val="00E225D3"/>
    <w:rsid w:val="00E267F1"/>
    <w:rsid w:val="00E34020"/>
    <w:rsid w:val="00E54D1E"/>
    <w:rsid w:val="00E6244B"/>
    <w:rsid w:val="00E66496"/>
    <w:rsid w:val="00E66C10"/>
    <w:rsid w:val="00E75986"/>
    <w:rsid w:val="00E85DB4"/>
    <w:rsid w:val="00E86840"/>
    <w:rsid w:val="00E87346"/>
    <w:rsid w:val="00E924DE"/>
    <w:rsid w:val="00E92B16"/>
    <w:rsid w:val="00E93D3C"/>
    <w:rsid w:val="00EA498E"/>
    <w:rsid w:val="00EA4A70"/>
    <w:rsid w:val="00EB2F36"/>
    <w:rsid w:val="00EC0CCC"/>
    <w:rsid w:val="00EC23D4"/>
    <w:rsid w:val="00EC45C2"/>
    <w:rsid w:val="00ED0B46"/>
    <w:rsid w:val="00ED6124"/>
    <w:rsid w:val="00EE0E2F"/>
    <w:rsid w:val="00EF4297"/>
    <w:rsid w:val="00EF7B8B"/>
    <w:rsid w:val="00F0133A"/>
    <w:rsid w:val="00F151B2"/>
    <w:rsid w:val="00F1653D"/>
    <w:rsid w:val="00F16E3C"/>
    <w:rsid w:val="00F226A9"/>
    <w:rsid w:val="00F22855"/>
    <w:rsid w:val="00F26648"/>
    <w:rsid w:val="00F301C7"/>
    <w:rsid w:val="00F42537"/>
    <w:rsid w:val="00F52594"/>
    <w:rsid w:val="00F567D4"/>
    <w:rsid w:val="00F708EC"/>
    <w:rsid w:val="00F71E8B"/>
    <w:rsid w:val="00F81D92"/>
    <w:rsid w:val="00F84BEA"/>
    <w:rsid w:val="00F944D2"/>
    <w:rsid w:val="00FA74F4"/>
    <w:rsid w:val="00FB4D08"/>
    <w:rsid w:val="00FC40B8"/>
    <w:rsid w:val="00FC5C8A"/>
    <w:rsid w:val="00FD1F70"/>
    <w:rsid w:val="00FD32B6"/>
    <w:rsid w:val="00FD35B3"/>
    <w:rsid w:val="00FE3E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5ABC78"/>
  <w15:docId w15:val="{5B799EAC-5A6D-473D-915F-4DDC8FD82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D26D9"/>
    <w:pPr>
      <w:spacing w:before="240" w:after="120"/>
      <w:jc w:val="both"/>
    </w:pPr>
    <w:rPr>
      <w:sz w:val="22"/>
      <w:lang w:val="es-CO" w:eastAsia="en-US"/>
    </w:rPr>
  </w:style>
  <w:style w:type="paragraph" w:styleId="Ttulo1">
    <w:name w:val="heading 1"/>
    <w:basedOn w:val="DisplayText"/>
    <w:next w:val="Normal"/>
    <w:link w:val="Ttulo1Car"/>
    <w:autoRedefine/>
    <w:uiPriority w:val="9"/>
    <w:qFormat/>
    <w:rsid w:val="00497053"/>
    <w:pPr>
      <w:pBdr>
        <w:top w:val="single" w:sz="6" w:space="1" w:color="auto"/>
        <w:left w:val="single" w:sz="6" w:space="1" w:color="auto"/>
        <w:bottom w:val="single" w:sz="6" w:space="1" w:color="auto"/>
        <w:right w:val="single" w:sz="6" w:space="1" w:color="auto"/>
      </w:pBdr>
      <w:shd w:val="pct70" w:color="auto" w:fill="auto"/>
      <w:spacing w:after="240"/>
      <w:ind w:left="493" w:hanging="493"/>
      <w:jc w:val="center"/>
      <w:outlineLvl w:val="0"/>
    </w:pPr>
    <w:rPr>
      <w:b/>
      <w:smallCaps/>
      <w:color w:val="FFFFFF"/>
      <w:sz w:val="28"/>
      <w:lang w:val="es-CO"/>
    </w:rPr>
  </w:style>
  <w:style w:type="paragraph" w:styleId="Ttulo2">
    <w:name w:val="heading 2"/>
    <w:basedOn w:val="DisplayText"/>
    <w:next w:val="Normal"/>
    <w:autoRedefine/>
    <w:qFormat/>
    <w:rsid w:val="00BB6767"/>
    <w:pPr>
      <w:keepNext/>
      <w:numPr>
        <w:ilvl w:val="1"/>
        <w:numId w:val="3"/>
      </w:numPr>
      <w:outlineLvl w:val="1"/>
    </w:pPr>
    <w:rPr>
      <w:b/>
      <w:sz w:val="28"/>
      <w:lang w:val="es-CO"/>
    </w:rPr>
  </w:style>
  <w:style w:type="paragraph" w:styleId="Ttulo3">
    <w:name w:val="heading 3"/>
    <w:basedOn w:val="DisplayText"/>
    <w:next w:val="Normal"/>
    <w:autoRedefine/>
    <w:qFormat/>
    <w:rsid w:val="00557118"/>
    <w:pPr>
      <w:keepNext/>
      <w:outlineLvl w:val="2"/>
    </w:pPr>
    <w:rPr>
      <w:b/>
    </w:rPr>
  </w:style>
  <w:style w:type="paragraph" w:styleId="Ttulo4">
    <w:name w:val="heading 4"/>
    <w:basedOn w:val="DisplayText"/>
    <w:next w:val="Normal"/>
    <w:qFormat/>
    <w:rsid w:val="00CE0698"/>
    <w:pPr>
      <w:keepNext/>
      <w:numPr>
        <w:ilvl w:val="3"/>
        <w:numId w:val="1"/>
      </w:numPr>
      <w:spacing w:before="120"/>
      <w:outlineLvl w:val="3"/>
    </w:pPr>
    <w:rPr>
      <w:b/>
      <w:sz w:val="22"/>
    </w:rPr>
  </w:style>
  <w:style w:type="paragraph" w:styleId="Ttulo5">
    <w:name w:val="heading 5"/>
    <w:basedOn w:val="DisplayText"/>
    <w:next w:val="Normal"/>
    <w:qFormat/>
    <w:rsid w:val="00CE0698"/>
    <w:pPr>
      <w:keepNext/>
      <w:numPr>
        <w:ilvl w:val="4"/>
        <w:numId w:val="1"/>
      </w:numPr>
      <w:spacing w:before="20"/>
      <w:outlineLvl w:val="4"/>
    </w:pPr>
    <w:rPr>
      <w:rFonts w:ascii="Times New Roman" w:hAnsi="Times New Roman"/>
      <w:i/>
      <w:sz w:val="22"/>
    </w:rPr>
  </w:style>
  <w:style w:type="paragraph" w:styleId="Ttulo6">
    <w:name w:val="heading 6"/>
    <w:basedOn w:val="Normal"/>
    <w:next w:val="Normal"/>
    <w:qFormat/>
    <w:rsid w:val="00CE0698"/>
    <w:pPr>
      <w:numPr>
        <w:ilvl w:val="5"/>
        <w:numId w:val="1"/>
      </w:numPr>
      <w:spacing w:before="120" w:after="60"/>
      <w:outlineLvl w:val="5"/>
    </w:pPr>
    <w:rPr>
      <w:i/>
    </w:rPr>
  </w:style>
  <w:style w:type="paragraph" w:styleId="Ttulo7">
    <w:name w:val="heading 7"/>
    <w:basedOn w:val="Normal"/>
    <w:next w:val="Normal"/>
    <w:qFormat/>
    <w:rsid w:val="00CE0698"/>
    <w:pPr>
      <w:numPr>
        <w:ilvl w:val="6"/>
        <w:numId w:val="1"/>
      </w:numPr>
      <w:spacing w:after="60"/>
      <w:outlineLvl w:val="6"/>
    </w:pPr>
    <w:rPr>
      <w:rFonts w:ascii="Arial" w:hAnsi="Arial"/>
      <w:sz w:val="20"/>
    </w:rPr>
  </w:style>
  <w:style w:type="paragraph" w:styleId="Ttulo8">
    <w:name w:val="heading 8"/>
    <w:basedOn w:val="Normal"/>
    <w:next w:val="Normal"/>
    <w:qFormat/>
    <w:rsid w:val="00CE0698"/>
    <w:pPr>
      <w:numPr>
        <w:ilvl w:val="7"/>
        <w:numId w:val="1"/>
      </w:numPr>
      <w:spacing w:after="60"/>
      <w:outlineLvl w:val="7"/>
    </w:pPr>
    <w:rPr>
      <w:rFonts w:ascii="Arial" w:hAnsi="Arial"/>
      <w:i/>
      <w:sz w:val="20"/>
    </w:rPr>
  </w:style>
  <w:style w:type="paragraph" w:styleId="Ttulo9">
    <w:name w:val="heading 9"/>
    <w:basedOn w:val="Normal"/>
    <w:next w:val="Normal"/>
    <w:qFormat/>
    <w:rsid w:val="00CE0698"/>
    <w:pPr>
      <w:numPr>
        <w:ilvl w:val="8"/>
        <w:numId w:val="1"/>
      </w:numPr>
      <w:spacing w:after="6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isplayText">
    <w:name w:val="_Display Text"/>
    <w:rsid w:val="00CE0698"/>
    <w:pPr>
      <w:spacing w:before="240" w:after="120"/>
    </w:pPr>
    <w:rPr>
      <w:rFonts w:ascii="Arial" w:hAnsi="Arial"/>
      <w:sz w:val="24"/>
      <w:lang w:val="en-US" w:eastAsia="en-US"/>
    </w:rPr>
  </w:style>
  <w:style w:type="paragraph" w:customStyle="1" w:styleId="Bibliografa1">
    <w:name w:val="Bibliografía1"/>
    <w:rsid w:val="00CE0698"/>
    <w:pPr>
      <w:spacing w:before="240" w:after="120" w:line="240" w:lineRule="exact"/>
      <w:ind w:left="360" w:hanging="360"/>
    </w:pPr>
    <w:rPr>
      <w:sz w:val="22"/>
      <w:lang w:val="en-US" w:eastAsia="en-US"/>
    </w:rPr>
  </w:style>
  <w:style w:type="paragraph" w:styleId="Encabezado">
    <w:name w:val="header"/>
    <w:basedOn w:val="Normal"/>
    <w:rsid w:val="00CE0698"/>
    <w:pPr>
      <w:pBdr>
        <w:bottom w:val="single" w:sz="6" w:space="1" w:color="auto"/>
      </w:pBdr>
      <w:tabs>
        <w:tab w:val="center" w:pos="3960"/>
        <w:tab w:val="right" w:pos="8280"/>
      </w:tabs>
      <w:spacing w:after="0"/>
    </w:pPr>
    <w:rPr>
      <w:sz w:val="18"/>
    </w:rPr>
  </w:style>
  <w:style w:type="paragraph" w:styleId="Piedepgina">
    <w:name w:val="footer"/>
    <w:basedOn w:val="Normal"/>
    <w:link w:val="PiedepginaCar"/>
    <w:uiPriority w:val="99"/>
    <w:rsid w:val="00CE0698"/>
    <w:pPr>
      <w:pBdr>
        <w:top w:val="single" w:sz="6" w:space="1" w:color="auto"/>
      </w:pBdr>
      <w:tabs>
        <w:tab w:val="center" w:pos="4320"/>
        <w:tab w:val="right" w:pos="8280"/>
      </w:tabs>
      <w:spacing w:after="0"/>
    </w:pPr>
    <w:rPr>
      <w:sz w:val="18"/>
    </w:rPr>
  </w:style>
  <w:style w:type="character" w:styleId="Nmerodepgina">
    <w:name w:val="page number"/>
    <w:basedOn w:val="Fuentedeprrafopredeter"/>
    <w:rsid w:val="00CE0698"/>
  </w:style>
  <w:style w:type="paragraph" w:customStyle="1" w:styleId="Comment">
    <w:name w:val="_Comment"/>
    <w:basedOn w:val="Normal"/>
    <w:next w:val="Normal"/>
    <w:rsid w:val="00CE0698"/>
    <w:pPr>
      <w:spacing w:after="240"/>
    </w:pPr>
    <w:rPr>
      <w:i/>
      <w:vanish/>
      <w:color w:val="808080"/>
      <w:sz w:val="24"/>
    </w:rPr>
  </w:style>
  <w:style w:type="paragraph" w:customStyle="1" w:styleId="Code">
    <w:name w:val="Code"/>
    <w:basedOn w:val="Normal"/>
    <w:rsid w:val="00CE0698"/>
    <w:pPr>
      <w:keepNext/>
      <w:shd w:val="pct15" w:color="auto" w:fill="FFFFFF"/>
      <w:tabs>
        <w:tab w:val="left" w:pos="360"/>
        <w:tab w:val="left" w:pos="720"/>
        <w:tab w:val="left" w:pos="1080"/>
        <w:tab w:val="left" w:pos="1440"/>
        <w:tab w:val="left" w:pos="1800"/>
        <w:tab w:val="left" w:pos="2160"/>
      </w:tabs>
      <w:suppressAutoHyphens/>
      <w:spacing w:after="0" w:line="288" w:lineRule="auto"/>
    </w:pPr>
    <w:rPr>
      <w:rFonts w:ascii="Courier New" w:hAnsi="Courier New"/>
      <w:noProof/>
      <w:spacing w:val="-5"/>
      <w:sz w:val="18"/>
    </w:rPr>
  </w:style>
  <w:style w:type="paragraph" w:customStyle="1" w:styleId="CodeTitle">
    <w:name w:val="Code Title"/>
    <w:basedOn w:val="Code"/>
    <w:next w:val="Code"/>
    <w:rsid w:val="00CE0698"/>
    <w:pPr>
      <w:pBdr>
        <w:bottom w:val="single" w:sz="36" w:space="1" w:color="808080"/>
      </w:pBdr>
      <w:shd w:val="clear" w:color="auto" w:fill="auto"/>
      <w:spacing w:after="60"/>
    </w:pPr>
    <w:rPr>
      <w:rFonts w:ascii="Arial" w:hAnsi="Arial"/>
      <w:b/>
      <w:sz w:val="20"/>
    </w:rPr>
  </w:style>
  <w:style w:type="paragraph" w:customStyle="1" w:styleId="OpenIssue">
    <w:name w:val="Open Issue"/>
    <w:basedOn w:val="Normal"/>
    <w:rsid w:val="00CE0698"/>
    <w:pPr>
      <w:pBdr>
        <w:top w:val="single" w:sz="12" w:space="3" w:color="auto" w:shadow="1"/>
        <w:left w:val="single" w:sz="12" w:space="3" w:color="auto" w:shadow="1"/>
        <w:bottom w:val="single" w:sz="12" w:space="3" w:color="auto" w:shadow="1"/>
        <w:right w:val="single" w:sz="12" w:space="3" w:color="auto" w:shadow="1"/>
      </w:pBdr>
      <w:shd w:val="pct10" w:color="auto" w:fill="auto"/>
      <w:spacing w:after="240"/>
    </w:pPr>
    <w:rPr>
      <w:sz w:val="24"/>
    </w:rPr>
  </w:style>
  <w:style w:type="paragraph" w:customStyle="1" w:styleId="Table-Heading">
    <w:name w:val="Table - Heading"/>
    <w:basedOn w:val="DisplayText"/>
    <w:next w:val="Normal"/>
    <w:rsid w:val="00CE0698"/>
    <w:pPr>
      <w:keepNext/>
      <w:pBdr>
        <w:bottom w:val="single" w:sz="36" w:space="3" w:color="C0C0C0"/>
      </w:pBdr>
      <w:spacing w:before="120"/>
    </w:pPr>
    <w:rPr>
      <w:b/>
      <w:sz w:val="20"/>
    </w:rPr>
  </w:style>
  <w:style w:type="paragraph" w:customStyle="1" w:styleId="Table-Source">
    <w:name w:val="Table - Source"/>
    <w:basedOn w:val="Normal"/>
    <w:next w:val="Normal"/>
    <w:rsid w:val="00CE0698"/>
    <w:pPr>
      <w:pBdr>
        <w:top w:val="single" w:sz="12" w:space="1" w:color="auto"/>
      </w:pBdr>
    </w:pPr>
    <w:rPr>
      <w:i/>
      <w:sz w:val="18"/>
    </w:rPr>
  </w:style>
  <w:style w:type="paragraph" w:customStyle="1" w:styleId="Table-Text">
    <w:name w:val="Table - Text"/>
    <w:basedOn w:val="Normal"/>
    <w:rsid w:val="00CE0698"/>
    <w:pPr>
      <w:spacing w:before="60" w:after="60"/>
      <w:jc w:val="left"/>
    </w:pPr>
    <w:rPr>
      <w:sz w:val="20"/>
    </w:rPr>
  </w:style>
  <w:style w:type="paragraph" w:customStyle="1" w:styleId="Table-ColHead">
    <w:name w:val="Table - Col. Head"/>
    <w:basedOn w:val="DisplayText"/>
    <w:rsid w:val="00CE0698"/>
    <w:pPr>
      <w:keepNext/>
      <w:suppressAutoHyphens/>
      <w:spacing w:before="60" w:after="60"/>
    </w:pPr>
    <w:rPr>
      <w:b/>
      <w:sz w:val="20"/>
    </w:rPr>
  </w:style>
  <w:style w:type="paragraph" w:styleId="Textonotapie">
    <w:name w:val="footnote text"/>
    <w:basedOn w:val="Normal"/>
    <w:semiHidden/>
    <w:rsid w:val="00CE0698"/>
    <w:rPr>
      <w:sz w:val="18"/>
    </w:rPr>
  </w:style>
  <w:style w:type="character" w:styleId="Refdenotaalpie">
    <w:name w:val="footnote reference"/>
    <w:basedOn w:val="Fuentedeprrafopredeter"/>
    <w:semiHidden/>
    <w:rsid w:val="00CE0698"/>
    <w:rPr>
      <w:position w:val="6"/>
      <w:sz w:val="14"/>
      <w:vertAlign w:val="superscript"/>
    </w:rPr>
  </w:style>
  <w:style w:type="paragraph" w:customStyle="1" w:styleId="FigNum">
    <w:name w:val="Fig Num"/>
    <w:basedOn w:val="Table-ColHead"/>
    <w:rsid w:val="00CE0698"/>
    <w:pPr>
      <w:keepNext w:val="0"/>
      <w:spacing w:before="0" w:after="240"/>
    </w:pPr>
  </w:style>
  <w:style w:type="paragraph" w:customStyle="1" w:styleId="Confidential-Top">
    <w:name w:val="Confidential - Top"/>
    <w:basedOn w:val="Normal"/>
    <w:rsid w:val="00CE0698"/>
    <w:pPr>
      <w:framePr w:hSpace="187" w:wrap="auto" w:vAnchor="page" w:hAnchor="page" w:xAlign="center" w:y="361"/>
      <w:pBdr>
        <w:top w:val="single" w:sz="6" w:space="1" w:color="FF0000"/>
        <w:left w:val="single" w:sz="6" w:space="1" w:color="FF0000"/>
        <w:bottom w:val="single" w:sz="6" w:space="1" w:color="FF0000"/>
        <w:right w:val="single" w:sz="6" w:space="1" w:color="FF0000"/>
      </w:pBdr>
      <w:shd w:val="solid" w:color="FF0000" w:fill="auto"/>
      <w:spacing w:after="0"/>
    </w:pPr>
    <w:rPr>
      <w:rFonts w:ascii="Arial Black" w:hAnsi="Arial Black"/>
      <w:color w:val="FFFFFF"/>
      <w:sz w:val="14"/>
    </w:rPr>
  </w:style>
  <w:style w:type="paragraph" w:styleId="TDC1">
    <w:name w:val="toc 1"/>
    <w:basedOn w:val="Normal"/>
    <w:next w:val="Normal"/>
    <w:autoRedefine/>
    <w:uiPriority w:val="39"/>
    <w:rsid w:val="008038CD"/>
    <w:pPr>
      <w:tabs>
        <w:tab w:val="right" w:leader="dot" w:pos="8280"/>
      </w:tabs>
      <w:spacing w:after="0"/>
      <w:jc w:val="left"/>
    </w:pPr>
    <w:rPr>
      <w:b/>
      <w:smallCaps/>
      <w:sz w:val="24"/>
    </w:rPr>
  </w:style>
  <w:style w:type="paragraph" w:styleId="TDC2">
    <w:name w:val="toc 2"/>
    <w:basedOn w:val="Normal"/>
    <w:next w:val="Normal"/>
    <w:autoRedefine/>
    <w:uiPriority w:val="39"/>
    <w:rsid w:val="008038CD"/>
    <w:pPr>
      <w:tabs>
        <w:tab w:val="right" w:leader="dot" w:pos="8280"/>
      </w:tabs>
      <w:spacing w:before="120" w:after="0"/>
      <w:jc w:val="left"/>
    </w:pPr>
    <w:rPr>
      <w:smallCaps/>
      <w:sz w:val="24"/>
    </w:rPr>
  </w:style>
  <w:style w:type="paragraph" w:styleId="TDC3">
    <w:name w:val="toc 3"/>
    <w:basedOn w:val="Normal"/>
    <w:next w:val="Normal"/>
    <w:autoRedefine/>
    <w:uiPriority w:val="39"/>
    <w:rsid w:val="008038CD"/>
    <w:pPr>
      <w:tabs>
        <w:tab w:val="right" w:leader="dot" w:pos="8280"/>
      </w:tabs>
      <w:spacing w:before="0" w:after="0"/>
      <w:ind w:left="357"/>
      <w:jc w:val="left"/>
    </w:pPr>
    <w:rPr>
      <w:i/>
    </w:rPr>
  </w:style>
  <w:style w:type="paragraph" w:styleId="TDC4">
    <w:name w:val="toc 4"/>
    <w:basedOn w:val="Normal"/>
    <w:next w:val="Normal"/>
    <w:autoRedefine/>
    <w:semiHidden/>
    <w:rsid w:val="00CE0698"/>
    <w:pPr>
      <w:tabs>
        <w:tab w:val="right" w:leader="dot" w:pos="8280"/>
      </w:tabs>
      <w:spacing w:after="0"/>
      <w:ind w:left="720"/>
      <w:jc w:val="left"/>
    </w:pPr>
    <w:rPr>
      <w:sz w:val="20"/>
    </w:rPr>
  </w:style>
  <w:style w:type="paragraph" w:styleId="TDC5">
    <w:name w:val="toc 5"/>
    <w:basedOn w:val="Normal"/>
    <w:next w:val="Normal"/>
    <w:autoRedefine/>
    <w:semiHidden/>
    <w:rsid w:val="00CE0698"/>
    <w:pPr>
      <w:tabs>
        <w:tab w:val="right" w:leader="dot" w:pos="8280"/>
      </w:tabs>
      <w:spacing w:after="0"/>
      <w:ind w:left="960"/>
    </w:pPr>
    <w:rPr>
      <w:sz w:val="18"/>
    </w:rPr>
  </w:style>
  <w:style w:type="paragraph" w:customStyle="1" w:styleId="Contents">
    <w:name w:val="Contents"/>
    <w:basedOn w:val="Ttulo1"/>
    <w:rsid w:val="00CE0698"/>
    <w:pPr>
      <w:pBdr>
        <w:top w:val="single" w:sz="4" w:space="1" w:color="auto"/>
        <w:bottom w:val="single" w:sz="4" w:space="1" w:color="auto"/>
      </w:pBdr>
      <w:shd w:val="pct70" w:color="auto" w:fill="FFFFFF"/>
    </w:pPr>
    <w:rPr>
      <w:noProof/>
    </w:rPr>
  </w:style>
  <w:style w:type="paragraph" w:customStyle="1" w:styleId="Confidential-Bottom">
    <w:name w:val="Confidential - Bottom"/>
    <w:basedOn w:val="Piedepgina"/>
    <w:rsid w:val="00CE0698"/>
    <w:pPr>
      <w:framePr w:hSpace="187" w:wrap="auto" w:vAnchor="page" w:hAnchor="page" w:xAlign="center" w:y="15265"/>
      <w:pBdr>
        <w:top w:val="single" w:sz="6" w:space="1" w:color="FF0000"/>
        <w:left w:val="single" w:sz="6" w:space="1" w:color="FF0000"/>
        <w:bottom w:val="single" w:sz="6" w:space="1" w:color="FF0000"/>
        <w:right w:val="single" w:sz="6" w:space="1" w:color="FF0000"/>
      </w:pBdr>
      <w:shd w:val="solid" w:color="FF0000" w:fill="auto"/>
    </w:pPr>
    <w:rPr>
      <w:rFonts w:ascii="Arial Black" w:hAnsi="Arial Black"/>
      <w:color w:val="FFFFFF"/>
      <w:sz w:val="14"/>
    </w:rPr>
  </w:style>
  <w:style w:type="paragraph" w:customStyle="1" w:styleId="Title-Subject">
    <w:name w:val="Title - Subject"/>
    <w:basedOn w:val="Ttulo"/>
    <w:next w:val="Title-Filename"/>
    <w:rsid w:val="00CE0698"/>
    <w:pPr>
      <w:suppressAutoHyphens/>
      <w:spacing w:before="720" w:after="1360"/>
      <w:ind w:left="1080" w:right="1080"/>
    </w:pPr>
    <w:rPr>
      <w:rFonts w:cs="Arial"/>
      <w:b w:val="0"/>
      <w:iCs/>
      <w:sz w:val="40"/>
    </w:rPr>
  </w:style>
  <w:style w:type="paragraph" w:styleId="Ttulo">
    <w:name w:val="Title"/>
    <w:basedOn w:val="Ttulo1"/>
    <w:qFormat/>
    <w:rsid w:val="002B0C29"/>
  </w:style>
  <w:style w:type="paragraph" w:customStyle="1" w:styleId="Title-Filename">
    <w:name w:val="Title - Filename"/>
    <w:basedOn w:val="Ttulo"/>
    <w:next w:val="Title-Date"/>
    <w:rsid w:val="00CE0698"/>
    <w:pPr>
      <w:spacing w:before="480" w:after="480"/>
    </w:pPr>
    <w:rPr>
      <w:b w:val="0"/>
      <w:i/>
      <w:iCs/>
      <w:sz w:val="24"/>
    </w:rPr>
  </w:style>
  <w:style w:type="paragraph" w:customStyle="1" w:styleId="Title-Date">
    <w:name w:val="Title - Date"/>
    <w:basedOn w:val="Ttulo"/>
    <w:next w:val="Title-Revision"/>
    <w:rsid w:val="00CE0698"/>
    <w:pPr>
      <w:spacing w:before="480" w:after="960"/>
    </w:pPr>
    <w:rPr>
      <w:b w:val="0"/>
      <w:i/>
      <w:iCs/>
    </w:rPr>
  </w:style>
  <w:style w:type="paragraph" w:customStyle="1" w:styleId="Title-Revision">
    <w:name w:val="Title - Revision"/>
    <w:basedOn w:val="Ttulo"/>
    <w:rsid w:val="00CE0698"/>
    <w:pPr>
      <w:spacing w:before="0" w:after="0"/>
    </w:pPr>
    <w:rPr>
      <w:bCs/>
    </w:rPr>
  </w:style>
  <w:style w:type="paragraph" w:styleId="Descripcin">
    <w:name w:val="caption"/>
    <w:basedOn w:val="Normal"/>
    <w:next w:val="Normal"/>
    <w:qFormat/>
    <w:rsid w:val="00537A9E"/>
    <w:pPr>
      <w:keepNext/>
    </w:pPr>
    <w:rPr>
      <w:b/>
      <w:color w:val="000000"/>
      <w:sz w:val="20"/>
    </w:rPr>
  </w:style>
  <w:style w:type="character" w:styleId="Hipervnculo">
    <w:name w:val="Hyperlink"/>
    <w:basedOn w:val="Fuentedeprrafopredeter"/>
    <w:uiPriority w:val="99"/>
    <w:rsid w:val="00CE0698"/>
    <w:rPr>
      <w:color w:val="0000FF"/>
      <w:u w:val="single"/>
    </w:rPr>
  </w:style>
  <w:style w:type="paragraph" w:customStyle="1" w:styleId="TableText">
    <w:name w:val="Table Text"/>
    <w:basedOn w:val="Normal"/>
    <w:rsid w:val="00CE0698"/>
    <w:pPr>
      <w:spacing w:before="60" w:after="60" w:line="480" w:lineRule="auto"/>
      <w:jc w:val="left"/>
    </w:pPr>
    <w:rPr>
      <w:sz w:val="24"/>
    </w:rPr>
  </w:style>
  <w:style w:type="paragraph" w:customStyle="1" w:styleId="Comment0">
    <w:name w:val="Comment"/>
    <w:basedOn w:val="Normal"/>
    <w:link w:val="CommentCar"/>
    <w:rsid w:val="00CE0698"/>
    <w:pPr>
      <w:overflowPunct w:val="0"/>
      <w:autoSpaceDE w:val="0"/>
      <w:autoSpaceDN w:val="0"/>
      <w:adjustRightInd w:val="0"/>
      <w:textAlignment w:val="baseline"/>
    </w:pPr>
    <w:rPr>
      <w:i/>
      <w:color w:val="000080"/>
    </w:rPr>
  </w:style>
  <w:style w:type="character" w:styleId="Hipervnculovisitado">
    <w:name w:val="FollowedHyperlink"/>
    <w:basedOn w:val="Fuentedeprrafopredeter"/>
    <w:rsid w:val="00CE0698"/>
    <w:rPr>
      <w:color w:val="800080"/>
      <w:u w:val="single"/>
    </w:rPr>
  </w:style>
  <w:style w:type="paragraph" w:customStyle="1" w:styleId="Title-OrganizationName">
    <w:name w:val="Title - Organization Name"/>
    <w:basedOn w:val="Ttulo"/>
    <w:rsid w:val="00CE0698"/>
    <w:pPr>
      <w:spacing w:before="360" w:after="180"/>
    </w:pPr>
    <w:rPr>
      <w:rFonts w:ascii="Times New Roman" w:hAnsi="Times New Roman"/>
      <w:sz w:val="32"/>
    </w:rPr>
  </w:style>
  <w:style w:type="character" w:customStyle="1" w:styleId="CommentCar">
    <w:name w:val="Comment Car"/>
    <w:basedOn w:val="Fuentedeprrafopredeter"/>
    <w:link w:val="Comment0"/>
    <w:rsid w:val="000C53AA"/>
    <w:rPr>
      <w:i/>
      <w:color w:val="000080"/>
      <w:sz w:val="22"/>
      <w:lang w:val="en-US" w:eastAsia="en-US" w:bidi="ar-SA"/>
    </w:rPr>
  </w:style>
  <w:style w:type="character" w:styleId="Refdecomentario">
    <w:name w:val="annotation reference"/>
    <w:basedOn w:val="Fuentedeprrafopredeter"/>
    <w:semiHidden/>
    <w:rsid w:val="00841BFA"/>
    <w:rPr>
      <w:sz w:val="16"/>
      <w:szCs w:val="16"/>
    </w:rPr>
  </w:style>
  <w:style w:type="paragraph" w:styleId="Textocomentario">
    <w:name w:val="annotation text"/>
    <w:basedOn w:val="Normal"/>
    <w:semiHidden/>
    <w:rsid w:val="00841BFA"/>
    <w:rPr>
      <w:sz w:val="20"/>
    </w:rPr>
  </w:style>
  <w:style w:type="paragraph" w:styleId="Asuntodelcomentario">
    <w:name w:val="annotation subject"/>
    <w:basedOn w:val="Textocomentario"/>
    <w:next w:val="Textocomentario"/>
    <w:semiHidden/>
    <w:rsid w:val="00841BFA"/>
    <w:rPr>
      <w:b/>
      <w:bCs/>
    </w:rPr>
  </w:style>
  <w:style w:type="paragraph" w:styleId="Textodeglobo">
    <w:name w:val="Balloon Text"/>
    <w:basedOn w:val="Normal"/>
    <w:semiHidden/>
    <w:rsid w:val="00841BFA"/>
    <w:rPr>
      <w:rFonts w:ascii="Tahoma" w:hAnsi="Tahoma" w:cs="Tahoma"/>
      <w:sz w:val="16"/>
      <w:szCs w:val="16"/>
    </w:rPr>
  </w:style>
  <w:style w:type="table" w:styleId="Tablaconcuadrcula">
    <w:name w:val="Table Grid"/>
    <w:basedOn w:val="Tablanormal"/>
    <w:uiPriority w:val="59"/>
    <w:rsid w:val="00232A78"/>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rsid w:val="009B6B4C"/>
    <w:rPr>
      <w:rFonts w:ascii="Tahoma" w:hAnsi="Tahoma" w:cs="Tahoma"/>
      <w:sz w:val="16"/>
      <w:szCs w:val="16"/>
    </w:rPr>
  </w:style>
  <w:style w:type="character" w:customStyle="1" w:styleId="MapadeldocumentoCar">
    <w:name w:val="Mapa del documento Car"/>
    <w:basedOn w:val="Fuentedeprrafopredeter"/>
    <w:link w:val="Mapadeldocumento"/>
    <w:rsid w:val="009B6B4C"/>
    <w:rPr>
      <w:rFonts w:ascii="Tahoma" w:hAnsi="Tahoma" w:cs="Tahoma"/>
      <w:sz w:val="16"/>
      <w:szCs w:val="16"/>
      <w:lang w:val="en-US" w:eastAsia="en-US"/>
    </w:rPr>
  </w:style>
  <w:style w:type="character" w:styleId="Textoennegrita">
    <w:name w:val="Strong"/>
    <w:basedOn w:val="Fuentedeprrafopredeter"/>
    <w:uiPriority w:val="22"/>
    <w:qFormat/>
    <w:rsid w:val="00282CA2"/>
    <w:rPr>
      <w:b/>
      <w:bCs/>
    </w:rPr>
  </w:style>
  <w:style w:type="character" w:styleId="nfasis">
    <w:name w:val="Emphasis"/>
    <w:basedOn w:val="Fuentedeprrafopredeter"/>
    <w:qFormat/>
    <w:rsid w:val="00282CA2"/>
    <w:rPr>
      <w:i/>
      <w:iCs/>
    </w:rPr>
  </w:style>
  <w:style w:type="paragraph" w:styleId="Textosinformato">
    <w:name w:val="Plain Text"/>
    <w:basedOn w:val="Normal"/>
    <w:link w:val="TextosinformatoCar"/>
    <w:uiPriority w:val="99"/>
    <w:unhideWhenUsed/>
    <w:rsid w:val="00CB3651"/>
    <w:pPr>
      <w:spacing w:before="0" w:after="0"/>
      <w:jc w:val="left"/>
    </w:pPr>
    <w:rPr>
      <w:rFonts w:ascii="Consolas" w:eastAsia="Calibri" w:hAnsi="Consolas"/>
      <w:sz w:val="21"/>
      <w:szCs w:val="21"/>
      <w:lang w:val="es-ES"/>
    </w:rPr>
  </w:style>
  <w:style w:type="character" w:customStyle="1" w:styleId="TextosinformatoCar">
    <w:name w:val="Texto sin formato Car"/>
    <w:basedOn w:val="Fuentedeprrafopredeter"/>
    <w:link w:val="Textosinformato"/>
    <w:uiPriority w:val="99"/>
    <w:rsid w:val="00CB3651"/>
    <w:rPr>
      <w:rFonts w:ascii="Consolas" w:eastAsia="Calibri" w:hAnsi="Consolas" w:cs="Times New Roman"/>
      <w:sz w:val="21"/>
      <w:szCs w:val="21"/>
      <w:lang w:eastAsia="en-US"/>
    </w:rPr>
  </w:style>
  <w:style w:type="character" w:customStyle="1" w:styleId="PiedepginaCar">
    <w:name w:val="Pie de página Car"/>
    <w:basedOn w:val="Fuentedeprrafopredeter"/>
    <w:link w:val="Piedepgina"/>
    <w:uiPriority w:val="99"/>
    <w:rsid w:val="00F26648"/>
    <w:rPr>
      <w:sz w:val="18"/>
      <w:lang w:val="en-US" w:eastAsia="en-US"/>
    </w:rPr>
  </w:style>
  <w:style w:type="character" w:styleId="CitaHTML">
    <w:name w:val="HTML Cite"/>
    <w:basedOn w:val="Fuentedeprrafopredeter"/>
    <w:uiPriority w:val="99"/>
    <w:unhideWhenUsed/>
    <w:rsid w:val="007C0ADB"/>
    <w:rPr>
      <w:i/>
      <w:iCs/>
    </w:rPr>
  </w:style>
  <w:style w:type="character" w:customStyle="1" w:styleId="apple-style-span">
    <w:name w:val="apple-style-span"/>
    <w:basedOn w:val="Fuentedeprrafopredeter"/>
    <w:rsid w:val="00E225D3"/>
  </w:style>
  <w:style w:type="paragraph" w:styleId="Prrafodelista">
    <w:name w:val="List Paragraph"/>
    <w:basedOn w:val="Normal"/>
    <w:uiPriority w:val="34"/>
    <w:qFormat/>
    <w:rsid w:val="00AD6674"/>
    <w:pPr>
      <w:ind w:left="720"/>
      <w:contextualSpacing/>
    </w:pPr>
  </w:style>
  <w:style w:type="character" w:customStyle="1" w:styleId="Ttulo1Car">
    <w:name w:val="Título 1 Car"/>
    <w:basedOn w:val="Fuentedeprrafopredeter"/>
    <w:link w:val="Ttulo1"/>
    <w:uiPriority w:val="9"/>
    <w:rsid w:val="00497053"/>
    <w:rPr>
      <w:rFonts w:ascii="Arial" w:hAnsi="Arial"/>
      <w:b/>
      <w:smallCaps/>
      <w:color w:val="FFFFFF"/>
      <w:sz w:val="28"/>
      <w:shd w:val="pct70" w:color="auto" w:fill="auto"/>
      <w:lang w:val="es-CO" w:eastAsia="en-US"/>
    </w:rPr>
  </w:style>
  <w:style w:type="paragraph" w:styleId="Bibliografa">
    <w:name w:val="Bibliography"/>
    <w:basedOn w:val="Normal"/>
    <w:next w:val="Normal"/>
    <w:uiPriority w:val="37"/>
    <w:unhideWhenUsed/>
    <w:rsid w:val="00A02D7D"/>
  </w:style>
  <w:style w:type="character" w:customStyle="1" w:styleId="Mencinsinresolver1">
    <w:name w:val="Mención sin resolver1"/>
    <w:basedOn w:val="Fuentedeprrafopredeter"/>
    <w:uiPriority w:val="99"/>
    <w:semiHidden/>
    <w:unhideWhenUsed/>
    <w:rsid w:val="003C4959"/>
    <w:rPr>
      <w:color w:val="605E5C"/>
      <w:shd w:val="clear" w:color="auto" w:fill="E1DFDD"/>
    </w:rPr>
  </w:style>
  <w:style w:type="paragraph" w:styleId="NormalWeb">
    <w:name w:val="Normal (Web)"/>
    <w:basedOn w:val="Normal"/>
    <w:uiPriority w:val="99"/>
    <w:unhideWhenUsed/>
    <w:rsid w:val="00AA7DAA"/>
    <w:pPr>
      <w:spacing w:before="100" w:beforeAutospacing="1" w:after="100" w:afterAutospacing="1"/>
      <w:jc w:val="left"/>
    </w:pPr>
    <w:rPr>
      <w:sz w:val="24"/>
      <w:szCs w:val="24"/>
      <w:lang w:eastAsia="es-CO"/>
    </w:rPr>
  </w:style>
  <w:style w:type="character" w:customStyle="1" w:styleId="apple-tab-span">
    <w:name w:val="apple-tab-span"/>
    <w:basedOn w:val="Fuentedeprrafopredeter"/>
    <w:rsid w:val="00A66968"/>
  </w:style>
  <w:style w:type="paragraph" w:styleId="TtuloTDC">
    <w:name w:val="TOC Heading"/>
    <w:basedOn w:val="Ttulo1"/>
    <w:next w:val="Normal"/>
    <w:uiPriority w:val="39"/>
    <w:unhideWhenUsed/>
    <w:qFormat/>
    <w:rsid w:val="002B0C29"/>
    <w:pPr>
      <w:keepNext/>
      <w:keepLines/>
      <w:pBdr>
        <w:top w:val="none" w:sz="0" w:space="0" w:color="auto"/>
        <w:left w:val="none" w:sz="0" w:space="0" w:color="auto"/>
        <w:bottom w:val="none" w:sz="0" w:space="0" w:color="auto"/>
        <w:right w:val="none" w:sz="0" w:space="0" w:color="auto"/>
      </w:pBdr>
      <w:shd w:val="clear" w:color="auto" w:fill="auto"/>
      <w:spacing w:after="0" w:line="259" w:lineRule="auto"/>
      <w:jc w:val="left"/>
      <w:outlineLvl w:val="9"/>
    </w:pPr>
    <w:rPr>
      <w:rFonts w:asciiTheme="majorHAnsi" w:eastAsiaTheme="majorEastAsia" w:hAnsiTheme="majorHAnsi" w:cstheme="majorBidi"/>
      <w:b w:val="0"/>
      <w:smallCaps w:val="0"/>
      <w:color w:val="365F91" w:themeColor="accent1" w:themeShade="BF"/>
      <w:sz w:val="32"/>
      <w:szCs w:val="32"/>
      <w:lang w:eastAsia="es-CO"/>
    </w:rPr>
  </w:style>
  <w:style w:type="paragraph" w:styleId="Subttulo">
    <w:name w:val="Subtitle"/>
    <w:basedOn w:val="Normal"/>
    <w:next w:val="Normal"/>
    <w:link w:val="SubttuloCar"/>
    <w:qFormat/>
    <w:rsid w:val="00117265"/>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tuloCar">
    <w:name w:val="Subtítulo Car"/>
    <w:basedOn w:val="Fuentedeprrafopredeter"/>
    <w:link w:val="Subttulo"/>
    <w:rsid w:val="00117265"/>
    <w:rPr>
      <w:rFonts w:asciiTheme="minorHAnsi" w:eastAsiaTheme="minorEastAsia" w:hAnsiTheme="minorHAnsi" w:cstheme="minorBidi"/>
      <w:color w:val="5A5A5A" w:themeColor="text1" w:themeTint="A5"/>
      <w:spacing w:val="15"/>
      <w:sz w:val="22"/>
      <w:szCs w:val="22"/>
      <w:lang w:val="es-CO" w:eastAsia="en-US"/>
    </w:rPr>
  </w:style>
  <w:style w:type="character" w:styleId="Textodelmarcadordeposicin">
    <w:name w:val="Placeholder Text"/>
    <w:basedOn w:val="Fuentedeprrafopredeter"/>
    <w:uiPriority w:val="99"/>
    <w:semiHidden/>
    <w:rsid w:val="00ED6124"/>
    <w:rPr>
      <w:color w:val="808080"/>
    </w:rPr>
  </w:style>
  <w:style w:type="paragraph" w:styleId="Sinespaciado">
    <w:name w:val="No Spacing"/>
    <w:uiPriority w:val="1"/>
    <w:qFormat/>
    <w:rsid w:val="00CE0D05"/>
    <w:pPr>
      <w:jc w:val="both"/>
    </w:pPr>
    <w:rPr>
      <w:sz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2">
      <w:bodyDiv w:val="1"/>
      <w:marLeft w:val="0"/>
      <w:marRight w:val="0"/>
      <w:marTop w:val="0"/>
      <w:marBottom w:val="0"/>
      <w:divBdr>
        <w:top w:val="none" w:sz="0" w:space="0" w:color="auto"/>
        <w:left w:val="none" w:sz="0" w:space="0" w:color="auto"/>
        <w:bottom w:val="none" w:sz="0" w:space="0" w:color="auto"/>
        <w:right w:val="none" w:sz="0" w:space="0" w:color="auto"/>
      </w:divBdr>
    </w:div>
    <w:div w:id="90200">
      <w:bodyDiv w:val="1"/>
      <w:marLeft w:val="0"/>
      <w:marRight w:val="0"/>
      <w:marTop w:val="0"/>
      <w:marBottom w:val="0"/>
      <w:divBdr>
        <w:top w:val="none" w:sz="0" w:space="0" w:color="auto"/>
        <w:left w:val="none" w:sz="0" w:space="0" w:color="auto"/>
        <w:bottom w:val="none" w:sz="0" w:space="0" w:color="auto"/>
        <w:right w:val="none" w:sz="0" w:space="0" w:color="auto"/>
      </w:divBdr>
    </w:div>
    <w:div w:id="1129292">
      <w:bodyDiv w:val="1"/>
      <w:marLeft w:val="0"/>
      <w:marRight w:val="0"/>
      <w:marTop w:val="0"/>
      <w:marBottom w:val="0"/>
      <w:divBdr>
        <w:top w:val="none" w:sz="0" w:space="0" w:color="auto"/>
        <w:left w:val="none" w:sz="0" w:space="0" w:color="auto"/>
        <w:bottom w:val="none" w:sz="0" w:space="0" w:color="auto"/>
        <w:right w:val="none" w:sz="0" w:space="0" w:color="auto"/>
      </w:divBdr>
    </w:div>
    <w:div w:id="2365601">
      <w:bodyDiv w:val="1"/>
      <w:marLeft w:val="0"/>
      <w:marRight w:val="0"/>
      <w:marTop w:val="0"/>
      <w:marBottom w:val="0"/>
      <w:divBdr>
        <w:top w:val="none" w:sz="0" w:space="0" w:color="auto"/>
        <w:left w:val="none" w:sz="0" w:space="0" w:color="auto"/>
        <w:bottom w:val="none" w:sz="0" w:space="0" w:color="auto"/>
        <w:right w:val="none" w:sz="0" w:space="0" w:color="auto"/>
      </w:divBdr>
    </w:div>
    <w:div w:id="2369138">
      <w:bodyDiv w:val="1"/>
      <w:marLeft w:val="0"/>
      <w:marRight w:val="0"/>
      <w:marTop w:val="0"/>
      <w:marBottom w:val="0"/>
      <w:divBdr>
        <w:top w:val="none" w:sz="0" w:space="0" w:color="auto"/>
        <w:left w:val="none" w:sz="0" w:space="0" w:color="auto"/>
        <w:bottom w:val="none" w:sz="0" w:space="0" w:color="auto"/>
        <w:right w:val="none" w:sz="0" w:space="0" w:color="auto"/>
      </w:divBdr>
    </w:div>
    <w:div w:id="7678881">
      <w:bodyDiv w:val="1"/>
      <w:marLeft w:val="0"/>
      <w:marRight w:val="0"/>
      <w:marTop w:val="0"/>
      <w:marBottom w:val="0"/>
      <w:divBdr>
        <w:top w:val="none" w:sz="0" w:space="0" w:color="auto"/>
        <w:left w:val="none" w:sz="0" w:space="0" w:color="auto"/>
        <w:bottom w:val="none" w:sz="0" w:space="0" w:color="auto"/>
        <w:right w:val="none" w:sz="0" w:space="0" w:color="auto"/>
      </w:divBdr>
    </w:div>
    <w:div w:id="7758478">
      <w:bodyDiv w:val="1"/>
      <w:marLeft w:val="0"/>
      <w:marRight w:val="0"/>
      <w:marTop w:val="0"/>
      <w:marBottom w:val="0"/>
      <w:divBdr>
        <w:top w:val="none" w:sz="0" w:space="0" w:color="auto"/>
        <w:left w:val="none" w:sz="0" w:space="0" w:color="auto"/>
        <w:bottom w:val="none" w:sz="0" w:space="0" w:color="auto"/>
        <w:right w:val="none" w:sz="0" w:space="0" w:color="auto"/>
      </w:divBdr>
    </w:div>
    <w:div w:id="8724027">
      <w:bodyDiv w:val="1"/>
      <w:marLeft w:val="0"/>
      <w:marRight w:val="0"/>
      <w:marTop w:val="0"/>
      <w:marBottom w:val="0"/>
      <w:divBdr>
        <w:top w:val="none" w:sz="0" w:space="0" w:color="auto"/>
        <w:left w:val="none" w:sz="0" w:space="0" w:color="auto"/>
        <w:bottom w:val="none" w:sz="0" w:space="0" w:color="auto"/>
        <w:right w:val="none" w:sz="0" w:space="0" w:color="auto"/>
      </w:divBdr>
    </w:div>
    <w:div w:id="10255569">
      <w:bodyDiv w:val="1"/>
      <w:marLeft w:val="0"/>
      <w:marRight w:val="0"/>
      <w:marTop w:val="0"/>
      <w:marBottom w:val="0"/>
      <w:divBdr>
        <w:top w:val="none" w:sz="0" w:space="0" w:color="auto"/>
        <w:left w:val="none" w:sz="0" w:space="0" w:color="auto"/>
        <w:bottom w:val="none" w:sz="0" w:space="0" w:color="auto"/>
        <w:right w:val="none" w:sz="0" w:space="0" w:color="auto"/>
      </w:divBdr>
    </w:div>
    <w:div w:id="12341438">
      <w:bodyDiv w:val="1"/>
      <w:marLeft w:val="0"/>
      <w:marRight w:val="0"/>
      <w:marTop w:val="0"/>
      <w:marBottom w:val="0"/>
      <w:divBdr>
        <w:top w:val="none" w:sz="0" w:space="0" w:color="auto"/>
        <w:left w:val="none" w:sz="0" w:space="0" w:color="auto"/>
        <w:bottom w:val="none" w:sz="0" w:space="0" w:color="auto"/>
        <w:right w:val="none" w:sz="0" w:space="0" w:color="auto"/>
      </w:divBdr>
    </w:div>
    <w:div w:id="12386737">
      <w:bodyDiv w:val="1"/>
      <w:marLeft w:val="0"/>
      <w:marRight w:val="0"/>
      <w:marTop w:val="0"/>
      <w:marBottom w:val="0"/>
      <w:divBdr>
        <w:top w:val="none" w:sz="0" w:space="0" w:color="auto"/>
        <w:left w:val="none" w:sz="0" w:space="0" w:color="auto"/>
        <w:bottom w:val="none" w:sz="0" w:space="0" w:color="auto"/>
        <w:right w:val="none" w:sz="0" w:space="0" w:color="auto"/>
      </w:divBdr>
    </w:div>
    <w:div w:id="12801659">
      <w:bodyDiv w:val="1"/>
      <w:marLeft w:val="0"/>
      <w:marRight w:val="0"/>
      <w:marTop w:val="0"/>
      <w:marBottom w:val="0"/>
      <w:divBdr>
        <w:top w:val="none" w:sz="0" w:space="0" w:color="auto"/>
        <w:left w:val="none" w:sz="0" w:space="0" w:color="auto"/>
        <w:bottom w:val="none" w:sz="0" w:space="0" w:color="auto"/>
        <w:right w:val="none" w:sz="0" w:space="0" w:color="auto"/>
      </w:divBdr>
    </w:div>
    <w:div w:id="13113625">
      <w:bodyDiv w:val="1"/>
      <w:marLeft w:val="0"/>
      <w:marRight w:val="0"/>
      <w:marTop w:val="0"/>
      <w:marBottom w:val="0"/>
      <w:divBdr>
        <w:top w:val="none" w:sz="0" w:space="0" w:color="auto"/>
        <w:left w:val="none" w:sz="0" w:space="0" w:color="auto"/>
        <w:bottom w:val="none" w:sz="0" w:space="0" w:color="auto"/>
        <w:right w:val="none" w:sz="0" w:space="0" w:color="auto"/>
      </w:divBdr>
    </w:div>
    <w:div w:id="13311260">
      <w:bodyDiv w:val="1"/>
      <w:marLeft w:val="0"/>
      <w:marRight w:val="0"/>
      <w:marTop w:val="0"/>
      <w:marBottom w:val="0"/>
      <w:divBdr>
        <w:top w:val="none" w:sz="0" w:space="0" w:color="auto"/>
        <w:left w:val="none" w:sz="0" w:space="0" w:color="auto"/>
        <w:bottom w:val="none" w:sz="0" w:space="0" w:color="auto"/>
        <w:right w:val="none" w:sz="0" w:space="0" w:color="auto"/>
      </w:divBdr>
    </w:div>
    <w:div w:id="14694301">
      <w:bodyDiv w:val="1"/>
      <w:marLeft w:val="0"/>
      <w:marRight w:val="0"/>
      <w:marTop w:val="0"/>
      <w:marBottom w:val="0"/>
      <w:divBdr>
        <w:top w:val="none" w:sz="0" w:space="0" w:color="auto"/>
        <w:left w:val="none" w:sz="0" w:space="0" w:color="auto"/>
        <w:bottom w:val="none" w:sz="0" w:space="0" w:color="auto"/>
        <w:right w:val="none" w:sz="0" w:space="0" w:color="auto"/>
      </w:divBdr>
    </w:div>
    <w:div w:id="14697472">
      <w:bodyDiv w:val="1"/>
      <w:marLeft w:val="0"/>
      <w:marRight w:val="0"/>
      <w:marTop w:val="0"/>
      <w:marBottom w:val="0"/>
      <w:divBdr>
        <w:top w:val="none" w:sz="0" w:space="0" w:color="auto"/>
        <w:left w:val="none" w:sz="0" w:space="0" w:color="auto"/>
        <w:bottom w:val="none" w:sz="0" w:space="0" w:color="auto"/>
        <w:right w:val="none" w:sz="0" w:space="0" w:color="auto"/>
      </w:divBdr>
    </w:div>
    <w:div w:id="15468468">
      <w:bodyDiv w:val="1"/>
      <w:marLeft w:val="0"/>
      <w:marRight w:val="0"/>
      <w:marTop w:val="0"/>
      <w:marBottom w:val="0"/>
      <w:divBdr>
        <w:top w:val="none" w:sz="0" w:space="0" w:color="auto"/>
        <w:left w:val="none" w:sz="0" w:space="0" w:color="auto"/>
        <w:bottom w:val="none" w:sz="0" w:space="0" w:color="auto"/>
        <w:right w:val="none" w:sz="0" w:space="0" w:color="auto"/>
      </w:divBdr>
    </w:div>
    <w:div w:id="18432365">
      <w:bodyDiv w:val="1"/>
      <w:marLeft w:val="0"/>
      <w:marRight w:val="0"/>
      <w:marTop w:val="0"/>
      <w:marBottom w:val="0"/>
      <w:divBdr>
        <w:top w:val="none" w:sz="0" w:space="0" w:color="auto"/>
        <w:left w:val="none" w:sz="0" w:space="0" w:color="auto"/>
        <w:bottom w:val="none" w:sz="0" w:space="0" w:color="auto"/>
        <w:right w:val="none" w:sz="0" w:space="0" w:color="auto"/>
      </w:divBdr>
    </w:div>
    <w:div w:id="18743671">
      <w:bodyDiv w:val="1"/>
      <w:marLeft w:val="0"/>
      <w:marRight w:val="0"/>
      <w:marTop w:val="0"/>
      <w:marBottom w:val="0"/>
      <w:divBdr>
        <w:top w:val="none" w:sz="0" w:space="0" w:color="auto"/>
        <w:left w:val="none" w:sz="0" w:space="0" w:color="auto"/>
        <w:bottom w:val="none" w:sz="0" w:space="0" w:color="auto"/>
        <w:right w:val="none" w:sz="0" w:space="0" w:color="auto"/>
      </w:divBdr>
    </w:div>
    <w:div w:id="18749113">
      <w:bodyDiv w:val="1"/>
      <w:marLeft w:val="0"/>
      <w:marRight w:val="0"/>
      <w:marTop w:val="0"/>
      <w:marBottom w:val="0"/>
      <w:divBdr>
        <w:top w:val="none" w:sz="0" w:space="0" w:color="auto"/>
        <w:left w:val="none" w:sz="0" w:space="0" w:color="auto"/>
        <w:bottom w:val="none" w:sz="0" w:space="0" w:color="auto"/>
        <w:right w:val="none" w:sz="0" w:space="0" w:color="auto"/>
      </w:divBdr>
    </w:div>
    <w:div w:id="19205176">
      <w:bodyDiv w:val="1"/>
      <w:marLeft w:val="0"/>
      <w:marRight w:val="0"/>
      <w:marTop w:val="0"/>
      <w:marBottom w:val="0"/>
      <w:divBdr>
        <w:top w:val="none" w:sz="0" w:space="0" w:color="auto"/>
        <w:left w:val="none" w:sz="0" w:space="0" w:color="auto"/>
        <w:bottom w:val="none" w:sz="0" w:space="0" w:color="auto"/>
        <w:right w:val="none" w:sz="0" w:space="0" w:color="auto"/>
      </w:divBdr>
    </w:div>
    <w:div w:id="19624662">
      <w:bodyDiv w:val="1"/>
      <w:marLeft w:val="0"/>
      <w:marRight w:val="0"/>
      <w:marTop w:val="0"/>
      <w:marBottom w:val="0"/>
      <w:divBdr>
        <w:top w:val="none" w:sz="0" w:space="0" w:color="auto"/>
        <w:left w:val="none" w:sz="0" w:space="0" w:color="auto"/>
        <w:bottom w:val="none" w:sz="0" w:space="0" w:color="auto"/>
        <w:right w:val="none" w:sz="0" w:space="0" w:color="auto"/>
      </w:divBdr>
    </w:div>
    <w:div w:id="20014127">
      <w:bodyDiv w:val="1"/>
      <w:marLeft w:val="0"/>
      <w:marRight w:val="0"/>
      <w:marTop w:val="0"/>
      <w:marBottom w:val="0"/>
      <w:divBdr>
        <w:top w:val="none" w:sz="0" w:space="0" w:color="auto"/>
        <w:left w:val="none" w:sz="0" w:space="0" w:color="auto"/>
        <w:bottom w:val="none" w:sz="0" w:space="0" w:color="auto"/>
        <w:right w:val="none" w:sz="0" w:space="0" w:color="auto"/>
      </w:divBdr>
    </w:div>
    <w:div w:id="20129494">
      <w:bodyDiv w:val="1"/>
      <w:marLeft w:val="0"/>
      <w:marRight w:val="0"/>
      <w:marTop w:val="0"/>
      <w:marBottom w:val="0"/>
      <w:divBdr>
        <w:top w:val="none" w:sz="0" w:space="0" w:color="auto"/>
        <w:left w:val="none" w:sz="0" w:space="0" w:color="auto"/>
        <w:bottom w:val="none" w:sz="0" w:space="0" w:color="auto"/>
        <w:right w:val="none" w:sz="0" w:space="0" w:color="auto"/>
      </w:divBdr>
    </w:div>
    <w:div w:id="20323079">
      <w:bodyDiv w:val="1"/>
      <w:marLeft w:val="0"/>
      <w:marRight w:val="0"/>
      <w:marTop w:val="0"/>
      <w:marBottom w:val="0"/>
      <w:divBdr>
        <w:top w:val="none" w:sz="0" w:space="0" w:color="auto"/>
        <w:left w:val="none" w:sz="0" w:space="0" w:color="auto"/>
        <w:bottom w:val="none" w:sz="0" w:space="0" w:color="auto"/>
        <w:right w:val="none" w:sz="0" w:space="0" w:color="auto"/>
      </w:divBdr>
    </w:div>
    <w:div w:id="20398488">
      <w:bodyDiv w:val="1"/>
      <w:marLeft w:val="0"/>
      <w:marRight w:val="0"/>
      <w:marTop w:val="0"/>
      <w:marBottom w:val="0"/>
      <w:divBdr>
        <w:top w:val="none" w:sz="0" w:space="0" w:color="auto"/>
        <w:left w:val="none" w:sz="0" w:space="0" w:color="auto"/>
        <w:bottom w:val="none" w:sz="0" w:space="0" w:color="auto"/>
        <w:right w:val="none" w:sz="0" w:space="0" w:color="auto"/>
      </w:divBdr>
    </w:div>
    <w:div w:id="22754707">
      <w:bodyDiv w:val="1"/>
      <w:marLeft w:val="0"/>
      <w:marRight w:val="0"/>
      <w:marTop w:val="0"/>
      <w:marBottom w:val="0"/>
      <w:divBdr>
        <w:top w:val="none" w:sz="0" w:space="0" w:color="auto"/>
        <w:left w:val="none" w:sz="0" w:space="0" w:color="auto"/>
        <w:bottom w:val="none" w:sz="0" w:space="0" w:color="auto"/>
        <w:right w:val="none" w:sz="0" w:space="0" w:color="auto"/>
      </w:divBdr>
    </w:div>
    <w:div w:id="23213303">
      <w:bodyDiv w:val="1"/>
      <w:marLeft w:val="0"/>
      <w:marRight w:val="0"/>
      <w:marTop w:val="0"/>
      <w:marBottom w:val="0"/>
      <w:divBdr>
        <w:top w:val="none" w:sz="0" w:space="0" w:color="auto"/>
        <w:left w:val="none" w:sz="0" w:space="0" w:color="auto"/>
        <w:bottom w:val="none" w:sz="0" w:space="0" w:color="auto"/>
        <w:right w:val="none" w:sz="0" w:space="0" w:color="auto"/>
      </w:divBdr>
    </w:div>
    <w:div w:id="23948934">
      <w:bodyDiv w:val="1"/>
      <w:marLeft w:val="0"/>
      <w:marRight w:val="0"/>
      <w:marTop w:val="0"/>
      <w:marBottom w:val="0"/>
      <w:divBdr>
        <w:top w:val="none" w:sz="0" w:space="0" w:color="auto"/>
        <w:left w:val="none" w:sz="0" w:space="0" w:color="auto"/>
        <w:bottom w:val="none" w:sz="0" w:space="0" w:color="auto"/>
        <w:right w:val="none" w:sz="0" w:space="0" w:color="auto"/>
      </w:divBdr>
    </w:div>
    <w:div w:id="24062649">
      <w:bodyDiv w:val="1"/>
      <w:marLeft w:val="0"/>
      <w:marRight w:val="0"/>
      <w:marTop w:val="0"/>
      <w:marBottom w:val="0"/>
      <w:divBdr>
        <w:top w:val="none" w:sz="0" w:space="0" w:color="auto"/>
        <w:left w:val="none" w:sz="0" w:space="0" w:color="auto"/>
        <w:bottom w:val="none" w:sz="0" w:space="0" w:color="auto"/>
        <w:right w:val="none" w:sz="0" w:space="0" w:color="auto"/>
      </w:divBdr>
    </w:div>
    <w:div w:id="24671697">
      <w:bodyDiv w:val="1"/>
      <w:marLeft w:val="0"/>
      <w:marRight w:val="0"/>
      <w:marTop w:val="0"/>
      <w:marBottom w:val="0"/>
      <w:divBdr>
        <w:top w:val="none" w:sz="0" w:space="0" w:color="auto"/>
        <w:left w:val="none" w:sz="0" w:space="0" w:color="auto"/>
        <w:bottom w:val="none" w:sz="0" w:space="0" w:color="auto"/>
        <w:right w:val="none" w:sz="0" w:space="0" w:color="auto"/>
      </w:divBdr>
    </w:div>
    <w:div w:id="26832643">
      <w:bodyDiv w:val="1"/>
      <w:marLeft w:val="0"/>
      <w:marRight w:val="0"/>
      <w:marTop w:val="0"/>
      <w:marBottom w:val="0"/>
      <w:divBdr>
        <w:top w:val="none" w:sz="0" w:space="0" w:color="auto"/>
        <w:left w:val="none" w:sz="0" w:space="0" w:color="auto"/>
        <w:bottom w:val="none" w:sz="0" w:space="0" w:color="auto"/>
        <w:right w:val="none" w:sz="0" w:space="0" w:color="auto"/>
      </w:divBdr>
    </w:div>
    <w:div w:id="27149265">
      <w:bodyDiv w:val="1"/>
      <w:marLeft w:val="0"/>
      <w:marRight w:val="0"/>
      <w:marTop w:val="0"/>
      <w:marBottom w:val="0"/>
      <w:divBdr>
        <w:top w:val="none" w:sz="0" w:space="0" w:color="auto"/>
        <w:left w:val="none" w:sz="0" w:space="0" w:color="auto"/>
        <w:bottom w:val="none" w:sz="0" w:space="0" w:color="auto"/>
        <w:right w:val="none" w:sz="0" w:space="0" w:color="auto"/>
      </w:divBdr>
    </w:div>
    <w:div w:id="30152355">
      <w:bodyDiv w:val="1"/>
      <w:marLeft w:val="0"/>
      <w:marRight w:val="0"/>
      <w:marTop w:val="0"/>
      <w:marBottom w:val="0"/>
      <w:divBdr>
        <w:top w:val="none" w:sz="0" w:space="0" w:color="auto"/>
        <w:left w:val="none" w:sz="0" w:space="0" w:color="auto"/>
        <w:bottom w:val="none" w:sz="0" w:space="0" w:color="auto"/>
        <w:right w:val="none" w:sz="0" w:space="0" w:color="auto"/>
      </w:divBdr>
    </w:div>
    <w:div w:id="30231435">
      <w:bodyDiv w:val="1"/>
      <w:marLeft w:val="0"/>
      <w:marRight w:val="0"/>
      <w:marTop w:val="0"/>
      <w:marBottom w:val="0"/>
      <w:divBdr>
        <w:top w:val="none" w:sz="0" w:space="0" w:color="auto"/>
        <w:left w:val="none" w:sz="0" w:space="0" w:color="auto"/>
        <w:bottom w:val="none" w:sz="0" w:space="0" w:color="auto"/>
        <w:right w:val="none" w:sz="0" w:space="0" w:color="auto"/>
      </w:divBdr>
    </w:div>
    <w:div w:id="30762943">
      <w:bodyDiv w:val="1"/>
      <w:marLeft w:val="0"/>
      <w:marRight w:val="0"/>
      <w:marTop w:val="0"/>
      <w:marBottom w:val="0"/>
      <w:divBdr>
        <w:top w:val="none" w:sz="0" w:space="0" w:color="auto"/>
        <w:left w:val="none" w:sz="0" w:space="0" w:color="auto"/>
        <w:bottom w:val="none" w:sz="0" w:space="0" w:color="auto"/>
        <w:right w:val="none" w:sz="0" w:space="0" w:color="auto"/>
      </w:divBdr>
    </w:div>
    <w:div w:id="32655823">
      <w:bodyDiv w:val="1"/>
      <w:marLeft w:val="0"/>
      <w:marRight w:val="0"/>
      <w:marTop w:val="0"/>
      <w:marBottom w:val="0"/>
      <w:divBdr>
        <w:top w:val="none" w:sz="0" w:space="0" w:color="auto"/>
        <w:left w:val="none" w:sz="0" w:space="0" w:color="auto"/>
        <w:bottom w:val="none" w:sz="0" w:space="0" w:color="auto"/>
        <w:right w:val="none" w:sz="0" w:space="0" w:color="auto"/>
      </w:divBdr>
    </w:div>
    <w:div w:id="33121037">
      <w:bodyDiv w:val="1"/>
      <w:marLeft w:val="0"/>
      <w:marRight w:val="0"/>
      <w:marTop w:val="0"/>
      <w:marBottom w:val="0"/>
      <w:divBdr>
        <w:top w:val="none" w:sz="0" w:space="0" w:color="auto"/>
        <w:left w:val="none" w:sz="0" w:space="0" w:color="auto"/>
        <w:bottom w:val="none" w:sz="0" w:space="0" w:color="auto"/>
        <w:right w:val="none" w:sz="0" w:space="0" w:color="auto"/>
      </w:divBdr>
    </w:div>
    <w:div w:id="33191117">
      <w:bodyDiv w:val="1"/>
      <w:marLeft w:val="0"/>
      <w:marRight w:val="0"/>
      <w:marTop w:val="0"/>
      <w:marBottom w:val="0"/>
      <w:divBdr>
        <w:top w:val="none" w:sz="0" w:space="0" w:color="auto"/>
        <w:left w:val="none" w:sz="0" w:space="0" w:color="auto"/>
        <w:bottom w:val="none" w:sz="0" w:space="0" w:color="auto"/>
        <w:right w:val="none" w:sz="0" w:space="0" w:color="auto"/>
      </w:divBdr>
    </w:div>
    <w:div w:id="33309742">
      <w:bodyDiv w:val="1"/>
      <w:marLeft w:val="0"/>
      <w:marRight w:val="0"/>
      <w:marTop w:val="0"/>
      <w:marBottom w:val="0"/>
      <w:divBdr>
        <w:top w:val="none" w:sz="0" w:space="0" w:color="auto"/>
        <w:left w:val="none" w:sz="0" w:space="0" w:color="auto"/>
        <w:bottom w:val="none" w:sz="0" w:space="0" w:color="auto"/>
        <w:right w:val="none" w:sz="0" w:space="0" w:color="auto"/>
      </w:divBdr>
    </w:div>
    <w:div w:id="35007672">
      <w:bodyDiv w:val="1"/>
      <w:marLeft w:val="0"/>
      <w:marRight w:val="0"/>
      <w:marTop w:val="0"/>
      <w:marBottom w:val="0"/>
      <w:divBdr>
        <w:top w:val="none" w:sz="0" w:space="0" w:color="auto"/>
        <w:left w:val="none" w:sz="0" w:space="0" w:color="auto"/>
        <w:bottom w:val="none" w:sz="0" w:space="0" w:color="auto"/>
        <w:right w:val="none" w:sz="0" w:space="0" w:color="auto"/>
      </w:divBdr>
    </w:div>
    <w:div w:id="35667955">
      <w:bodyDiv w:val="1"/>
      <w:marLeft w:val="0"/>
      <w:marRight w:val="0"/>
      <w:marTop w:val="0"/>
      <w:marBottom w:val="0"/>
      <w:divBdr>
        <w:top w:val="none" w:sz="0" w:space="0" w:color="auto"/>
        <w:left w:val="none" w:sz="0" w:space="0" w:color="auto"/>
        <w:bottom w:val="none" w:sz="0" w:space="0" w:color="auto"/>
        <w:right w:val="none" w:sz="0" w:space="0" w:color="auto"/>
      </w:divBdr>
    </w:div>
    <w:div w:id="36051693">
      <w:bodyDiv w:val="1"/>
      <w:marLeft w:val="0"/>
      <w:marRight w:val="0"/>
      <w:marTop w:val="0"/>
      <w:marBottom w:val="0"/>
      <w:divBdr>
        <w:top w:val="none" w:sz="0" w:space="0" w:color="auto"/>
        <w:left w:val="none" w:sz="0" w:space="0" w:color="auto"/>
        <w:bottom w:val="none" w:sz="0" w:space="0" w:color="auto"/>
        <w:right w:val="none" w:sz="0" w:space="0" w:color="auto"/>
      </w:divBdr>
    </w:div>
    <w:div w:id="37559674">
      <w:bodyDiv w:val="1"/>
      <w:marLeft w:val="0"/>
      <w:marRight w:val="0"/>
      <w:marTop w:val="0"/>
      <w:marBottom w:val="0"/>
      <w:divBdr>
        <w:top w:val="none" w:sz="0" w:space="0" w:color="auto"/>
        <w:left w:val="none" w:sz="0" w:space="0" w:color="auto"/>
        <w:bottom w:val="none" w:sz="0" w:space="0" w:color="auto"/>
        <w:right w:val="none" w:sz="0" w:space="0" w:color="auto"/>
      </w:divBdr>
    </w:div>
    <w:div w:id="37703404">
      <w:bodyDiv w:val="1"/>
      <w:marLeft w:val="0"/>
      <w:marRight w:val="0"/>
      <w:marTop w:val="0"/>
      <w:marBottom w:val="0"/>
      <w:divBdr>
        <w:top w:val="none" w:sz="0" w:space="0" w:color="auto"/>
        <w:left w:val="none" w:sz="0" w:space="0" w:color="auto"/>
        <w:bottom w:val="none" w:sz="0" w:space="0" w:color="auto"/>
        <w:right w:val="none" w:sz="0" w:space="0" w:color="auto"/>
      </w:divBdr>
    </w:div>
    <w:div w:id="38630462">
      <w:bodyDiv w:val="1"/>
      <w:marLeft w:val="0"/>
      <w:marRight w:val="0"/>
      <w:marTop w:val="0"/>
      <w:marBottom w:val="0"/>
      <w:divBdr>
        <w:top w:val="none" w:sz="0" w:space="0" w:color="auto"/>
        <w:left w:val="none" w:sz="0" w:space="0" w:color="auto"/>
        <w:bottom w:val="none" w:sz="0" w:space="0" w:color="auto"/>
        <w:right w:val="none" w:sz="0" w:space="0" w:color="auto"/>
      </w:divBdr>
    </w:div>
    <w:div w:id="38820643">
      <w:bodyDiv w:val="1"/>
      <w:marLeft w:val="0"/>
      <w:marRight w:val="0"/>
      <w:marTop w:val="0"/>
      <w:marBottom w:val="0"/>
      <w:divBdr>
        <w:top w:val="none" w:sz="0" w:space="0" w:color="auto"/>
        <w:left w:val="none" w:sz="0" w:space="0" w:color="auto"/>
        <w:bottom w:val="none" w:sz="0" w:space="0" w:color="auto"/>
        <w:right w:val="none" w:sz="0" w:space="0" w:color="auto"/>
      </w:divBdr>
    </w:div>
    <w:div w:id="38945519">
      <w:bodyDiv w:val="1"/>
      <w:marLeft w:val="0"/>
      <w:marRight w:val="0"/>
      <w:marTop w:val="0"/>
      <w:marBottom w:val="0"/>
      <w:divBdr>
        <w:top w:val="none" w:sz="0" w:space="0" w:color="auto"/>
        <w:left w:val="none" w:sz="0" w:space="0" w:color="auto"/>
        <w:bottom w:val="none" w:sz="0" w:space="0" w:color="auto"/>
        <w:right w:val="none" w:sz="0" w:space="0" w:color="auto"/>
      </w:divBdr>
    </w:div>
    <w:div w:id="39208896">
      <w:bodyDiv w:val="1"/>
      <w:marLeft w:val="0"/>
      <w:marRight w:val="0"/>
      <w:marTop w:val="0"/>
      <w:marBottom w:val="0"/>
      <w:divBdr>
        <w:top w:val="none" w:sz="0" w:space="0" w:color="auto"/>
        <w:left w:val="none" w:sz="0" w:space="0" w:color="auto"/>
        <w:bottom w:val="none" w:sz="0" w:space="0" w:color="auto"/>
        <w:right w:val="none" w:sz="0" w:space="0" w:color="auto"/>
      </w:divBdr>
    </w:div>
    <w:div w:id="41448872">
      <w:bodyDiv w:val="1"/>
      <w:marLeft w:val="0"/>
      <w:marRight w:val="0"/>
      <w:marTop w:val="0"/>
      <w:marBottom w:val="0"/>
      <w:divBdr>
        <w:top w:val="none" w:sz="0" w:space="0" w:color="auto"/>
        <w:left w:val="none" w:sz="0" w:space="0" w:color="auto"/>
        <w:bottom w:val="none" w:sz="0" w:space="0" w:color="auto"/>
        <w:right w:val="none" w:sz="0" w:space="0" w:color="auto"/>
      </w:divBdr>
    </w:div>
    <w:div w:id="41755131">
      <w:bodyDiv w:val="1"/>
      <w:marLeft w:val="0"/>
      <w:marRight w:val="0"/>
      <w:marTop w:val="0"/>
      <w:marBottom w:val="0"/>
      <w:divBdr>
        <w:top w:val="none" w:sz="0" w:space="0" w:color="auto"/>
        <w:left w:val="none" w:sz="0" w:space="0" w:color="auto"/>
        <w:bottom w:val="none" w:sz="0" w:space="0" w:color="auto"/>
        <w:right w:val="none" w:sz="0" w:space="0" w:color="auto"/>
      </w:divBdr>
    </w:div>
    <w:div w:id="42293909">
      <w:bodyDiv w:val="1"/>
      <w:marLeft w:val="0"/>
      <w:marRight w:val="0"/>
      <w:marTop w:val="0"/>
      <w:marBottom w:val="0"/>
      <w:divBdr>
        <w:top w:val="none" w:sz="0" w:space="0" w:color="auto"/>
        <w:left w:val="none" w:sz="0" w:space="0" w:color="auto"/>
        <w:bottom w:val="none" w:sz="0" w:space="0" w:color="auto"/>
        <w:right w:val="none" w:sz="0" w:space="0" w:color="auto"/>
      </w:divBdr>
    </w:div>
    <w:div w:id="43022844">
      <w:bodyDiv w:val="1"/>
      <w:marLeft w:val="0"/>
      <w:marRight w:val="0"/>
      <w:marTop w:val="0"/>
      <w:marBottom w:val="0"/>
      <w:divBdr>
        <w:top w:val="none" w:sz="0" w:space="0" w:color="auto"/>
        <w:left w:val="none" w:sz="0" w:space="0" w:color="auto"/>
        <w:bottom w:val="none" w:sz="0" w:space="0" w:color="auto"/>
        <w:right w:val="none" w:sz="0" w:space="0" w:color="auto"/>
      </w:divBdr>
    </w:div>
    <w:div w:id="43064933">
      <w:bodyDiv w:val="1"/>
      <w:marLeft w:val="0"/>
      <w:marRight w:val="0"/>
      <w:marTop w:val="0"/>
      <w:marBottom w:val="0"/>
      <w:divBdr>
        <w:top w:val="none" w:sz="0" w:space="0" w:color="auto"/>
        <w:left w:val="none" w:sz="0" w:space="0" w:color="auto"/>
        <w:bottom w:val="none" w:sz="0" w:space="0" w:color="auto"/>
        <w:right w:val="none" w:sz="0" w:space="0" w:color="auto"/>
      </w:divBdr>
    </w:div>
    <w:div w:id="43453417">
      <w:bodyDiv w:val="1"/>
      <w:marLeft w:val="0"/>
      <w:marRight w:val="0"/>
      <w:marTop w:val="0"/>
      <w:marBottom w:val="0"/>
      <w:divBdr>
        <w:top w:val="none" w:sz="0" w:space="0" w:color="auto"/>
        <w:left w:val="none" w:sz="0" w:space="0" w:color="auto"/>
        <w:bottom w:val="none" w:sz="0" w:space="0" w:color="auto"/>
        <w:right w:val="none" w:sz="0" w:space="0" w:color="auto"/>
      </w:divBdr>
    </w:div>
    <w:div w:id="44763685">
      <w:bodyDiv w:val="1"/>
      <w:marLeft w:val="0"/>
      <w:marRight w:val="0"/>
      <w:marTop w:val="0"/>
      <w:marBottom w:val="0"/>
      <w:divBdr>
        <w:top w:val="none" w:sz="0" w:space="0" w:color="auto"/>
        <w:left w:val="none" w:sz="0" w:space="0" w:color="auto"/>
        <w:bottom w:val="none" w:sz="0" w:space="0" w:color="auto"/>
        <w:right w:val="none" w:sz="0" w:space="0" w:color="auto"/>
      </w:divBdr>
    </w:div>
    <w:div w:id="45879265">
      <w:bodyDiv w:val="1"/>
      <w:marLeft w:val="0"/>
      <w:marRight w:val="0"/>
      <w:marTop w:val="0"/>
      <w:marBottom w:val="0"/>
      <w:divBdr>
        <w:top w:val="none" w:sz="0" w:space="0" w:color="auto"/>
        <w:left w:val="none" w:sz="0" w:space="0" w:color="auto"/>
        <w:bottom w:val="none" w:sz="0" w:space="0" w:color="auto"/>
        <w:right w:val="none" w:sz="0" w:space="0" w:color="auto"/>
      </w:divBdr>
    </w:div>
    <w:div w:id="46805693">
      <w:bodyDiv w:val="1"/>
      <w:marLeft w:val="0"/>
      <w:marRight w:val="0"/>
      <w:marTop w:val="0"/>
      <w:marBottom w:val="0"/>
      <w:divBdr>
        <w:top w:val="none" w:sz="0" w:space="0" w:color="auto"/>
        <w:left w:val="none" w:sz="0" w:space="0" w:color="auto"/>
        <w:bottom w:val="none" w:sz="0" w:space="0" w:color="auto"/>
        <w:right w:val="none" w:sz="0" w:space="0" w:color="auto"/>
      </w:divBdr>
    </w:div>
    <w:div w:id="47847866">
      <w:bodyDiv w:val="1"/>
      <w:marLeft w:val="0"/>
      <w:marRight w:val="0"/>
      <w:marTop w:val="0"/>
      <w:marBottom w:val="0"/>
      <w:divBdr>
        <w:top w:val="none" w:sz="0" w:space="0" w:color="auto"/>
        <w:left w:val="none" w:sz="0" w:space="0" w:color="auto"/>
        <w:bottom w:val="none" w:sz="0" w:space="0" w:color="auto"/>
        <w:right w:val="none" w:sz="0" w:space="0" w:color="auto"/>
      </w:divBdr>
    </w:div>
    <w:div w:id="48693438">
      <w:bodyDiv w:val="1"/>
      <w:marLeft w:val="0"/>
      <w:marRight w:val="0"/>
      <w:marTop w:val="0"/>
      <w:marBottom w:val="0"/>
      <w:divBdr>
        <w:top w:val="none" w:sz="0" w:space="0" w:color="auto"/>
        <w:left w:val="none" w:sz="0" w:space="0" w:color="auto"/>
        <w:bottom w:val="none" w:sz="0" w:space="0" w:color="auto"/>
        <w:right w:val="none" w:sz="0" w:space="0" w:color="auto"/>
      </w:divBdr>
    </w:div>
    <w:div w:id="49161628">
      <w:bodyDiv w:val="1"/>
      <w:marLeft w:val="0"/>
      <w:marRight w:val="0"/>
      <w:marTop w:val="0"/>
      <w:marBottom w:val="0"/>
      <w:divBdr>
        <w:top w:val="none" w:sz="0" w:space="0" w:color="auto"/>
        <w:left w:val="none" w:sz="0" w:space="0" w:color="auto"/>
        <w:bottom w:val="none" w:sz="0" w:space="0" w:color="auto"/>
        <w:right w:val="none" w:sz="0" w:space="0" w:color="auto"/>
      </w:divBdr>
    </w:div>
    <w:div w:id="50463161">
      <w:bodyDiv w:val="1"/>
      <w:marLeft w:val="0"/>
      <w:marRight w:val="0"/>
      <w:marTop w:val="0"/>
      <w:marBottom w:val="0"/>
      <w:divBdr>
        <w:top w:val="none" w:sz="0" w:space="0" w:color="auto"/>
        <w:left w:val="none" w:sz="0" w:space="0" w:color="auto"/>
        <w:bottom w:val="none" w:sz="0" w:space="0" w:color="auto"/>
        <w:right w:val="none" w:sz="0" w:space="0" w:color="auto"/>
      </w:divBdr>
    </w:div>
    <w:div w:id="51393871">
      <w:bodyDiv w:val="1"/>
      <w:marLeft w:val="0"/>
      <w:marRight w:val="0"/>
      <w:marTop w:val="0"/>
      <w:marBottom w:val="0"/>
      <w:divBdr>
        <w:top w:val="none" w:sz="0" w:space="0" w:color="auto"/>
        <w:left w:val="none" w:sz="0" w:space="0" w:color="auto"/>
        <w:bottom w:val="none" w:sz="0" w:space="0" w:color="auto"/>
        <w:right w:val="none" w:sz="0" w:space="0" w:color="auto"/>
      </w:divBdr>
    </w:div>
    <w:div w:id="55247642">
      <w:bodyDiv w:val="1"/>
      <w:marLeft w:val="0"/>
      <w:marRight w:val="0"/>
      <w:marTop w:val="0"/>
      <w:marBottom w:val="0"/>
      <w:divBdr>
        <w:top w:val="none" w:sz="0" w:space="0" w:color="auto"/>
        <w:left w:val="none" w:sz="0" w:space="0" w:color="auto"/>
        <w:bottom w:val="none" w:sz="0" w:space="0" w:color="auto"/>
        <w:right w:val="none" w:sz="0" w:space="0" w:color="auto"/>
      </w:divBdr>
    </w:div>
    <w:div w:id="55393732">
      <w:bodyDiv w:val="1"/>
      <w:marLeft w:val="0"/>
      <w:marRight w:val="0"/>
      <w:marTop w:val="0"/>
      <w:marBottom w:val="0"/>
      <w:divBdr>
        <w:top w:val="none" w:sz="0" w:space="0" w:color="auto"/>
        <w:left w:val="none" w:sz="0" w:space="0" w:color="auto"/>
        <w:bottom w:val="none" w:sz="0" w:space="0" w:color="auto"/>
        <w:right w:val="none" w:sz="0" w:space="0" w:color="auto"/>
      </w:divBdr>
    </w:div>
    <w:div w:id="57945620">
      <w:bodyDiv w:val="1"/>
      <w:marLeft w:val="0"/>
      <w:marRight w:val="0"/>
      <w:marTop w:val="0"/>
      <w:marBottom w:val="0"/>
      <w:divBdr>
        <w:top w:val="none" w:sz="0" w:space="0" w:color="auto"/>
        <w:left w:val="none" w:sz="0" w:space="0" w:color="auto"/>
        <w:bottom w:val="none" w:sz="0" w:space="0" w:color="auto"/>
        <w:right w:val="none" w:sz="0" w:space="0" w:color="auto"/>
      </w:divBdr>
    </w:div>
    <w:div w:id="58556401">
      <w:bodyDiv w:val="1"/>
      <w:marLeft w:val="0"/>
      <w:marRight w:val="0"/>
      <w:marTop w:val="0"/>
      <w:marBottom w:val="0"/>
      <w:divBdr>
        <w:top w:val="none" w:sz="0" w:space="0" w:color="auto"/>
        <w:left w:val="none" w:sz="0" w:space="0" w:color="auto"/>
        <w:bottom w:val="none" w:sz="0" w:space="0" w:color="auto"/>
        <w:right w:val="none" w:sz="0" w:space="0" w:color="auto"/>
      </w:divBdr>
    </w:div>
    <w:div w:id="58596850">
      <w:bodyDiv w:val="1"/>
      <w:marLeft w:val="0"/>
      <w:marRight w:val="0"/>
      <w:marTop w:val="0"/>
      <w:marBottom w:val="0"/>
      <w:divBdr>
        <w:top w:val="none" w:sz="0" w:space="0" w:color="auto"/>
        <w:left w:val="none" w:sz="0" w:space="0" w:color="auto"/>
        <w:bottom w:val="none" w:sz="0" w:space="0" w:color="auto"/>
        <w:right w:val="none" w:sz="0" w:space="0" w:color="auto"/>
      </w:divBdr>
    </w:div>
    <w:div w:id="58945128">
      <w:bodyDiv w:val="1"/>
      <w:marLeft w:val="0"/>
      <w:marRight w:val="0"/>
      <w:marTop w:val="0"/>
      <w:marBottom w:val="0"/>
      <w:divBdr>
        <w:top w:val="none" w:sz="0" w:space="0" w:color="auto"/>
        <w:left w:val="none" w:sz="0" w:space="0" w:color="auto"/>
        <w:bottom w:val="none" w:sz="0" w:space="0" w:color="auto"/>
        <w:right w:val="none" w:sz="0" w:space="0" w:color="auto"/>
      </w:divBdr>
    </w:div>
    <w:div w:id="59789090">
      <w:bodyDiv w:val="1"/>
      <w:marLeft w:val="0"/>
      <w:marRight w:val="0"/>
      <w:marTop w:val="0"/>
      <w:marBottom w:val="0"/>
      <w:divBdr>
        <w:top w:val="none" w:sz="0" w:space="0" w:color="auto"/>
        <w:left w:val="none" w:sz="0" w:space="0" w:color="auto"/>
        <w:bottom w:val="none" w:sz="0" w:space="0" w:color="auto"/>
        <w:right w:val="none" w:sz="0" w:space="0" w:color="auto"/>
      </w:divBdr>
    </w:div>
    <w:div w:id="61224089">
      <w:bodyDiv w:val="1"/>
      <w:marLeft w:val="0"/>
      <w:marRight w:val="0"/>
      <w:marTop w:val="0"/>
      <w:marBottom w:val="0"/>
      <w:divBdr>
        <w:top w:val="none" w:sz="0" w:space="0" w:color="auto"/>
        <w:left w:val="none" w:sz="0" w:space="0" w:color="auto"/>
        <w:bottom w:val="none" w:sz="0" w:space="0" w:color="auto"/>
        <w:right w:val="none" w:sz="0" w:space="0" w:color="auto"/>
      </w:divBdr>
    </w:div>
    <w:div w:id="61367975">
      <w:bodyDiv w:val="1"/>
      <w:marLeft w:val="0"/>
      <w:marRight w:val="0"/>
      <w:marTop w:val="0"/>
      <w:marBottom w:val="0"/>
      <w:divBdr>
        <w:top w:val="none" w:sz="0" w:space="0" w:color="auto"/>
        <w:left w:val="none" w:sz="0" w:space="0" w:color="auto"/>
        <w:bottom w:val="none" w:sz="0" w:space="0" w:color="auto"/>
        <w:right w:val="none" w:sz="0" w:space="0" w:color="auto"/>
      </w:divBdr>
    </w:div>
    <w:div w:id="62147203">
      <w:bodyDiv w:val="1"/>
      <w:marLeft w:val="0"/>
      <w:marRight w:val="0"/>
      <w:marTop w:val="0"/>
      <w:marBottom w:val="0"/>
      <w:divBdr>
        <w:top w:val="none" w:sz="0" w:space="0" w:color="auto"/>
        <w:left w:val="none" w:sz="0" w:space="0" w:color="auto"/>
        <w:bottom w:val="none" w:sz="0" w:space="0" w:color="auto"/>
        <w:right w:val="none" w:sz="0" w:space="0" w:color="auto"/>
      </w:divBdr>
    </w:div>
    <w:div w:id="62946568">
      <w:bodyDiv w:val="1"/>
      <w:marLeft w:val="0"/>
      <w:marRight w:val="0"/>
      <w:marTop w:val="0"/>
      <w:marBottom w:val="0"/>
      <w:divBdr>
        <w:top w:val="none" w:sz="0" w:space="0" w:color="auto"/>
        <w:left w:val="none" w:sz="0" w:space="0" w:color="auto"/>
        <w:bottom w:val="none" w:sz="0" w:space="0" w:color="auto"/>
        <w:right w:val="none" w:sz="0" w:space="0" w:color="auto"/>
      </w:divBdr>
    </w:div>
    <w:div w:id="63140030">
      <w:bodyDiv w:val="1"/>
      <w:marLeft w:val="0"/>
      <w:marRight w:val="0"/>
      <w:marTop w:val="0"/>
      <w:marBottom w:val="0"/>
      <w:divBdr>
        <w:top w:val="none" w:sz="0" w:space="0" w:color="auto"/>
        <w:left w:val="none" w:sz="0" w:space="0" w:color="auto"/>
        <w:bottom w:val="none" w:sz="0" w:space="0" w:color="auto"/>
        <w:right w:val="none" w:sz="0" w:space="0" w:color="auto"/>
      </w:divBdr>
    </w:div>
    <w:div w:id="64958709">
      <w:bodyDiv w:val="1"/>
      <w:marLeft w:val="0"/>
      <w:marRight w:val="0"/>
      <w:marTop w:val="0"/>
      <w:marBottom w:val="0"/>
      <w:divBdr>
        <w:top w:val="none" w:sz="0" w:space="0" w:color="auto"/>
        <w:left w:val="none" w:sz="0" w:space="0" w:color="auto"/>
        <w:bottom w:val="none" w:sz="0" w:space="0" w:color="auto"/>
        <w:right w:val="none" w:sz="0" w:space="0" w:color="auto"/>
      </w:divBdr>
    </w:div>
    <w:div w:id="66922026">
      <w:bodyDiv w:val="1"/>
      <w:marLeft w:val="0"/>
      <w:marRight w:val="0"/>
      <w:marTop w:val="0"/>
      <w:marBottom w:val="0"/>
      <w:divBdr>
        <w:top w:val="none" w:sz="0" w:space="0" w:color="auto"/>
        <w:left w:val="none" w:sz="0" w:space="0" w:color="auto"/>
        <w:bottom w:val="none" w:sz="0" w:space="0" w:color="auto"/>
        <w:right w:val="none" w:sz="0" w:space="0" w:color="auto"/>
      </w:divBdr>
    </w:div>
    <w:div w:id="68503616">
      <w:bodyDiv w:val="1"/>
      <w:marLeft w:val="0"/>
      <w:marRight w:val="0"/>
      <w:marTop w:val="0"/>
      <w:marBottom w:val="0"/>
      <w:divBdr>
        <w:top w:val="none" w:sz="0" w:space="0" w:color="auto"/>
        <w:left w:val="none" w:sz="0" w:space="0" w:color="auto"/>
        <w:bottom w:val="none" w:sz="0" w:space="0" w:color="auto"/>
        <w:right w:val="none" w:sz="0" w:space="0" w:color="auto"/>
      </w:divBdr>
    </w:div>
    <w:div w:id="68622190">
      <w:bodyDiv w:val="1"/>
      <w:marLeft w:val="0"/>
      <w:marRight w:val="0"/>
      <w:marTop w:val="0"/>
      <w:marBottom w:val="0"/>
      <w:divBdr>
        <w:top w:val="none" w:sz="0" w:space="0" w:color="auto"/>
        <w:left w:val="none" w:sz="0" w:space="0" w:color="auto"/>
        <w:bottom w:val="none" w:sz="0" w:space="0" w:color="auto"/>
        <w:right w:val="none" w:sz="0" w:space="0" w:color="auto"/>
      </w:divBdr>
    </w:div>
    <w:div w:id="68845431">
      <w:bodyDiv w:val="1"/>
      <w:marLeft w:val="0"/>
      <w:marRight w:val="0"/>
      <w:marTop w:val="0"/>
      <w:marBottom w:val="0"/>
      <w:divBdr>
        <w:top w:val="none" w:sz="0" w:space="0" w:color="auto"/>
        <w:left w:val="none" w:sz="0" w:space="0" w:color="auto"/>
        <w:bottom w:val="none" w:sz="0" w:space="0" w:color="auto"/>
        <w:right w:val="none" w:sz="0" w:space="0" w:color="auto"/>
      </w:divBdr>
    </w:div>
    <w:div w:id="69473035">
      <w:bodyDiv w:val="1"/>
      <w:marLeft w:val="0"/>
      <w:marRight w:val="0"/>
      <w:marTop w:val="0"/>
      <w:marBottom w:val="0"/>
      <w:divBdr>
        <w:top w:val="none" w:sz="0" w:space="0" w:color="auto"/>
        <w:left w:val="none" w:sz="0" w:space="0" w:color="auto"/>
        <w:bottom w:val="none" w:sz="0" w:space="0" w:color="auto"/>
        <w:right w:val="none" w:sz="0" w:space="0" w:color="auto"/>
      </w:divBdr>
    </w:div>
    <w:div w:id="71121505">
      <w:bodyDiv w:val="1"/>
      <w:marLeft w:val="0"/>
      <w:marRight w:val="0"/>
      <w:marTop w:val="0"/>
      <w:marBottom w:val="0"/>
      <w:divBdr>
        <w:top w:val="none" w:sz="0" w:space="0" w:color="auto"/>
        <w:left w:val="none" w:sz="0" w:space="0" w:color="auto"/>
        <w:bottom w:val="none" w:sz="0" w:space="0" w:color="auto"/>
        <w:right w:val="none" w:sz="0" w:space="0" w:color="auto"/>
      </w:divBdr>
    </w:div>
    <w:div w:id="71201601">
      <w:bodyDiv w:val="1"/>
      <w:marLeft w:val="0"/>
      <w:marRight w:val="0"/>
      <w:marTop w:val="0"/>
      <w:marBottom w:val="0"/>
      <w:divBdr>
        <w:top w:val="none" w:sz="0" w:space="0" w:color="auto"/>
        <w:left w:val="none" w:sz="0" w:space="0" w:color="auto"/>
        <w:bottom w:val="none" w:sz="0" w:space="0" w:color="auto"/>
        <w:right w:val="none" w:sz="0" w:space="0" w:color="auto"/>
      </w:divBdr>
    </w:div>
    <w:div w:id="71851006">
      <w:bodyDiv w:val="1"/>
      <w:marLeft w:val="0"/>
      <w:marRight w:val="0"/>
      <w:marTop w:val="0"/>
      <w:marBottom w:val="0"/>
      <w:divBdr>
        <w:top w:val="none" w:sz="0" w:space="0" w:color="auto"/>
        <w:left w:val="none" w:sz="0" w:space="0" w:color="auto"/>
        <w:bottom w:val="none" w:sz="0" w:space="0" w:color="auto"/>
        <w:right w:val="none" w:sz="0" w:space="0" w:color="auto"/>
      </w:divBdr>
    </w:div>
    <w:div w:id="74009981">
      <w:bodyDiv w:val="1"/>
      <w:marLeft w:val="0"/>
      <w:marRight w:val="0"/>
      <w:marTop w:val="0"/>
      <w:marBottom w:val="0"/>
      <w:divBdr>
        <w:top w:val="none" w:sz="0" w:space="0" w:color="auto"/>
        <w:left w:val="none" w:sz="0" w:space="0" w:color="auto"/>
        <w:bottom w:val="none" w:sz="0" w:space="0" w:color="auto"/>
        <w:right w:val="none" w:sz="0" w:space="0" w:color="auto"/>
      </w:divBdr>
    </w:div>
    <w:div w:id="74135758">
      <w:bodyDiv w:val="1"/>
      <w:marLeft w:val="0"/>
      <w:marRight w:val="0"/>
      <w:marTop w:val="0"/>
      <w:marBottom w:val="0"/>
      <w:divBdr>
        <w:top w:val="none" w:sz="0" w:space="0" w:color="auto"/>
        <w:left w:val="none" w:sz="0" w:space="0" w:color="auto"/>
        <w:bottom w:val="none" w:sz="0" w:space="0" w:color="auto"/>
        <w:right w:val="none" w:sz="0" w:space="0" w:color="auto"/>
      </w:divBdr>
    </w:div>
    <w:div w:id="75328499">
      <w:bodyDiv w:val="1"/>
      <w:marLeft w:val="0"/>
      <w:marRight w:val="0"/>
      <w:marTop w:val="0"/>
      <w:marBottom w:val="0"/>
      <w:divBdr>
        <w:top w:val="none" w:sz="0" w:space="0" w:color="auto"/>
        <w:left w:val="none" w:sz="0" w:space="0" w:color="auto"/>
        <w:bottom w:val="none" w:sz="0" w:space="0" w:color="auto"/>
        <w:right w:val="none" w:sz="0" w:space="0" w:color="auto"/>
      </w:divBdr>
    </w:div>
    <w:div w:id="75442380">
      <w:bodyDiv w:val="1"/>
      <w:marLeft w:val="0"/>
      <w:marRight w:val="0"/>
      <w:marTop w:val="0"/>
      <w:marBottom w:val="0"/>
      <w:divBdr>
        <w:top w:val="none" w:sz="0" w:space="0" w:color="auto"/>
        <w:left w:val="none" w:sz="0" w:space="0" w:color="auto"/>
        <w:bottom w:val="none" w:sz="0" w:space="0" w:color="auto"/>
        <w:right w:val="none" w:sz="0" w:space="0" w:color="auto"/>
      </w:divBdr>
    </w:div>
    <w:div w:id="75784697">
      <w:bodyDiv w:val="1"/>
      <w:marLeft w:val="0"/>
      <w:marRight w:val="0"/>
      <w:marTop w:val="0"/>
      <w:marBottom w:val="0"/>
      <w:divBdr>
        <w:top w:val="none" w:sz="0" w:space="0" w:color="auto"/>
        <w:left w:val="none" w:sz="0" w:space="0" w:color="auto"/>
        <w:bottom w:val="none" w:sz="0" w:space="0" w:color="auto"/>
        <w:right w:val="none" w:sz="0" w:space="0" w:color="auto"/>
      </w:divBdr>
    </w:div>
    <w:div w:id="76219340">
      <w:bodyDiv w:val="1"/>
      <w:marLeft w:val="0"/>
      <w:marRight w:val="0"/>
      <w:marTop w:val="0"/>
      <w:marBottom w:val="0"/>
      <w:divBdr>
        <w:top w:val="none" w:sz="0" w:space="0" w:color="auto"/>
        <w:left w:val="none" w:sz="0" w:space="0" w:color="auto"/>
        <w:bottom w:val="none" w:sz="0" w:space="0" w:color="auto"/>
        <w:right w:val="none" w:sz="0" w:space="0" w:color="auto"/>
      </w:divBdr>
    </w:div>
    <w:div w:id="78643614">
      <w:bodyDiv w:val="1"/>
      <w:marLeft w:val="0"/>
      <w:marRight w:val="0"/>
      <w:marTop w:val="0"/>
      <w:marBottom w:val="0"/>
      <w:divBdr>
        <w:top w:val="none" w:sz="0" w:space="0" w:color="auto"/>
        <w:left w:val="none" w:sz="0" w:space="0" w:color="auto"/>
        <w:bottom w:val="none" w:sz="0" w:space="0" w:color="auto"/>
        <w:right w:val="none" w:sz="0" w:space="0" w:color="auto"/>
      </w:divBdr>
    </w:div>
    <w:div w:id="80179124">
      <w:bodyDiv w:val="1"/>
      <w:marLeft w:val="0"/>
      <w:marRight w:val="0"/>
      <w:marTop w:val="0"/>
      <w:marBottom w:val="0"/>
      <w:divBdr>
        <w:top w:val="none" w:sz="0" w:space="0" w:color="auto"/>
        <w:left w:val="none" w:sz="0" w:space="0" w:color="auto"/>
        <w:bottom w:val="none" w:sz="0" w:space="0" w:color="auto"/>
        <w:right w:val="none" w:sz="0" w:space="0" w:color="auto"/>
      </w:divBdr>
    </w:div>
    <w:div w:id="80957854">
      <w:bodyDiv w:val="1"/>
      <w:marLeft w:val="0"/>
      <w:marRight w:val="0"/>
      <w:marTop w:val="0"/>
      <w:marBottom w:val="0"/>
      <w:divBdr>
        <w:top w:val="none" w:sz="0" w:space="0" w:color="auto"/>
        <w:left w:val="none" w:sz="0" w:space="0" w:color="auto"/>
        <w:bottom w:val="none" w:sz="0" w:space="0" w:color="auto"/>
        <w:right w:val="none" w:sz="0" w:space="0" w:color="auto"/>
      </w:divBdr>
    </w:div>
    <w:div w:id="81609332">
      <w:bodyDiv w:val="1"/>
      <w:marLeft w:val="0"/>
      <w:marRight w:val="0"/>
      <w:marTop w:val="0"/>
      <w:marBottom w:val="0"/>
      <w:divBdr>
        <w:top w:val="none" w:sz="0" w:space="0" w:color="auto"/>
        <w:left w:val="none" w:sz="0" w:space="0" w:color="auto"/>
        <w:bottom w:val="none" w:sz="0" w:space="0" w:color="auto"/>
        <w:right w:val="none" w:sz="0" w:space="0" w:color="auto"/>
      </w:divBdr>
    </w:div>
    <w:div w:id="81999992">
      <w:bodyDiv w:val="1"/>
      <w:marLeft w:val="0"/>
      <w:marRight w:val="0"/>
      <w:marTop w:val="0"/>
      <w:marBottom w:val="0"/>
      <w:divBdr>
        <w:top w:val="none" w:sz="0" w:space="0" w:color="auto"/>
        <w:left w:val="none" w:sz="0" w:space="0" w:color="auto"/>
        <w:bottom w:val="none" w:sz="0" w:space="0" w:color="auto"/>
        <w:right w:val="none" w:sz="0" w:space="0" w:color="auto"/>
      </w:divBdr>
    </w:div>
    <w:div w:id="82261026">
      <w:bodyDiv w:val="1"/>
      <w:marLeft w:val="0"/>
      <w:marRight w:val="0"/>
      <w:marTop w:val="0"/>
      <w:marBottom w:val="0"/>
      <w:divBdr>
        <w:top w:val="none" w:sz="0" w:space="0" w:color="auto"/>
        <w:left w:val="none" w:sz="0" w:space="0" w:color="auto"/>
        <w:bottom w:val="none" w:sz="0" w:space="0" w:color="auto"/>
        <w:right w:val="none" w:sz="0" w:space="0" w:color="auto"/>
      </w:divBdr>
    </w:div>
    <w:div w:id="84808625">
      <w:bodyDiv w:val="1"/>
      <w:marLeft w:val="0"/>
      <w:marRight w:val="0"/>
      <w:marTop w:val="0"/>
      <w:marBottom w:val="0"/>
      <w:divBdr>
        <w:top w:val="none" w:sz="0" w:space="0" w:color="auto"/>
        <w:left w:val="none" w:sz="0" w:space="0" w:color="auto"/>
        <w:bottom w:val="none" w:sz="0" w:space="0" w:color="auto"/>
        <w:right w:val="none" w:sz="0" w:space="0" w:color="auto"/>
      </w:divBdr>
    </w:div>
    <w:div w:id="85929376">
      <w:bodyDiv w:val="1"/>
      <w:marLeft w:val="0"/>
      <w:marRight w:val="0"/>
      <w:marTop w:val="0"/>
      <w:marBottom w:val="0"/>
      <w:divBdr>
        <w:top w:val="none" w:sz="0" w:space="0" w:color="auto"/>
        <w:left w:val="none" w:sz="0" w:space="0" w:color="auto"/>
        <w:bottom w:val="none" w:sz="0" w:space="0" w:color="auto"/>
        <w:right w:val="none" w:sz="0" w:space="0" w:color="auto"/>
      </w:divBdr>
    </w:div>
    <w:div w:id="86587484">
      <w:bodyDiv w:val="1"/>
      <w:marLeft w:val="0"/>
      <w:marRight w:val="0"/>
      <w:marTop w:val="0"/>
      <w:marBottom w:val="0"/>
      <w:divBdr>
        <w:top w:val="none" w:sz="0" w:space="0" w:color="auto"/>
        <w:left w:val="none" w:sz="0" w:space="0" w:color="auto"/>
        <w:bottom w:val="none" w:sz="0" w:space="0" w:color="auto"/>
        <w:right w:val="none" w:sz="0" w:space="0" w:color="auto"/>
      </w:divBdr>
    </w:div>
    <w:div w:id="86735116">
      <w:bodyDiv w:val="1"/>
      <w:marLeft w:val="0"/>
      <w:marRight w:val="0"/>
      <w:marTop w:val="0"/>
      <w:marBottom w:val="0"/>
      <w:divBdr>
        <w:top w:val="none" w:sz="0" w:space="0" w:color="auto"/>
        <w:left w:val="none" w:sz="0" w:space="0" w:color="auto"/>
        <w:bottom w:val="none" w:sz="0" w:space="0" w:color="auto"/>
        <w:right w:val="none" w:sz="0" w:space="0" w:color="auto"/>
      </w:divBdr>
    </w:div>
    <w:div w:id="87167239">
      <w:bodyDiv w:val="1"/>
      <w:marLeft w:val="0"/>
      <w:marRight w:val="0"/>
      <w:marTop w:val="0"/>
      <w:marBottom w:val="0"/>
      <w:divBdr>
        <w:top w:val="none" w:sz="0" w:space="0" w:color="auto"/>
        <w:left w:val="none" w:sz="0" w:space="0" w:color="auto"/>
        <w:bottom w:val="none" w:sz="0" w:space="0" w:color="auto"/>
        <w:right w:val="none" w:sz="0" w:space="0" w:color="auto"/>
      </w:divBdr>
    </w:div>
    <w:div w:id="88164295">
      <w:bodyDiv w:val="1"/>
      <w:marLeft w:val="0"/>
      <w:marRight w:val="0"/>
      <w:marTop w:val="0"/>
      <w:marBottom w:val="0"/>
      <w:divBdr>
        <w:top w:val="none" w:sz="0" w:space="0" w:color="auto"/>
        <w:left w:val="none" w:sz="0" w:space="0" w:color="auto"/>
        <w:bottom w:val="none" w:sz="0" w:space="0" w:color="auto"/>
        <w:right w:val="none" w:sz="0" w:space="0" w:color="auto"/>
      </w:divBdr>
    </w:div>
    <w:div w:id="88892566">
      <w:bodyDiv w:val="1"/>
      <w:marLeft w:val="0"/>
      <w:marRight w:val="0"/>
      <w:marTop w:val="0"/>
      <w:marBottom w:val="0"/>
      <w:divBdr>
        <w:top w:val="none" w:sz="0" w:space="0" w:color="auto"/>
        <w:left w:val="none" w:sz="0" w:space="0" w:color="auto"/>
        <w:bottom w:val="none" w:sz="0" w:space="0" w:color="auto"/>
        <w:right w:val="none" w:sz="0" w:space="0" w:color="auto"/>
      </w:divBdr>
    </w:div>
    <w:div w:id="89931980">
      <w:bodyDiv w:val="1"/>
      <w:marLeft w:val="0"/>
      <w:marRight w:val="0"/>
      <w:marTop w:val="0"/>
      <w:marBottom w:val="0"/>
      <w:divBdr>
        <w:top w:val="none" w:sz="0" w:space="0" w:color="auto"/>
        <w:left w:val="none" w:sz="0" w:space="0" w:color="auto"/>
        <w:bottom w:val="none" w:sz="0" w:space="0" w:color="auto"/>
        <w:right w:val="none" w:sz="0" w:space="0" w:color="auto"/>
      </w:divBdr>
    </w:div>
    <w:div w:id="90395162">
      <w:bodyDiv w:val="1"/>
      <w:marLeft w:val="0"/>
      <w:marRight w:val="0"/>
      <w:marTop w:val="0"/>
      <w:marBottom w:val="0"/>
      <w:divBdr>
        <w:top w:val="none" w:sz="0" w:space="0" w:color="auto"/>
        <w:left w:val="none" w:sz="0" w:space="0" w:color="auto"/>
        <w:bottom w:val="none" w:sz="0" w:space="0" w:color="auto"/>
        <w:right w:val="none" w:sz="0" w:space="0" w:color="auto"/>
      </w:divBdr>
    </w:div>
    <w:div w:id="91053725">
      <w:bodyDiv w:val="1"/>
      <w:marLeft w:val="0"/>
      <w:marRight w:val="0"/>
      <w:marTop w:val="0"/>
      <w:marBottom w:val="0"/>
      <w:divBdr>
        <w:top w:val="none" w:sz="0" w:space="0" w:color="auto"/>
        <w:left w:val="none" w:sz="0" w:space="0" w:color="auto"/>
        <w:bottom w:val="none" w:sz="0" w:space="0" w:color="auto"/>
        <w:right w:val="none" w:sz="0" w:space="0" w:color="auto"/>
      </w:divBdr>
    </w:div>
    <w:div w:id="92172711">
      <w:bodyDiv w:val="1"/>
      <w:marLeft w:val="0"/>
      <w:marRight w:val="0"/>
      <w:marTop w:val="0"/>
      <w:marBottom w:val="0"/>
      <w:divBdr>
        <w:top w:val="none" w:sz="0" w:space="0" w:color="auto"/>
        <w:left w:val="none" w:sz="0" w:space="0" w:color="auto"/>
        <w:bottom w:val="none" w:sz="0" w:space="0" w:color="auto"/>
        <w:right w:val="none" w:sz="0" w:space="0" w:color="auto"/>
      </w:divBdr>
    </w:div>
    <w:div w:id="93937364">
      <w:bodyDiv w:val="1"/>
      <w:marLeft w:val="0"/>
      <w:marRight w:val="0"/>
      <w:marTop w:val="0"/>
      <w:marBottom w:val="0"/>
      <w:divBdr>
        <w:top w:val="none" w:sz="0" w:space="0" w:color="auto"/>
        <w:left w:val="none" w:sz="0" w:space="0" w:color="auto"/>
        <w:bottom w:val="none" w:sz="0" w:space="0" w:color="auto"/>
        <w:right w:val="none" w:sz="0" w:space="0" w:color="auto"/>
      </w:divBdr>
    </w:div>
    <w:div w:id="94832840">
      <w:bodyDiv w:val="1"/>
      <w:marLeft w:val="0"/>
      <w:marRight w:val="0"/>
      <w:marTop w:val="0"/>
      <w:marBottom w:val="0"/>
      <w:divBdr>
        <w:top w:val="none" w:sz="0" w:space="0" w:color="auto"/>
        <w:left w:val="none" w:sz="0" w:space="0" w:color="auto"/>
        <w:bottom w:val="none" w:sz="0" w:space="0" w:color="auto"/>
        <w:right w:val="none" w:sz="0" w:space="0" w:color="auto"/>
      </w:divBdr>
    </w:div>
    <w:div w:id="97800530">
      <w:bodyDiv w:val="1"/>
      <w:marLeft w:val="0"/>
      <w:marRight w:val="0"/>
      <w:marTop w:val="0"/>
      <w:marBottom w:val="0"/>
      <w:divBdr>
        <w:top w:val="none" w:sz="0" w:space="0" w:color="auto"/>
        <w:left w:val="none" w:sz="0" w:space="0" w:color="auto"/>
        <w:bottom w:val="none" w:sz="0" w:space="0" w:color="auto"/>
        <w:right w:val="none" w:sz="0" w:space="0" w:color="auto"/>
      </w:divBdr>
    </w:div>
    <w:div w:id="98182755">
      <w:bodyDiv w:val="1"/>
      <w:marLeft w:val="0"/>
      <w:marRight w:val="0"/>
      <w:marTop w:val="0"/>
      <w:marBottom w:val="0"/>
      <w:divBdr>
        <w:top w:val="none" w:sz="0" w:space="0" w:color="auto"/>
        <w:left w:val="none" w:sz="0" w:space="0" w:color="auto"/>
        <w:bottom w:val="none" w:sz="0" w:space="0" w:color="auto"/>
        <w:right w:val="none" w:sz="0" w:space="0" w:color="auto"/>
      </w:divBdr>
    </w:div>
    <w:div w:id="98255255">
      <w:bodyDiv w:val="1"/>
      <w:marLeft w:val="0"/>
      <w:marRight w:val="0"/>
      <w:marTop w:val="0"/>
      <w:marBottom w:val="0"/>
      <w:divBdr>
        <w:top w:val="none" w:sz="0" w:space="0" w:color="auto"/>
        <w:left w:val="none" w:sz="0" w:space="0" w:color="auto"/>
        <w:bottom w:val="none" w:sz="0" w:space="0" w:color="auto"/>
        <w:right w:val="none" w:sz="0" w:space="0" w:color="auto"/>
      </w:divBdr>
    </w:div>
    <w:div w:id="98262688">
      <w:bodyDiv w:val="1"/>
      <w:marLeft w:val="0"/>
      <w:marRight w:val="0"/>
      <w:marTop w:val="0"/>
      <w:marBottom w:val="0"/>
      <w:divBdr>
        <w:top w:val="none" w:sz="0" w:space="0" w:color="auto"/>
        <w:left w:val="none" w:sz="0" w:space="0" w:color="auto"/>
        <w:bottom w:val="none" w:sz="0" w:space="0" w:color="auto"/>
        <w:right w:val="none" w:sz="0" w:space="0" w:color="auto"/>
      </w:divBdr>
    </w:div>
    <w:div w:id="99378637">
      <w:bodyDiv w:val="1"/>
      <w:marLeft w:val="0"/>
      <w:marRight w:val="0"/>
      <w:marTop w:val="0"/>
      <w:marBottom w:val="0"/>
      <w:divBdr>
        <w:top w:val="none" w:sz="0" w:space="0" w:color="auto"/>
        <w:left w:val="none" w:sz="0" w:space="0" w:color="auto"/>
        <w:bottom w:val="none" w:sz="0" w:space="0" w:color="auto"/>
        <w:right w:val="none" w:sz="0" w:space="0" w:color="auto"/>
      </w:divBdr>
    </w:div>
    <w:div w:id="99955430">
      <w:bodyDiv w:val="1"/>
      <w:marLeft w:val="0"/>
      <w:marRight w:val="0"/>
      <w:marTop w:val="0"/>
      <w:marBottom w:val="0"/>
      <w:divBdr>
        <w:top w:val="none" w:sz="0" w:space="0" w:color="auto"/>
        <w:left w:val="none" w:sz="0" w:space="0" w:color="auto"/>
        <w:bottom w:val="none" w:sz="0" w:space="0" w:color="auto"/>
        <w:right w:val="none" w:sz="0" w:space="0" w:color="auto"/>
      </w:divBdr>
    </w:div>
    <w:div w:id="100077232">
      <w:bodyDiv w:val="1"/>
      <w:marLeft w:val="0"/>
      <w:marRight w:val="0"/>
      <w:marTop w:val="0"/>
      <w:marBottom w:val="0"/>
      <w:divBdr>
        <w:top w:val="none" w:sz="0" w:space="0" w:color="auto"/>
        <w:left w:val="none" w:sz="0" w:space="0" w:color="auto"/>
        <w:bottom w:val="none" w:sz="0" w:space="0" w:color="auto"/>
        <w:right w:val="none" w:sz="0" w:space="0" w:color="auto"/>
      </w:divBdr>
    </w:div>
    <w:div w:id="100995071">
      <w:bodyDiv w:val="1"/>
      <w:marLeft w:val="0"/>
      <w:marRight w:val="0"/>
      <w:marTop w:val="0"/>
      <w:marBottom w:val="0"/>
      <w:divBdr>
        <w:top w:val="none" w:sz="0" w:space="0" w:color="auto"/>
        <w:left w:val="none" w:sz="0" w:space="0" w:color="auto"/>
        <w:bottom w:val="none" w:sz="0" w:space="0" w:color="auto"/>
        <w:right w:val="none" w:sz="0" w:space="0" w:color="auto"/>
      </w:divBdr>
    </w:div>
    <w:div w:id="101070180">
      <w:bodyDiv w:val="1"/>
      <w:marLeft w:val="0"/>
      <w:marRight w:val="0"/>
      <w:marTop w:val="0"/>
      <w:marBottom w:val="0"/>
      <w:divBdr>
        <w:top w:val="none" w:sz="0" w:space="0" w:color="auto"/>
        <w:left w:val="none" w:sz="0" w:space="0" w:color="auto"/>
        <w:bottom w:val="none" w:sz="0" w:space="0" w:color="auto"/>
        <w:right w:val="none" w:sz="0" w:space="0" w:color="auto"/>
      </w:divBdr>
    </w:div>
    <w:div w:id="102237477">
      <w:bodyDiv w:val="1"/>
      <w:marLeft w:val="0"/>
      <w:marRight w:val="0"/>
      <w:marTop w:val="0"/>
      <w:marBottom w:val="0"/>
      <w:divBdr>
        <w:top w:val="none" w:sz="0" w:space="0" w:color="auto"/>
        <w:left w:val="none" w:sz="0" w:space="0" w:color="auto"/>
        <w:bottom w:val="none" w:sz="0" w:space="0" w:color="auto"/>
        <w:right w:val="none" w:sz="0" w:space="0" w:color="auto"/>
      </w:divBdr>
    </w:div>
    <w:div w:id="102502406">
      <w:bodyDiv w:val="1"/>
      <w:marLeft w:val="0"/>
      <w:marRight w:val="0"/>
      <w:marTop w:val="0"/>
      <w:marBottom w:val="0"/>
      <w:divBdr>
        <w:top w:val="none" w:sz="0" w:space="0" w:color="auto"/>
        <w:left w:val="none" w:sz="0" w:space="0" w:color="auto"/>
        <w:bottom w:val="none" w:sz="0" w:space="0" w:color="auto"/>
        <w:right w:val="none" w:sz="0" w:space="0" w:color="auto"/>
      </w:divBdr>
    </w:div>
    <w:div w:id="103355152">
      <w:bodyDiv w:val="1"/>
      <w:marLeft w:val="0"/>
      <w:marRight w:val="0"/>
      <w:marTop w:val="0"/>
      <w:marBottom w:val="0"/>
      <w:divBdr>
        <w:top w:val="none" w:sz="0" w:space="0" w:color="auto"/>
        <w:left w:val="none" w:sz="0" w:space="0" w:color="auto"/>
        <w:bottom w:val="none" w:sz="0" w:space="0" w:color="auto"/>
        <w:right w:val="none" w:sz="0" w:space="0" w:color="auto"/>
      </w:divBdr>
    </w:div>
    <w:div w:id="104351816">
      <w:bodyDiv w:val="1"/>
      <w:marLeft w:val="0"/>
      <w:marRight w:val="0"/>
      <w:marTop w:val="0"/>
      <w:marBottom w:val="0"/>
      <w:divBdr>
        <w:top w:val="none" w:sz="0" w:space="0" w:color="auto"/>
        <w:left w:val="none" w:sz="0" w:space="0" w:color="auto"/>
        <w:bottom w:val="none" w:sz="0" w:space="0" w:color="auto"/>
        <w:right w:val="none" w:sz="0" w:space="0" w:color="auto"/>
      </w:divBdr>
    </w:div>
    <w:div w:id="105277962">
      <w:bodyDiv w:val="1"/>
      <w:marLeft w:val="0"/>
      <w:marRight w:val="0"/>
      <w:marTop w:val="0"/>
      <w:marBottom w:val="0"/>
      <w:divBdr>
        <w:top w:val="none" w:sz="0" w:space="0" w:color="auto"/>
        <w:left w:val="none" w:sz="0" w:space="0" w:color="auto"/>
        <w:bottom w:val="none" w:sz="0" w:space="0" w:color="auto"/>
        <w:right w:val="none" w:sz="0" w:space="0" w:color="auto"/>
      </w:divBdr>
    </w:div>
    <w:div w:id="106244314">
      <w:bodyDiv w:val="1"/>
      <w:marLeft w:val="0"/>
      <w:marRight w:val="0"/>
      <w:marTop w:val="0"/>
      <w:marBottom w:val="0"/>
      <w:divBdr>
        <w:top w:val="none" w:sz="0" w:space="0" w:color="auto"/>
        <w:left w:val="none" w:sz="0" w:space="0" w:color="auto"/>
        <w:bottom w:val="none" w:sz="0" w:space="0" w:color="auto"/>
        <w:right w:val="none" w:sz="0" w:space="0" w:color="auto"/>
      </w:divBdr>
    </w:div>
    <w:div w:id="106900724">
      <w:bodyDiv w:val="1"/>
      <w:marLeft w:val="0"/>
      <w:marRight w:val="0"/>
      <w:marTop w:val="0"/>
      <w:marBottom w:val="0"/>
      <w:divBdr>
        <w:top w:val="none" w:sz="0" w:space="0" w:color="auto"/>
        <w:left w:val="none" w:sz="0" w:space="0" w:color="auto"/>
        <w:bottom w:val="none" w:sz="0" w:space="0" w:color="auto"/>
        <w:right w:val="none" w:sz="0" w:space="0" w:color="auto"/>
      </w:divBdr>
    </w:div>
    <w:div w:id="107166237">
      <w:bodyDiv w:val="1"/>
      <w:marLeft w:val="0"/>
      <w:marRight w:val="0"/>
      <w:marTop w:val="0"/>
      <w:marBottom w:val="0"/>
      <w:divBdr>
        <w:top w:val="none" w:sz="0" w:space="0" w:color="auto"/>
        <w:left w:val="none" w:sz="0" w:space="0" w:color="auto"/>
        <w:bottom w:val="none" w:sz="0" w:space="0" w:color="auto"/>
        <w:right w:val="none" w:sz="0" w:space="0" w:color="auto"/>
      </w:divBdr>
    </w:div>
    <w:div w:id="108090724">
      <w:bodyDiv w:val="1"/>
      <w:marLeft w:val="0"/>
      <w:marRight w:val="0"/>
      <w:marTop w:val="0"/>
      <w:marBottom w:val="0"/>
      <w:divBdr>
        <w:top w:val="none" w:sz="0" w:space="0" w:color="auto"/>
        <w:left w:val="none" w:sz="0" w:space="0" w:color="auto"/>
        <w:bottom w:val="none" w:sz="0" w:space="0" w:color="auto"/>
        <w:right w:val="none" w:sz="0" w:space="0" w:color="auto"/>
      </w:divBdr>
    </w:div>
    <w:div w:id="108738992">
      <w:bodyDiv w:val="1"/>
      <w:marLeft w:val="0"/>
      <w:marRight w:val="0"/>
      <w:marTop w:val="0"/>
      <w:marBottom w:val="0"/>
      <w:divBdr>
        <w:top w:val="none" w:sz="0" w:space="0" w:color="auto"/>
        <w:left w:val="none" w:sz="0" w:space="0" w:color="auto"/>
        <w:bottom w:val="none" w:sz="0" w:space="0" w:color="auto"/>
        <w:right w:val="none" w:sz="0" w:space="0" w:color="auto"/>
      </w:divBdr>
    </w:div>
    <w:div w:id="111554484">
      <w:bodyDiv w:val="1"/>
      <w:marLeft w:val="0"/>
      <w:marRight w:val="0"/>
      <w:marTop w:val="0"/>
      <w:marBottom w:val="0"/>
      <w:divBdr>
        <w:top w:val="none" w:sz="0" w:space="0" w:color="auto"/>
        <w:left w:val="none" w:sz="0" w:space="0" w:color="auto"/>
        <w:bottom w:val="none" w:sz="0" w:space="0" w:color="auto"/>
        <w:right w:val="none" w:sz="0" w:space="0" w:color="auto"/>
      </w:divBdr>
    </w:div>
    <w:div w:id="111946808">
      <w:bodyDiv w:val="1"/>
      <w:marLeft w:val="0"/>
      <w:marRight w:val="0"/>
      <w:marTop w:val="0"/>
      <w:marBottom w:val="0"/>
      <w:divBdr>
        <w:top w:val="none" w:sz="0" w:space="0" w:color="auto"/>
        <w:left w:val="none" w:sz="0" w:space="0" w:color="auto"/>
        <w:bottom w:val="none" w:sz="0" w:space="0" w:color="auto"/>
        <w:right w:val="none" w:sz="0" w:space="0" w:color="auto"/>
      </w:divBdr>
    </w:div>
    <w:div w:id="113327279">
      <w:bodyDiv w:val="1"/>
      <w:marLeft w:val="0"/>
      <w:marRight w:val="0"/>
      <w:marTop w:val="0"/>
      <w:marBottom w:val="0"/>
      <w:divBdr>
        <w:top w:val="none" w:sz="0" w:space="0" w:color="auto"/>
        <w:left w:val="none" w:sz="0" w:space="0" w:color="auto"/>
        <w:bottom w:val="none" w:sz="0" w:space="0" w:color="auto"/>
        <w:right w:val="none" w:sz="0" w:space="0" w:color="auto"/>
      </w:divBdr>
    </w:div>
    <w:div w:id="114106708">
      <w:bodyDiv w:val="1"/>
      <w:marLeft w:val="0"/>
      <w:marRight w:val="0"/>
      <w:marTop w:val="0"/>
      <w:marBottom w:val="0"/>
      <w:divBdr>
        <w:top w:val="none" w:sz="0" w:space="0" w:color="auto"/>
        <w:left w:val="none" w:sz="0" w:space="0" w:color="auto"/>
        <w:bottom w:val="none" w:sz="0" w:space="0" w:color="auto"/>
        <w:right w:val="none" w:sz="0" w:space="0" w:color="auto"/>
      </w:divBdr>
    </w:div>
    <w:div w:id="116216004">
      <w:bodyDiv w:val="1"/>
      <w:marLeft w:val="0"/>
      <w:marRight w:val="0"/>
      <w:marTop w:val="0"/>
      <w:marBottom w:val="0"/>
      <w:divBdr>
        <w:top w:val="none" w:sz="0" w:space="0" w:color="auto"/>
        <w:left w:val="none" w:sz="0" w:space="0" w:color="auto"/>
        <w:bottom w:val="none" w:sz="0" w:space="0" w:color="auto"/>
        <w:right w:val="none" w:sz="0" w:space="0" w:color="auto"/>
      </w:divBdr>
    </w:div>
    <w:div w:id="118451341">
      <w:bodyDiv w:val="1"/>
      <w:marLeft w:val="0"/>
      <w:marRight w:val="0"/>
      <w:marTop w:val="0"/>
      <w:marBottom w:val="0"/>
      <w:divBdr>
        <w:top w:val="none" w:sz="0" w:space="0" w:color="auto"/>
        <w:left w:val="none" w:sz="0" w:space="0" w:color="auto"/>
        <w:bottom w:val="none" w:sz="0" w:space="0" w:color="auto"/>
        <w:right w:val="none" w:sz="0" w:space="0" w:color="auto"/>
      </w:divBdr>
    </w:div>
    <w:div w:id="120197828">
      <w:bodyDiv w:val="1"/>
      <w:marLeft w:val="0"/>
      <w:marRight w:val="0"/>
      <w:marTop w:val="0"/>
      <w:marBottom w:val="0"/>
      <w:divBdr>
        <w:top w:val="none" w:sz="0" w:space="0" w:color="auto"/>
        <w:left w:val="none" w:sz="0" w:space="0" w:color="auto"/>
        <w:bottom w:val="none" w:sz="0" w:space="0" w:color="auto"/>
        <w:right w:val="none" w:sz="0" w:space="0" w:color="auto"/>
      </w:divBdr>
    </w:div>
    <w:div w:id="120612460">
      <w:bodyDiv w:val="1"/>
      <w:marLeft w:val="0"/>
      <w:marRight w:val="0"/>
      <w:marTop w:val="0"/>
      <w:marBottom w:val="0"/>
      <w:divBdr>
        <w:top w:val="none" w:sz="0" w:space="0" w:color="auto"/>
        <w:left w:val="none" w:sz="0" w:space="0" w:color="auto"/>
        <w:bottom w:val="none" w:sz="0" w:space="0" w:color="auto"/>
        <w:right w:val="none" w:sz="0" w:space="0" w:color="auto"/>
      </w:divBdr>
    </w:div>
    <w:div w:id="121072155">
      <w:bodyDiv w:val="1"/>
      <w:marLeft w:val="0"/>
      <w:marRight w:val="0"/>
      <w:marTop w:val="0"/>
      <w:marBottom w:val="0"/>
      <w:divBdr>
        <w:top w:val="none" w:sz="0" w:space="0" w:color="auto"/>
        <w:left w:val="none" w:sz="0" w:space="0" w:color="auto"/>
        <w:bottom w:val="none" w:sz="0" w:space="0" w:color="auto"/>
        <w:right w:val="none" w:sz="0" w:space="0" w:color="auto"/>
      </w:divBdr>
    </w:div>
    <w:div w:id="122234835">
      <w:bodyDiv w:val="1"/>
      <w:marLeft w:val="0"/>
      <w:marRight w:val="0"/>
      <w:marTop w:val="0"/>
      <w:marBottom w:val="0"/>
      <w:divBdr>
        <w:top w:val="none" w:sz="0" w:space="0" w:color="auto"/>
        <w:left w:val="none" w:sz="0" w:space="0" w:color="auto"/>
        <w:bottom w:val="none" w:sz="0" w:space="0" w:color="auto"/>
        <w:right w:val="none" w:sz="0" w:space="0" w:color="auto"/>
      </w:divBdr>
    </w:div>
    <w:div w:id="122650535">
      <w:bodyDiv w:val="1"/>
      <w:marLeft w:val="0"/>
      <w:marRight w:val="0"/>
      <w:marTop w:val="0"/>
      <w:marBottom w:val="0"/>
      <w:divBdr>
        <w:top w:val="none" w:sz="0" w:space="0" w:color="auto"/>
        <w:left w:val="none" w:sz="0" w:space="0" w:color="auto"/>
        <w:bottom w:val="none" w:sz="0" w:space="0" w:color="auto"/>
        <w:right w:val="none" w:sz="0" w:space="0" w:color="auto"/>
      </w:divBdr>
    </w:div>
    <w:div w:id="123547839">
      <w:bodyDiv w:val="1"/>
      <w:marLeft w:val="0"/>
      <w:marRight w:val="0"/>
      <w:marTop w:val="0"/>
      <w:marBottom w:val="0"/>
      <w:divBdr>
        <w:top w:val="none" w:sz="0" w:space="0" w:color="auto"/>
        <w:left w:val="none" w:sz="0" w:space="0" w:color="auto"/>
        <w:bottom w:val="none" w:sz="0" w:space="0" w:color="auto"/>
        <w:right w:val="none" w:sz="0" w:space="0" w:color="auto"/>
      </w:divBdr>
    </w:div>
    <w:div w:id="124129226">
      <w:bodyDiv w:val="1"/>
      <w:marLeft w:val="0"/>
      <w:marRight w:val="0"/>
      <w:marTop w:val="0"/>
      <w:marBottom w:val="0"/>
      <w:divBdr>
        <w:top w:val="none" w:sz="0" w:space="0" w:color="auto"/>
        <w:left w:val="none" w:sz="0" w:space="0" w:color="auto"/>
        <w:bottom w:val="none" w:sz="0" w:space="0" w:color="auto"/>
        <w:right w:val="none" w:sz="0" w:space="0" w:color="auto"/>
      </w:divBdr>
    </w:div>
    <w:div w:id="124549878">
      <w:bodyDiv w:val="1"/>
      <w:marLeft w:val="0"/>
      <w:marRight w:val="0"/>
      <w:marTop w:val="0"/>
      <w:marBottom w:val="0"/>
      <w:divBdr>
        <w:top w:val="none" w:sz="0" w:space="0" w:color="auto"/>
        <w:left w:val="none" w:sz="0" w:space="0" w:color="auto"/>
        <w:bottom w:val="none" w:sz="0" w:space="0" w:color="auto"/>
        <w:right w:val="none" w:sz="0" w:space="0" w:color="auto"/>
      </w:divBdr>
    </w:div>
    <w:div w:id="125974583">
      <w:bodyDiv w:val="1"/>
      <w:marLeft w:val="0"/>
      <w:marRight w:val="0"/>
      <w:marTop w:val="0"/>
      <w:marBottom w:val="0"/>
      <w:divBdr>
        <w:top w:val="none" w:sz="0" w:space="0" w:color="auto"/>
        <w:left w:val="none" w:sz="0" w:space="0" w:color="auto"/>
        <w:bottom w:val="none" w:sz="0" w:space="0" w:color="auto"/>
        <w:right w:val="none" w:sz="0" w:space="0" w:color="auto"/>
      </w:divBdr>
    </w:div>
    <w:div w:id="128329062">
      <w:bodyDiv w:val="1"/>
      <w:marLeft w:val="0"/>
      <w:marRight w:val="0"/>
      <w:marTop w:val="0"/>
      <w:marBottom w:val="0"/>
      <w:divBdr>
        <w:top w:val="none" w:sz="0" w:space="0" w:color="auto"/>
        <w:left w:val="none" w:sz="0" w:space="0" w:color="auto"/>
        <w:bottom w:val="none" w:sz="0" w:space="0" w:color="auto"/>
        <w:right w:val="none" w:sz="0" w:space="0" w:color="auto"/>
      </w:divBdr>
    </w:div>
    <w:div w:id="129400591">
      <w:bodyDiv w:val="1"/>
      <w:marLeft w:val="0"/>
      <w:marRight w:val="0"/>
      <w:marTop w:val="0"/>
      <w:marBottom w:val="0"/>
      <w:divBdr>
        <w:top w:val="none" w:sz="0" w:space="0" w:color="auto"/>
        <w:left w:val="none" w:sz="0" w:space="0" w:color="auto"/>
        <w:bottom w:val="none" w:sz="0" w:space="0" w:color="auto"/>
        <w:right w:val="none" w:sz="0" w:space="0" w:color="auto"/>
      </w:divBdr>
    </w:div>
    <w:div w:id="130907015">
      <w:bodyDiv w:val="1"/>
      <w:marLeft w:val="0"/>
      <w:marRight w:val="0"/>
      <w:marTop w:val="0"/>
      <w:marBottom w:val="0"/>
      <w:divBdr>
        <w:top w:val="none" w:sz="0" w:space="0" w:color="auto"/>
        <w:left w:val="none" w:sz="0" w:space="0" w:color="auto"/>
        <w:bottom w:val="none" w:sz="0" w:space="0" w:color="auto"/>
        <w:right w:val="none" w:sz="0" w:space="0" w:color="auto"/>
      </w:divBdr>
    </w:div>
    <w:div w:id="131296537">
      <w:bodyDiv w:val="1"/>
      <w:marLeft w:val="0"/>
      <w:marRight w:val="0"/>
      <w:marTop w:val="0"/>
      <w:marBottom w:val="0"/>
      <w:divBdr>
        <w:top w:val="none" w:sz="0" w:space="0" w:color="auto"/>
        <w:left w:val="none" w:sz="0" w:space="0" w:color="auto"/>
        <w:bottom w:val="none" w:sz="0" w:space="0" w:color="auto"/>
        <w:right w:val="none" w:sz="0" w:space="0" w:color="auto"/>
      </w:divBdr>
    </w:div>
    <w:div w:id="132139641">
      <w:bodyDiv w:val="1"/>
      <w:marLeft w:val="0"/>
      <w:marRight w:val="0"/>
      <w:marTop w:val="0"/>
      <w:marBottom w:val="0"/>
      <w:divBdr>
        <w:top w:val="none" w:sz="0" w:space="0" w:color="auto"/>
        <w:left w:val="none" w:sz="0" w:space="0" w:color="auto"/>
        <w:bottom w:val="none" w:sz="0" w:space="0" w:color="auto"/>
        <w:right w:val="none" w:sz="0" w:space="0" w:color="auto"/>
      </w:divBdr>
    </w:div>
    <w:div w:id="133640008">
      <w:bodyDiv w:val="1"/>
      <w:marLeft w:val="0"/>
      <w:marRight w:val="0"/>
      <w:marTop w:val="0"/>
      <w:marBottom w:val="0"/>
      <w:divBdr>
        <w:top w:val="none" w:sz="0" w:space="0" w:color="auto"/>
        <w:left w:val="none" w:sz="0" w:space="0" w:color="auto"/>
        <w:bottom w:val="none" w:sz="0" w:space="0" w:color="auto"/>
        <w:right w:val="none" w:sz="0" w:space="0" w:color="auto"/>
      </w:divBdr>
    </w:div>
    <w:div w:id="133985032">
      <w:bodyDiv w:val="1"/>
      <w:marLeft w:val="0"/>
      <w:marRight w:val="0"/>
      <w:marTop w:val="0"/>
      <w:marBottom w:val="0"/>
      <w:divBdr>
        <w:top w:val="none" w:sz="0" w:space="0" w:color="auto"/>
        <w:left w:val="none" w:sz="0" w:space="0" w:color="auto"/>
        <w:bottom w:val="none" w:sz="0" w:space="0" w:color="auto"/>
        <w:right w:val="none" w:sz="0" w:space="0" w:color="auto"/>
      </w:divBdr>
    </w:div>
    <w:div w:id="134642247">
      <w:bodyDiv w:val="1"/>
      <w:marLeft w:val="0"/>
      <w:marRight w:val="0"/>
      <w:marTop w:val="0"/>
      <w:marBottom w:val="0"/>
      <w:divBdr>
        <w:top w:val="none" w:sz="0" w:space="0" w:color="auto"/>
        <w:left w:val="none" w:sz="0" w:space="0" w:color="auto"/>
        <w:bottom w:val="none" w:sz="0" w:space="0" w:color="auto"/>
        <w:right w:val="none" w:sz="0" w:space="0" w:color="auto"/>
      </w:divBdr>
    </w:div>
    <w:div w:id="134834976">
      <w:bodyDiv w:val="1"/>
      <w:marLeft w:val="0"/>
      <w:marRight w:val="0"/>
      <w:marTop w:val="0"/>
      <w:marBottom w:val="0"/>
      <w:divBdr>
        <w:top w:val="none" w:sz="0" w:space="0" w:color="auto"/>
        <w:left w:val="none" w:sz="0" w:space="0" w:color="auto"/>
        <w:bottom w:val="none" w:sz="0" w:space="0" w:color="auto"/>
        <w:right w:val="none" w:sz="0" w:space="0" w:color="auto"/>
      </w:divBdr>
    </w:div>
    <w:div w:id="134883518">
      <w:bodyDiv w:val="1"/>
      <w:marLeft w:val="0"/>
      <w:marRight w:val="0"/>
      <w:marTop w:val="0"/>
      <w:marBottom w:val="0"/>
      <w:divBdr>
        <w:top w:val="none" w:sz="0" w:space="0" w:color="auto"/>
        <w:left w:val="none" w:sz="0" w:space="0" w:color="auto"/>
        <w:bottom w:val="none" w:sz="0" w:space="0" w:color="auto"/>
        <w:right w:val="none" w:sz="0" w:space="0" w:color="auto"/>
      </w:divBdr>
    </w:div>
    <w:div w:id="135339566">
      <w:bodyDiv w:val="1"/>
      <w:marLeft w:val="0"/>
      <w:marRight w:val="0"/>
      <w:marTop w:val="0"/>
      <w:marBottom w:val="0"/>
      <w:divBdr>
        <w:top w:val="none" w:sz="0" w:space="0" w:color="auto"/>
        <w:left w:val="none" w:sz="0" w:space="0" w:color="auto"/>
        <w:bottom w:val="none" w:sz="0" w:space="0" w:color="auto"/>
        <w:right w:val="none" w:sz="0" w:space="0" w:color="auto"/>
      </w:divBdr>
    </w:div>
    <w:div w:id="135730472">
      <w:bodyDiv w:val="1"/>
      <w:marLeft w:val="0"/>
      <w:marRight w:val="0"/>
      <w:marTop w:val="0"/>
      <w:marBottom w:val="0"/>
      <w:divBdr>
        <w:top w:val="none" w:sz="0" w:space="0" w:color="auto"/>
        <w:left w:val="none" w:sz="0" w:space="0" w:color="auto"/>
        <w:bottom w:val="none" w:sz="0" w:space="0" w:color="auto"/>
        <w:right w:val="none" w:sz="0" w:space="0" w:color="auto"/>
      </w:divBdr>
    </w:div>
    <w:div w:id="135994282">
      <w:bodyDiv w:val="1"/>
      <w:marLeft w:val="0"/>
      <w:marRight w:val="0"/>
      <w:marTop w:val="0"/>
      <w:marBottom w:val="0"/>
      <w:divBdr>
        <w:top w:val="none" w:sz="0" w:space="0" w:color="auto"/>
        <w:left w:val="none" w:sz="0" w:space="0" w:color="auto"/>
        <w:bottom w:val="none" w:sz="0" w:space="0" w:color="auto"/>
        <w:right w:val="none" w:sz="0" w:space="0" w:color="auto"/>
      </w:divBdr>
    </w:div>
    <w:div w:id="137961078">
      <w:bodyDiv w:val="1"/>
      <w:marLeft w:val="0"/>
      <w:marRight w:val="0"/>
      <w:marTop w:val="0"/>
      <w:marBottom w:val="0"/>
      <w:divBdr>
        <w:top w:val="none" w:sz="0" w:space="0" w:color="auto"/>
        <w:left w:val="none" w:sz="0" w:space="0" w:color="auto"/>
        <w:bottom w:val="none" w:sz="0" w:space="0" w:color="auto"/>
        <w:right w:val="none" w:sz="0" w:space="0" w:color="auto"/>
      </w:divBdr>
    </w:div>
    <w:div w:id="138378008">
      <w:bodyDiv w:val="1"/>
      <w:marLeft w:val="0"/>
      <w:marRight w:val="0"/>
      <w:marTop w:val="0"/>
      <w:marBottom w:val="0"/>
      <w:divBdr>
        <w:top w:val="none" w:sz="0" w:space="0" w:color="auto"/>
        <w:left w:val="none" w:sz="0" w:space="0" w:color="auto"/>
        <w:bottom w:val="none" w:sz="0" w:space="0" w:color="auto"/>
        <w:right w:val="none" w:sz="0" w:space="0" w:color="auto"/>
      </w:divBdr>
    </w:div>
    <w:div w:id="138959402">
      <w:bodyDiv w:val="1"/>
      <w:marLeft w:val="0"/>
      <w:marRight w:val="0"/>
      <w:marTop w:val="0"/>
      <w:marBottom w:val="0"/>
      <w:divBdr>
        <w:top w:val="none" w:sz="0" w:space="0" w:color="auto"/>
        <w:left w:val="none" w:sz="0" w:space="0" w:color="auto"/>
        <w:bottom w:val="none" w:sz="0" w:space="0" w:color="auto"/>
        <w:right w:val="none" w:sz="0" w:space="0" w:color="auto"/>
      </w:divBdr>
    </w:div>
    <w:div w:id="139076557">
      <w:bodyDiv w:val="1"/>
      <w:marLeft w:val="0"/>
      <w:marRight w:val="0"/>
      <w:marTop w:val="0"/>
      <w:marBottom w:val="0"/>
      <w:divBdr>
        <w:top w:val="none" w:sz="0" w:space="0" w:color="auto"/>
        <w:left w:val="none" w:sz="0" w:space="0" w:color="auto"/>
        <w:bottom w:val="none" w:sz="0" w:space="0" w:color="auto"/>
        <w:right w:val="none" w:sz="0" w:space="0" w:color="auto"/>
      </w:divBdr>
    </w:div>
    <w:div w:id="140657986">
      <w:bodyDiv w:val="1"/>
      <w:marLeft w:val="0"/>
      <w:marRight w:val="0"/>
      <w:marTop w:val="0"/>
      <w:marBottom w:val="0"/>
      <w:divBdr>
        <w:top w:val="none" w:sz="0" w:space="0" w:color="auto"/>
        <w:left w:val="none" w:sz="0" w:space="0" w:color="auto"/>
        <w:bottom w:val="none" w:sz="0" w:space="0" w:color="auto"/>
        <w:right w:val="none" w:sz="0" w:space="0" w:color="auto"/>
      </w:divBdr>
    </w:div>
    <w:div w:id="141626350">
      <w:bodyDiv w:val="1"/>
      <w:marLeft w:val="0"/>
      <w:marRight w:val="0"/>
      <w:marTop w:val="0"/>
      <w:marBottom w:val="0"/>
      <w:divBdr>
        <w:top w:val="none" w:sz="0" w:space="0" w:color="auto"/>
        <w:left w:val="none" w:sz="0" w:space="0" w:color="auto"/>
        <w:bottom w:val="none" w:sz="0" w:space="0" w:color="auto"/>
        <w:right w:val="none" w:sz="0" w:space="0" w:color="auto"/>
      </w:divBdr>
    </w:div>
    <w:div w:id="142355358">
      <w:bodyDiv w:val="1"/>
      <w:marLeft w:val="0"/>
      <w:marRight w:val="0"/>
      <w:marTop w:val="0"/>
      <w:marBottom w:val="0"/>
      <w:divBdr>
        <w:top w:val="none" w:sz="0" w:space="0" w:color="auto"/>
        <w:left w:val="none" w:sz="0" w:space="0" w:color="auto"/>
        <w:bottom w:val="none" w:sz="0" w:space="0" w:color="auto"/>
        <w:right w:val="none" w:sz="0" w:space="0" w:color="auto"/>
      </w:divBdr>
    </w:div>
    <w:div w:id="142356320">
      <w:bodyDiv w:val="1"/>
      <w:marLeft w:val="0"/>
      <w:marRight w:val="0"/>
      <w:marTop w:val="0"/>
      <w:marBottom w:val="0"/>
      <w:divBdr>
        <w:top w:val="none" w:sz="0" w:space="0" w:color="auto"/>
        <w:left w:val="none" w:sz="0" w:space="0" w:color="auto"/>
        <w:bottom w:val="none" w:sz="0" w:space="0" w:color="auto"/>
        <w:right w:val="none" w:sz="0" w:space="0" w:color="auto"/>
      </w:divBdr>
    </w:div>
    <w:div w:id="143203520">
      <w:bodyDiv w:val="1"/>
      <w:marLeft w:val="0"/>
      <w:marRight w:val="0"/>
      <w:marTop w:val="0"/>
      <w:marBottom w:val="0"/>
      <w:divBdr>
        <w:top w:val="none" w:sz="0" w:space="0" w:color="auto"/>
        <w:left w:val="none" w:sz="0" w:space="0" w:color="auto"/>
        <w:bottom w:val="none" w:sz="0" w:space="0" w:color="auto"/>
        <w:right w:val="none" w:sz="0" w:space="0" w:color="auto"/>
      </w:divBdr>
    </w:div>
    <w:div w:id="146173857">
      <w:bodyDiv w:val="1"/>
      <w:marLeft w:val="0"/>
      <w:marRight w:val="0"/>
      <w:marTop w:val="0"/>
      <w:marBottom w:val="0"/>
      <w:divBdr>
        <w:top w:val="none" w:sz="0" w:space="0" w:color="auto"/>
        <w:left w:val="none" w:sz="0" w:space="0" w:color="auto"/>
        <w:bottom w:val="none" w:sz="0" w:space="0" w:color="auto"/>
        <w:right w:val="none" w:sz="0" w:space="0" w:color="auto"/>
      </w:divBdr>
    </w:div>
    <w:div w:id="147090105">
      <w:bodyDiv w:val="1"/>
      <w:marLeft w:val="0"/>
      <w:marRight w:val="0"/>
      <w:marTop w:val="0"/>
      <w:marBottom w:val="0"/>
      <w:divBdr>
        <w:top w:val="none" w:sz="0" w:space="0" w:color="auto"/>
        <w:left w:val="none" w:sz="0" w:space="0" w:color="auto"/>
        <w:bottom w:val="none" w:sz="0" w:space="0" w:color="auto"/>
        <w:right w:val="none" w:sz="0" w:space="0" w:color="auto"/>
      </w:divBdr>
    </w:div>
    <w:div w:id="147940193">
      <w:bodyDiv w:val="1"/>
      <w:marLeft w:val="0"/>
      <w:marRight w:val="0"/>
      <w:marTop w:val="0"/>
      <w:marBottom w:val="0"/>
      <w:divBdr>
        <w:top w:val="none" w:sz="0" w:space="0" w:color="auto"/>
        <w:left w:val="none" w:sz="0" w:space="0" w:color="auto"/>
        <w:bottom w:val="none" w:sz="0" w:space="0" w:color="auto"/>
        <w:right w:val="none" w:sz="0" w:space="0" w:color="auto"/>
      </w:divBdr>
    </w:div>
    <w:div w:id="148178751">
      <w:bodyDiv w:val="1"/>
      <w:marLeft w:val="0"/>
      <w:marRight w:val="0"/>
      <w:marTop w:val="0"/>
      <w:marBottom w:val="0"/>
      <w:divBdr>
        <w:top w:val="none" w:sz="0" w:space="0" w:color="auto"/>
        <w:left w:val="none" w:sz="0" w:space="0" w:color="auto"/>
        <w:bottom w:val="none" w:sz="0" w:space="0" w:color="auto"/>
        <w:right w:val="none" w:sz="0" w:space="0" w:color="auto"/>
      </w:divBdr>
    </w:div>
    <w:div w:id="148519373">
      <w:bodyDiv w:val="1"/>
      <w:marLeft w:val="0"/>
      <w:marRight w:val="0"/>
      <w:marTop w:val="0"/>
      <w:marBottom w:val="0"/>
      <w:divBdr>
        <w:top w:val="none" w:sz="0" w:space="0" w:color="auto"/>
        <w:left w:val="none" w:sz="0" w:space="0" w:color="auto"/>
        <w:bottom w:val="none" w:sz="0" w:space="0" w:color="auto"/>
        <w:right w:val="none" w:sz="0" w:space="0" w:color="auto"/>
      </w:divBdr>
    </w:div>
    <w:div w:id="149904845">
      <w:bodyDiv w:val="1"/>
      <w:marLeft w:val="0"/>
      <w:marRight w:val="0"/>
      <w:marTop w:val="0"/>
      <w:marBottom w:val="0"/>
      <w:divBdr>
        <w:top w:val="none" w:sz="0" w:space="0" w:color="auto"/>
        <w:left w:val="none" w:sz="0" w:space="0" w:color="auto"/>
        <w:bottom w:val="none" w:sz="0" w:space="0" w:color="auto"/>
        <w:right w:val="none" w:sz="0" w:space="0" w:color="auto"/>
      </w:divBdr>
    </w:div>
    <w:div w:id="150803335">
      <w:bodyDiv w:val="1"/>
      <w:marLeft w:val="0"/>
      <w:marRight w:val="0"/>
      <w:marTop w:val="0"/>
      <w:marBottom w:val="0"/>
      <w:divBdr>
        <w:top w:val="none" w:sz="0" w:space="0" w:color="auto"/>
        <w:left w:val="none" w:sz="0" w:space="0" w:color="auto"/>
        <w:bottom w:val="none" w:sz="0" w:space="0" w:color="auto"/>
        <w:right w:val="none" w:sz="0" w:space="0" w:color="auto"/>
      </w:divBdr>
    </w:div>
    <w:div w:id="151413786">
      <w:bodyDiv w:val="1"/>
      <w:marLeft w:val="0"/>
      <w:marRight w:val="0"/>
      <w:marTop w:val="0"/>
      <w:marBottom w:val="0"/>
      <w:divBdr>
        <w:top w:val="none" w:sz="0" w:space="0" w:color="auto"/>
        <w:left w:val="none" w:sz="0" w:space="0" w:color="auto"/>
        <w:bottom w:val="none" w:sz="0" w:space="0" w:color="auto"/>
        <w:right w:val="none" w:sz="0" w:space="0" w:color="auto"/>
      </w:divBdr>
    </w:div>
    <w:div w:id="152186419">
      <w:bodyDiv w:val="1"/>
      <w:marLeft w:val="0"/>
      <w:marRight w:val="0"/>
      <w:marTop w:val="0"/>
      <w:marBottom w:val="0"/>
      <w:divBdr>
        <w:top w:val="none" w:sz="0" w:space="0" w:color="auto"/>
        <w:left w:val="none" w:sz="0" w:space="0" w:color="auto"/>
        <w:bottom w:val="none" w:sz="0" w:space="0" w:color="auto"/>
        <w:right w:val="none" w:sz="0" w:space="0" w:color="auto"/>
      </w:divBdr>
    </w:div>
    <w:div w:id="152452454">
      <w:bodyDiv w:val="1"/>
      <w:marLeft w:val="0"/>
      <w:marRight w:val="0"/>
      <w:marTop w:val="0"/>
      <w:marBottom w:val="0"/>
      <w:divBdr>
        <w:top w:val="none" w:sz="0" w:space="0" w:color="auto"/>
        <w:left w:val="none" w:sz="0" w:space="0" w:color="auto"/>
        <w:bottom w:val="none" w:sz="0" w:space="0" w:color="auto"/>
        <w:right w:val="none" w:sz="0" w:space="0" w:color="auto"/>
      </w:divBdr>
    </w:div>
    <w:div w:id="152649280">
      <w:bodyDiv w:val="1"/>
      <w:marLeft w:val="0"/>
      <w:marRight w:val="0"/>
      <w:marTop w:val="0"/>
      <w:marBottom w:val="0"/>
      <w:divBdr>
        <w:top w:val="none" w:sz="0" w:space="0" w:color="auto"/>
        <w:left w:val="none" w:sz="0" w:space="0" w:color="auto"/>
        <w:bottom w:val="none" w:sz="0" w:space="0" w:color="auto"/>
        <w:right w:val="none" w:sz="0" w:space="0" w:color="auto"/>
      </w:divBdr>
    </w:div>
    <w:div w:id="152719737">
      <w:bodyDiv w:val="1"/>
      <w:marLeft w:val="0"/>
      <w:marRight w:val="0"/>
      <w:marTop w:val="0"/>
      <w:marBottom w:val="0"/>
      <w:divBdr>
        <w:top w:val="none" w:sz="0" w:space="0" w:color="auto"/>
        <w:left w:val="none" w:sz="0" w:space="0" w:color="auto"/>
        <w:bottom w:val="none" w:sz="0" w:space="0" w:color="auto"/>
        <w:right w:val="none" w:sz="0" w:space="0" w:color="auto"/>
      </w:divBdr>
    </w:div>
    <w:div w:id="152988695">
      <w:bodyDiv w:val="1"/>
      <w:marLeft w:val="0"/>
      <w:marRight w:val="0"/>
      <w:marTop w:val="0"/>
      <w:marBottom w:val="0"/>
      <w:divBdr>
        <w:top w:val="none" w:sz="0" w:space="0" w:color="auto"/>
        <w:left w:val="none" w:sz="0" w:space="0" w:color="auto"/>
        <w:bottom w:val="none" w:sz="0" w:space="0" w:color="auto"/>
        <w:right w:val="none" w:sz="0" w:space="0" w:color="auto"/>
      </w:divBdr>
    </w:div>
    <w:div w:id="154541894">
      <w:bodyDiv w:val="1"/>
      <w:marLeft w:val="0"/>
      <w:marRight w:val="0"/>
      <w:marTop w:val="0"/>
      <w:marBottom w:val="0"/>
      <w:divBdr>
        <w:top w:val="none" w:sz="0" w:space="0" w:color="auto"/>
        <w:left w:val="none" w:sz="0" w:space="0" w:color="auto"/>
        <w:bottom w:val="none" w:sz="0" w:space="0" w:color="auto"/>
        <w:right w:val="none" w:sz="0" w:space="0" w:color="auto"/>
      </w:divBdr>
    </w:div>
    <w:div w:id="155148405">
      <w:bodyDiv w:val="1"/>
      <w:marLeft w:val="0"/>
      <w:marRight w:val="0"/>
      <w:marTop w:val="0"/>
      <w:marBottom w:val="0"/>
      <w:divBdr>
        <w:top w:val="none" w:sz="0" w:space="0" w:color="auto"/>
        <w:left w:val="none" w:sz="0" w:space="0" w:color="auto"/>
        <w:bottom w:val="none" w:sz="0" w:space="0" w:color="auto"/>
        <w:right w:val="none" w:sz="0" w:space="0" w:color="auto"/>
      </w:divBdr>
    </w:div>
    <w:div w:id="155191630">
      <w:bodyDiv w:val="1"/>
      <w:marLeft w:val="0"/>
      <w:marRight w:val="0"/>
      <w:marTop w:val="0"/>
      <w:marBottom w:val="0"/>
      <w:divBdr>
        <w:top w:val="none" w:sz="0" w:space="0" w:color="auto"/>
        <w:left w:val="none" w:sz="0" w:space="0" w:color="auto"/>
        <w:bottom w:val="none" w:sz="0" w:space="0" w:color="auto"/>
        <w:right w:val="none" w:sz="0" w:space="0" w:color="auto"/>
      </w:divBdr>
    </w:div>
    <w:div w:id="155270995">
      <w:bodyDiv w:val="1"/>
      <w:marLeft w:val="0"/>
      <w:marRight w:val="0"/>
      <w:marTop w:val="0"/>
      <w:marBottom w:val="0"/>
      <w:divBdr>
        <w:top w:val="none" w:sz="0" w:space="0" w:color="auto"/>
        <w:left w:val="none" w:sz="0" w:space="0" w:color="auto"/>
        <w:bottom w:val="none" w:sz="0" w:space="0" w:color="auto"/>
        <w:right w:val="none" w:sz="0" w:space="0" w:color="auto"/>
      </w:divBdr>
    </w:div>
    <w:div w:id="155875941">
      <w:bodyDiv w:val="1"/>
      <w:marLeft w:val="0"/>
      <w:marRight w:val="0"/>
      <w:marTop w:val="0"/>
      <w:marBottom w:val="0"/>
      <w:divBdr>
        <w:top w:val="none" w:sz="0" w:space="0" w:color="auto"/>
        <w:left w:val="none" w:sz="0" w:space="0" w:color="auto"/>
        <w:bottom w:val="none" w:sz="0" w:space="0" w:color="auto"/>
        <w:right w:val="none" w:sz="0" w:space="0" w:color="auto"/>
      </w:divBdr>
    </w:div>
    <w:div w:id="156924056">
      <w:bodyDiv w:val="1"/>
      <w:marLeft w:val="0"/>
      <w:marRight w:val="0"/>
      <w:marTop w:val="0"/>
      <w:marBottom w:val="0"/>
      <w:divBdr>
        <w:top w:val="none" w:sz="0" w:space="0" w:color="auto"/>
        <w:left w:val="none" w:sz="0" w:space="0" w:color="auto"/>
        <w:bottom w:val="none" w:sz="0" w:space="0" w:color="auto"/>
        <w:right w:val="none" w:sz="0" w:space="0" w:color="auto"/>
      </w:divBdr>
    </w:div>
    <w:div w:id="157354953">
      <w:bodyDiv w:val="1"/>
      <w:marLeft w:val="0"/>
      <w:marRight w:val="0"/>
      <w:marTop w:val="0"/>
      <w:marBottom w:val="0"/>
      <w:divBdr>
        <w:top w:val="none" w:sz="0" w:space="0" w:color="auto"/>
        <w:left w:val="none" w:sz="0" w:space="0" w:color="auto"/>
        <w:bottom w:val="none" w:sz="0" w:space="0" w:color="auto"/>
        <w:right w:val="none" w:sz="0" w:space="0" w:color="auto"/>
      </w:divBdr>
    </w:div>
    <w:div w:id="157578994">
      <w:bodyDiv w:val="1"/>
      <w:marLeft w:val="0"/>
      <w:marRight w:val="0"/>
      <w:marTop w:val="0"/>
      <w:marBottom w:val="0"/>
      <w:divBdr>
        <w:top w:val="none" w:sz="0" w:space="0" w:color="auto"/>
        <w:left w:val="none" w:sz="0" w:space="0" w:color="auto"/>
        <w:bottom w:val="none" w:sz="0" w:space="0" w:color="auto"/>
        <w:right w:val="none" w:sz="0" w:space="0" w:color="auto"/>
      </w:divBdr>
    </w:div>
    <w:div w:id="157580928">
      <w:bodyDiv w:val="1"/>
      <w:marLeft w:val="0"/>
      <w:marRight w:val="0"/>
      <w:marTop w:val="0"/>
      <w:marBottom w:val="0"/>
      <w:divBdr>
        <w:top w:val="none" w:sz="0" w:space="0" w:color="auto"/>
        <w:left w:val="none" w:sz="0" w:space="0" w:color="auto"/>
        <w:bottom w:val="none" w:sz="0" w:space="0" w:color="auto"/>
        <w:right w:val="none" w:sz="0" w:space="0" w:color="auto"/>
      </w:divBdr>
    </w:div>
    <w:div w:id="157961527">
      <w:bodyDiv w:val="1"/>
      <w:marLeft w:val="0"/>
      <w:marRight w:val="0"/>
      <w:marTop w:val="0"/>
      <w:marBottom w:val="0"/>
      <w:divBdr>
        <w:top w:val="none" w:sz="0" w:space="0" w:color="auto"/>
        <w:left w:val="none" w:sz="0" w:space="0" w:color="auto"/>
        <w:bottom w:val="none" w:sz="0" w:space="0" w:color="auto"/>
        <w:right w:val="none" w:sz="0" w:space="0" w:color="auto"/>
      </w:divBdr>
    </w:div>
    <w:div w:id="158694177">
      <w:bodyDiv w:val="1"/>
      <w:marLeft w:val="0"/>
      <w:marRight w:val="0"/>
      <w:marTop w:val="0"/>
      <w:marBottom w:val="0"/>
      <w:divBdr>
        <w:top w:val="none" w:sz="0" w:space="0" w:color="auto"/>
        <w:left w:val="none" w:sz="0" w:space="0" w:color="auto"/>
        <w:bottom w:val="none" w:sz="0" w:space="0" w:color="auto"/>
        <w:right w:val="none" w:sz="0" w:space="0" w:color="auto"/>
      </w:divBdr>
    </w:div>
    <w:div w:id="159005690">
      <w:bodyDiv w:val="1"/>
      <w:marLeft w:val="0"/>
      <w:marRight w:val="0"/>
      <w:marTop w:val="0"/>
      <w:marBottom w:val="0"/>
      <w:divBdr>
        <w:top w:val="none" w:sz="0" w:space="0" w:color="auto"/>
        <w:left w:val="none" w:sz="0" w:space="0" w:color="auto"/>
        <w:bottom w:val="none" w:sz="0" w:space="0" w:color="auto"/>
        <w:right w:val="none" w:sz="0" w:space="0" w:color="auto"/>
      </w:divBdr>
    </w:div>
    <w:div w:id="159006937">
      <w:bodyDiv w:val="1"/>
      <w:marLeft w:val="0"/>
      <w:marRight w:val="0"/>
      <w:marTop w:val="0"/>
      <w:marBottom w:val="0"/>
      <w:divBdr>
        <w:top w:val="none" w:sz="0" w:space="0" w:color="auto"/>
        <w:left w:val="none" w:sz="0" w:space="0" w:color="auto"/>
        <w:bottom w:val="none" w:sz="0" w:space="0" w:color="auto"/>
        <w:right w:val="none" w:sz="0" w:space="0" w:color="auto"/>
      </w:divBdr>
    </w:div>
    <w:div w:id="160044935">
      <w:bodyDiv w:val="1"/>
      <w:marLeft w:val="0"/>
      <w:marRight w:val="0"/>
      <w:marTop w:val="0"/>
      <w:marBottom w:val="0"/>
      <w:divBdr>
        <w:top w:val="none" w:sz="0" w:space="0" w:color="auto"/>
        <w:left w:val="none" w:sz="0" w:space="0" w:color="auto"/>
        <w:bottom w:val="none" w:sz="0" w:space="0" w:color="auto"/>
        <w:right w:val="none" w:sz="0" w:space="0" w:color="auto"/>
      </w:divBdr>
    </w:div>
    <w:div w:id="160246297">
      <w:bodyDiv w:val="1"/>
      <w:marLeft w:val="0"/>
      <w:marRight w:val="0"/>
      <w:marTop w:val="0"/>
      <w:marBottom w:val="0"/>
      <w:divBdr>
        <w:top w:val="none" w:sz="0" w:space="0" w:color="auto"/>
        <w:left w:val="none" w:sz="0" w:space="0" w:color="auto"/>
        <w:bottom w:val="none" w:sz="0" w:space="0" w:color="auto"/>
        <w:right w:val="none" w:sz="0" w:space="0" w:color="auto"/>
      </w:divBdr>
    </w:div>
    <w:div w:id="164134765">
      <w:bodyDiv w:val="1"/>
      <w:marLeft w:val="0"/>
      <w:marRight w:val="0"/>
      <w:marTop w:val="0"/>
      <w:marBottom w:val="0"/>
      <w:divBdr>
        <w:top w:val="none" w:sz="0" w:space="0" w:color="auto"/>
        <w:left w:val="none" w:sz="0" w:space="0" w:color="auto"/>
        <w:bottom w:val="none" w:sz="0" w:space="0" w:color="auto"/>
        <w:right w:val="none" w:sz="0" w:space="0" w:color="auto"/>
      </w:divBdr>
    </w:div>
    <w:div w:id="165554137">
      <w:bodyDiv w:val="1"/>
      <w:marLeft w:val="0"/>
      <w:marRight w:val="0"/>
      <w:marTop w:val="0"/>
      <w:marBottom w:val="0"/>
      <w:divBdr>
        <w:top w:val="none" w:sz="0" w:space="0" w:color="auto"/>
        <w:left w:val="none" w:sz="0" w:space="0" w:color="auto"/>
        <w:bottom w:val="none" w:sz="0" w:space="0" w:color="auto"/>
        <w:right w:val="none" w:sz="0" w:space="0" w:color="auto"/>
      </w:divBdr>
    </w:div>
    <w:div w:id="166789703">
      <w:bodyDiv w:val="1"/>
      <w:marLeft w:val="0"/>
      <w:marRight w:val="0"/>
      <w:marTop w:val="0"/>
      <w:marBottom w:val="0"/>
      <w:divBdr>
        <w:top w:val="none" w:sz="0" w:space="0" w:color="auto"/>
        <w:left w:val="none" w:sz="0" w:space="0" w:color="auto"/>
        <w:bottom w:val="none" w:sz="0" w:space="0" w:color="auto"/>
        <w:right w:val="none" w:sz="0" w:space="0" w:color="auto"/>
      </w:divBdr>
    </w:div>
    <w:div w:id="168520325">
      <w:bodyDiv w:val="1"/>
      <w:marLeft w:val="0"/>
      <w:marRight w:val="0"/>
      <w:marTop w:val="0"/>
      <w:marBottom w:val="0"/>
      <w:divBdr>
        <w:top w:val="none" w:sz="0" w:space="0" w:color="auto"/>
        <w:left w:val="none" w:sz="0" w:space="0" w:color="auto"/>
        <w:bottom w:val="none" w:sz="0" w:space="0" w:color="auto"/>
        <w:right w:val="none" w:sz="0" w:space="0" w:color="auto"/>
      </w:divBdr>
    </w:div>
    <w:div w:id="168834292">
      <w:bodyDiv w:val="1"/>
      <w:marLeft w:val="0"/>
      <w:marRight w:val="0"/>
      <w:marTop w:val="0"/>
      <w:marBottom w:val="0"/>
      <w:divBdr>
        <w:top w:val="none" w:sz="0" w:space="0" w:color="auto"/>
        <w:left w:val="none" w:sz="0" w:space="0" w:color="auto"/>
        <w:bottom w:val="none" w:sz="0" w:space="0" w:color="auto"/>
        <w:right w:val="none" w:sz="0" w:space="0" w:color="auto"/>
      </w:divBdr>
    </w:div>
    <w:div w:id="169688659">
      <w:bodyDiv w:val="1"/>
      <w:marLeft w:val="0"/>
      <w:marRight w:val="0"/>
      <w:marTop w:val="0"/>
      <w:marBottom w:val="0"/>
      <w:divBdr>
        <w:top w:val="none" w:sz="0" w:space="0" w:color="auto"/>
        <w:left w:val="none" w:sz="0" w:space="0" w:color="auto"/>
        <w:bottom w:val="none" w:sz="0" w:space="0" w:color="auto"/>
        <w:right w:val="none" w:sz="0" w:space="0" w:color="auto"/>
      </w:divBdr>
    </w:div>
    <w:div w:id="170414392">
      <w:bodyDiv w:val="1"/>
      <w:marLeft w:val="0"/>
      <w:marRight w:val="0"/>
      <w:marTop w:val="0"/>
      <w:marBottom w:val="0"/>
      <w:divBdr>
        <w:top w:val="none" w:sz="0" w:space="0" w:color="auto"/>
        <w:left w:val="none" w:sz="0" w:space="0" w:color="auto"/>
        <w:bottom w:val="none" w:sz="0" w:space="0" w:color="auto"/>
        <w:right w:val="none" w:sz="0" w:space="0" w:color="auto"/>
      </w:divBdr>
    </w:div>
    <w:div w:id="171382085">
      <w:bodyDiv w:val="1"/>
      <w:marLeft w:val="0"/>
      <w:marRight w:val="0"/>
      <w:marTop w:val="0"/>
      <w:marBottom w:val="0"/>
      <w:divBdr>
        <w:top w:val="none" w:sz="0" w:space="0" w:color="auto"/>
        <w:left w:val="none" w:sz="0" w:space="0" w:color="auto"/>
        <w:bottom w:val="none" w:sz="0" w:space="0" w:color="auto"/>
        <w:right w:val="none" w:sz="0" w:space="0" w:color="auto"/>
      </w:divBdr>
    </w:div>
    <w:div w:id="171529107">
      <w:bodyDiv w:val="1"/>
      <w:marLeft w:val="0"/>
      <w:marRight w:val="0"/>
      <w:marTop w:val="0"/>
      <w:marBottom w:val="0"/>
      <w:divBdr>
        <w:top w:val="none" w:sz="0" w:space="0" w:color="auto"/>
        <w:left w:val="none" w:sz="0" w:space="0" w:color="auto"/>
        <w:bottom w:val="none" w:sz="0" w:space="0" w:color="auto"/>
        <w:right w:val="none" w:sz="0" w:space="0" w:color="auto"/>
      </w:divBdr>
    </w:div>
    <w:div w:id="172884615">
      <w:bodyDiv w:val="1"/>
      <w:marLeft w:val="0"/>
      <w:marRight w:val="0"/>
      <w:marTop w:val="0"/>
      <w:marBottom w:val="0"/>
      <w:divBdr>
        <w:top w:val="none" w:sz="0" w:space="0" w:color="auto"/>
        <w:left w:val="none" w:sz="0" w:space="0" w:color="auto"/>
        <w:bottom w:val="none" w:sz="0" w:space="0" w:color="auto"/>
        <w:right w:val="none" w:sz="0" w:space="0" w:color="auto"/>
      </w:divBdr>
    </w:div>
    <w:div w:id="173106343">
      <w:bodyDiv w:val="1"/>
      <w:marLeft w:val="0"/>
      <w:marRight w:val="0"/>
      <w:marTop w:val="0"/>
      <w:marBottom w:val="0"/>
      <w:divBdr>
        <w:top w:val="none" w:sz="0" w:space="0" w:color="auto"/>
        <w:left w:val="none" w:sz="0" w:space="0" w:color="auto"/>
        <w:bottom w:val="none" w:sz="0" w:space="0" w:color="auto"/>
        <w:right w:val="none" w:sz="0" w:space="0" w:color="auto"/>
      </w:divBdr>
    </w:div>
    <w:div w:id="173611200">
      <w:bodyDiv w:val="1"/>
      <w:marLeft w:val="0"/>
      <w:marRight w:val="0"/>
      <w:marTop w:val="0"/>
      <w:marBottom w:val="0"/>
      <w:divBdr>
        <w:top w:val="none" w:sz="0" w:space="0" w:color="auto"/>
        <w:left w:val="none" w:sz="0" w:space="0" w:color="auto"/>
        <w:bottom w:val="none" w:sz="0" w:space="0" w:color="auto"/>
        <w:right w:val="none" w:sz="0" w:space="0" w:color="auto"/>
      </w:divBdr>
    </w:div>
    <w:div w:id="173881932">
      <w:bodyDiv w:val="1"/>
      <w:marLeft w:val="0"/>
      <w:marRight w:val="0"/>
      <w:marTop w:val="0"/>
      <w:marBottom w:val="0"/>
      <w:divBdr>
        <w:top w:val="none" w:sz="0" w:space="0" w:color="auto"/>
        <w:left w:val="none" w:sz="0" w:space="0" w:color="auto"/>
        <w:bottom w:val="none" w:sz="0" w:space="0" w:color="auto"/>
        <w:right w:val="none" w:sz="0" w:space="0" w:color="auto"/>
      </w:divBdr>
    </w:div>
    <w:div w:id="174685666">
      <w:bodyDiv w:val="1"/>
      <w:marLeft w:val="0"/>
      <w:marRight w:val="0"/>
      <w:marTop w:val="0"/>
      <w:marBottom w:val="0"/>
      <w:divBdr>
        <w:top w:val="none" w:sz="0" w:space="0" w:color="auto"/>
        <w:left w:val="none" w:sz="0" w:space="0" w:color="auto"/>
        <w:bottom w:val="none" w:sz="0" w:space="0" w:color="auto"/>
        <w:right w:val="none" w:sz="0" w:space="0" w:color="auto"/>
      </w:divBdr>
    </w:div>
    <w:div w:id="174728410">
      <w:bodyDiv w:val="1"/>
      <w:marLeft w:val="0"/>
      <w:marRight w:val="0"/>
      <w:marTop w:val="0"/>
      <w:marBottom w:val="0"/>
      <w:divBdr>
        <w:top w:val="none" w:sz="0" w:space="0" w:color="auto"/>
        <w:left w:val="none" w:sz="0" w:space="0" w:color="auto"/>
        <w:bottom w:val="none" w:sz="0" w:space="0" w:color="auto"/>
        <w:right w:val="none" w:sz="0" w:space="0" w:color="auto"/>
      </w:divBdr>
    </w:div>
    <w:div w:id="175273039">
      <w:bodyDiv w:val="1"/>
      <w:marLeft w:val="0"/>
      <w:marRight w:val="0"/>
      <w:marTop w:val="0"/>
      <w:marBottom w:val="0"/>
      <w:divBdr>
        <w:top w:val="none" w:sz="0" w:space="0" w:color="auto"/>
        <w:left w:val="none" w:sz="0" w:space="0" w:color="auto"/>
        <w:bottom w:val="none" w:sz="0" w:space="0" w:color="auto"/>
        <w:right w:val="none" w:sz="0" w:space="0" w:color="auto"/>
      </w:divBdr>
    </w:div>
    <w:div w:id="175995826">
      <w:bodyDiv w:val="1"/>
      <w:marLeft w:val="0"/>
      <w:marRight w:val="0"/>
      <w:marTop w:val="0"/>
      <w:marBottom w:val="0"/>
      <w:divBdr>
        <w:top w:val="none" w:sz="0" w:space="0" w:color="auto"/>
        <w:left w:val="none" w:sz="0" w:space="0" w:color="auto"/>
        <w:bottom w:val="none" w:sz="0" w:space="0" w:color="auto"/>
        <w:right w:val="none" w:sz="0" w:space="0" w:color="auto"/>
      </w:divBdr>
    </w:div>
    <w:div w:id="177039481">
      <w:bodyDiv w:val="1"/>
      <w:marLeft w:val="0"/>
      <w:marRight w:val="0"/>
      <w:marTop w:val="0"/>
      <w:marBottom w:val="0"/>
      <w:divBdr>
        <w:top w:val="none" w:sz="0" w:space="0" w:color="auto"/>
        <w:left w:val="none" w:sz="0" w:space="0" w:color="auto"/>
        <w:bottom w:val="none" w:sz="0" w:space="0" w:color="auto"/>
        <w:right w:val="none" w:sz="0" w:space="0" w:color="auto"/>
      </w:divBdr>
    </w:div>
    <w:div w:id="177891451">
      <w:bodyDiv w:val="1"/>
      <w:marLeft w:val="0"/>
      <w:marRight w:val="0"/>
      <w:marTop w:val="0"/>
      <w:marBottom w:val="0"/>
      <w:divBdr>
        <w:top w:val="none" w:sz="0" w:space="0" w:color="auto"/>
        <w:left w:val="none" w:sz="0" w:space="0" w:color="auto"/>
        <w:bottom w:val="none" w:sz="0" w:space="0" w:color="auto"/>
        <w:right w:val="none" w:sz="0" w:space="0" w:color="auto"/>
      </w:divBdr>
    </w:div>
    <w:div w:id="178355738">
      <w:bodyDiv w:val="1"/>
      <w:marLeft w:val="0"/>
      <w:marRight w:val="0"/>
      <w:marTop w:val="0"/>
      <w:marBottom w:val="0"/>
      <w:divBdr>
        <w:top w:val="none" w:sz="0" w:space="0" w:color="auto"/>
        <w:left w:val="none" w:sz="0" w:space="0" w:color="auto"/>
        <w:bottom w:val="none" w:sz="0" w:space="0" w:color="auto"/>
        <w:right w:val="none" w:sz="0" w:space="0" w:color="auto"/>
      </w:divBdr>
    </w:div>
    <w:div w:id="178855232">
      <w:bodyDiv w:val="1"/>
      <w:marLeft w:val="0"/>
      <w:marRight w:val="0"/>
      <w:marTop w:val="0"/>
      <w:marBottom w:val="0"/>
      <w:divBdr>
        <w:top w:val="none" w:sz="0" w:space="0" w:color="auto"/>
        <w:left w:val="none" w:sz="0" w:space="0" w:color="auto"/>
        <w:bottom w:val="none" w:sz="0" w:space="0" w:color="auto"/>
        <w:right w:val="none" w:sz="0" w:space="0" w:color="auto"/>
      </w:divBdr>
    </w:div>
    <w:div w:id="179005570">
      <w:bodyDiv w:val="1"/>
      <w:marLeft w:val="0"/>
      <w:marRight w:val="0"/>
      <w:marTop w:val="0"/>
      <w:marBottom w:val="0"/>
      <w:divBdr>
        <w:top w:val="none" w:sz="0" w:space="0" w:color="auto"/>
        <w:left w:val="none" w:sz="0" w:space="0" w:color="auto"/>
        <w:bottom w:val="none" w:sz="0" w:space="0" w:color="auto"/>
        <w:right w:val="none" w:sz="0" w:space="0" w:color="auto"/>
      </w:divBdr>
    </w:div>
    <w:div w:id="179399266">
      <w:bodyDiv w:val="1"/>
      <w:marLeft w:val="0"/>
      <w:marRight w:val="0"/>
      <w:marTop w:val="0"/>
      <w:marBottom w:val="0"/>
      <w:divBdr>
        <w:top w:val="none" w:sz="0" w:space="0" w:color="auto"/>
        <w:left w:val="none" w:sz="0" w:space="0" w:color="auto"/>
        <w:bottom w:val="none" w:sz="0" w:space="0" w:color="auto"/>
        <w:right w:val="none" w:sz="0" w:space="0" w:color="auto"/>
      </w:divBdr>
    </w:div>
    <w:div w:id="179858953">
      <w:bodyDiv w:val="1"/>
      <w:marLeft w:val="0"/>
      <w:marRight w:val="0"/>
      <w:marTop w:val="0"/>
      <w:marBottom w:val="0"/>
      <w:divBdr>
        <w:top w:val="none" w:sz="0" w:space="0" w:color="auto"/>
        <w:left w:val="none" w:sz="0" w:space="0" w:color="auto"/>
        <w:bottom w:val="none" w:sz="0" w:space="0" w:color="auto"/>
        <w:right w:val="none" w:sz="0" w:space="0" w:color="auto"/>
      </w:divBdr>
    </w:div>
    <w:div w:id="179978405">
      <w:bodyDiv w:val="1"/>
      <w:marLeft w:val="0"/>
      <w:marRight w:val="0"/>
      <w:marTop w:val="0"/>
      <w:marBottom w:val="0"/>
      <w:divBdr>
        <w:top w:val="none" w:sz="0" w:space="0" w:color="auto"/>
        <w:left w:val="none" w:sz="0" w:space="0" w:color="auto"/>
        <w:bottom w:val="none" w:sz="0" w:space="0" w:color="auto"/>
        <w:right w:val="none" w:sz="0" w:space="0" w:color="auto"/>
      </w:divBdr>
    </w:div>
    <w:div w:id="181436099">
      <w:bodyDiv w:val="1"/>
      <w:marLeft w:val="0"/>
      <w:marRight w:val="0"/>
      <w:marTop w:val="0"/>
      <w:marBottom w:val="0"/>
      <w:divBdr>
        <w:top w:val="none" w:sz="0" w:space="0" w:color="auto"/>
        <w:left w:val="none" w:sz="0" w:space="0" w:color="auto"/>
        <w:bottom w:val="none" w:sz="0" w:space="0" w:color="auto"/>
        <w:right w:val="none" w:sz="0" w:space="0" w:color="auto"/>
      </w:divBdr>
    </w:div>
    <w:div w:id="181866501">
      <w:bodyDiv w:val="1"/>
      <w:marLeft w:val="0"/>
      <w:marRight w:val="0"/>
      <w:marTop w:val="0"/>
      <w:marBottom w:val="0"/>
      <w:divBdr>
        <w:top w:val="none" w:sz="0" w:space="0" w:color="auto"/>
        <w:left w:val="none" w:sz="0" w:space="0" w:color="auto"/>
        <w:bottom w:val="none" w:sz="0" w:space="0" w:color="auto"/>
        <w:right w:val="none" w:sz="0" w:space="0" w:color="auto"/>
      </w:divBdr>
    </w:div>
    <w:div w:id="182013171">
      <w:bodyDiv w:val="1"/>
      <w:marLeft w:val="0"/>
      <w:marRight w:val="0"/>
      <w:marTop w:val="0"/>
      <w:marBottom w:val="0"/>
      <w:divBdr>
        <w:top w:val="none" w:sz="0" w:space="0" w:color="auto"/>
        <w:left w:val="none" w:sz="0" w:space="0" w:color="auto"/>
        <w:bottom w:val="none" w:sz="0" w:space="0" w:color="auto"/>
        <w:right w:val="none" w:sz="0" w:space="0" w:color="auto"/>
      </w:divBdr>
    </w:div>
    <w:div w:id="182213532">
      <w:bodyDiv w:val="1"/>
      <w:marLeft w:val="0"/>
      <w:marRight w:val="0"/>
      <w:marTop w:val="0"/>
      <w:marBottom w:val="0"/>
      <w:divBdr>
        <w:top w:val="none" w:sz="0" w:space="0" w:color="auto"/>
        <w:left w:val="none" w:sz="0" w:space="0" w:color="auto"/>
        <w:bottom w:val="none" w:sz="0" w:space="0" w:color="auto"/>
        <w:right w:val="none" w:sz="0" w:space="0" w:color="auto"/>
      </w:divBdr>
    </w:div>
    <w:div w:id="183567329">
      <w:bodyDiv w:val="1"/>
      <w:marLeft w:val="0"/>
      <w:marRight w:val="0"/>
      <w:marTop w:val="0"/>
      <w:marBottom w:val="0"/>
      <w:divBdr>
        <w:top w:val="none" w:sz="0" w:space="0" w:color="auto"/>
        <w:left w:val="none" w:sz="0" w:space="0" w:color="auto"/>
        <w:bottom w:val="none" w:sz="0" w:space="0" w:color="auto"/>
        <w:right w:val="none" w:sz="0" w:space="0" w:color="auto"/>
      </w:divBdr>
    </w:div>
    <w:div w:id="184515950">
      <w:bodyDiv w:val="1"/>
      <w:marLeft w:val="0"/>
      <w:marRight w:val="0"/>
      <w:marTop w:val="0"/>
      <w:marBottom w:val="0"/>
      <w:divBdr>
        <w:top w:val="none" w:sz="0" w:space="0" w:color="auto"/>
        <w:left w:val="none" w:sz="0" w:space="0" w:color="auto"/>
        <w:bottom w:val="none" w:sz="0" w:space="0" w:color="auto"/>
        <w:right w:val="none" w:sz="0" w:space="0" w:color="auto"/>
      </w:divBdr>
    </w:div>
    <w:div w:id="184712238">
      <w:bodyDiv w:val="1"/>
      <w:marLeft w:val="0"/>
      <w:marRight w:val="0"/>
      <w:marTop w:val="0"/>
      <w:marBottom w:val="0"/>
      <w:divBdr>
        <w:top w:val="none" w:sz="0" w:space="0" w:color="auto"/>
        <w:left w:val="none" w:sz="0" w:space="0" w:color="auto"/>
        <w:bottom w:val="none" w:sz="0" w:space="0" w:color="auto"/>
        <w:right w:val="none" w:sz="0" w:space="0" w:color="auto"/>
      </w:divBdr>
    </w:div>
    <w:div w:id="185102150">
      <w:bodyDiv w:val="1"/>
      <w:marLeft w:val="0"/>
      <w:marRight w:val="0"/>
      <w:marTop w:val="0"/>
      <w:marBottom w:val="0"/>
      <w:divBdr>
        <w:top w:val="none" w:sz="0" w:space="0" w:color="auto"/>
        <w:left w:val="none" w:sz="0" w:space="0" w:color="auto"/>
        <w:bottom w:val="none" w:sz="0" w:space="0" w:color="auto"/>
        <w:right w:val="none" w:sz="0" w:space="0" w:color="auto"/>
      </w:divBdr>
    </w:div>
    <w:div w:id="185872434">
      <w:bodyDiv w:val="1"/>
      <w:marLeft w:val="0"/>
      <w:marRight w:val="0"/>
      <w:marTop w:val="0"/>
      <w:marBottom w:val="0"/>
      <w:divBdr>
        <w:top w:val="none" w:sz="0" w:space="0" w:color="auto"/>
        <w:left w:val="none" w:sz="0" w:space="0" w:color="auto"/>
        <w:bottom w:val="none" w:sz="0" w:space="0" w:color="auto"/>
        <w:right w:val="none" w:sz="0" w:space="0" w:color="auto"/>
      </w:divBdr>
    </w:div>
    <w:div w:id="185874976">
      <w:bodyDiv w:val="1"/>
      <w:marLeft w:val="0"/>
      <w:marRight w:val="0"/>
      <w:marTop w:val="0"/>
      <w:marBottom w:val="0"/>
      <w:divBdr>
        <w:top w:val="none" w:sz="0" w:space="0" w:color="auto"/>
        <w:left w:val="none" w:sz="0" w:space="0" w:color="auto"/>
        <w:bottom w:val="none" w:sz="0" w:space="0" w:color="auto"/>
        <w:right w:val="none" w:sz="0" w:space="0" w:color="auto"/>
      </w:divBdr>
    </w:div>
    <w:div w:id="187984846">
      <w:bodyDiv w:val="1"/>
      <w:marLeft w:val="0"/>
      <w:marRight w:val="0"/>
      <w:marTop w:val="0"/>
      <w:marBottom w:val="0"/>
      <w:divBdr>
        <w:top w:val="none" w:sz="0" w:space="0" w:color="auto"/>
        <w:left w:val="none" w:sz="0" w:space="0" w:color="auto"/>
        <w:bottom w:val="none" w:sz="0" w:space="0" w:color="auto"/>
        <w:right w:val="none" w:sz="0" w:space="0" w:color="auto"/>
      </w:divBdr>
    </w:div>
    <w:div w:id="188028122">
      <w:bodyDiv w:val="1"/>
      <w:marLeft w:val="0"/>
      <w:marRight w:val="0"/>
      <w:marTop w:val="0"/>
      <w:marBottom w:val="0"/>
      <w:divBdr>
        <w:top w:val="none" w:sz="0" w:space="0" w:color="auto"/>
        <w:left w:val="none" w:sz="0" w:space="0" w:color="auto"/>
        <w:bottom w:val="none" w:sz="0" w:space="0" w:color="auto"/>
        <w:right w:val="none" w:sz="0" w:space="0" w:color="auto"/>
      </w:divBdr>
    </w:div>
    <w:div w:id="190001551">
      <w:bodyDiv w:val="1"/>
      <w:marLeft w:val="0"/>
      <w:marRight w:val="0"/>
      <w:marTop w:val="0"/>
      <w:marBottom w:val="0"/>
      <w:divBdr>
        <w:top w:val="none" w:sz="0" w:space="0" w:color="auto"/>
        <w:left w:val="none" w:sz="0" w:space="0" w:color="auto"/>
        <w:bottom w:val="none" w:sz="0" w:space="0" w:color="auto"/>
        <w:right w:val="none" w:sz="0" w:space="0" w:color="auto"/>
      </w:divBdr>
    </w:div>
    <w:div w:id="190267489">
      <w:bodyDiv w:val="1"/>
      <w:marLeft w:val="0"/>
      <w:marRight w:val="0"/>
      <w:marTop w:val="0"/>
      <w:marBottom w:val="0"/>
      <w:divBdr>
        <w:top w:val="none" w:sz="0" w:space="0" w:color="auto"/>
        <w:left w:val="none" w:sz="0" w:space="0" w:color="auto"/>
        <w:bottom w:val="none" w:sz="0" w:space="0" w:color="auto"/>
        <w:right w:val="none" w:sz="0" w:space="0" w:color="auto"/>
      </w:divBdr>
    </w:div>
    <w:div w:id="190414591">
      <w:bodyDiv w:val="1"/>
      <w:marLeft w:val="0"/>
      <w:marRight w:val="0"/>
      <w:marTop w:val="0"/>
      <w:marBottom w:val="0"/>
      <w:divBdr>
        <w:top w:val="none" w:sz="0" w:space="0" w:color="auto"/>
        <w:left w:val="none" w:sz="0" w:space="0" w:color="auto"/>
        <w:bottom w:val="none" w:sz="0" w:space="0" w:color="auto"/>
        <w:right w:val="none" w:sz="0" w:space="0" w:color="auto"/>
      </w:divBdr>
    </w:div>
    <w:div w:id="191042791">
      <w:bodyDiv w:val="1"/>
      <w:marLeft w:val="0"/>
      <w:marRight w:val="0"/>
      <w:marTop w:val="0"/>
      <w:marBottom w:val="0"/>
      <w:divBdr>
        <w:top w:val="none" w:sz="0" w:space="0" w:color="auto"/>
        <w:left w:val="none" w:sz="0" w:space="0" w:color="auto"/>
        <w:bottom w:val="none" w:sz="0" w:space="0" w:color="auto"/>
        <w:right w:val="none" w:sz="0" w:space="0" w:color="auto"/>
      </w:divBdr>
    </w:div>
    <w:div w:id="191189711">
      <w:bodyDiv w:val="1"/>
      <w:marLeft w:val="0"/>
      <w:marRight w:val="0"/>
      <w:marTop w:val="0"/>
      <w:marBottom w:val="0"/>
      <w:divBdr>
        <w:top w:val="none" w:sz="0" w:space="0" w:color="auto"/>
        <w:left w:val="none" w:sz="0" w:space="0" w:color="auto"/>
        <w:bottom w:val="none" w:sz="0" w:space="0" w:color="auto"/>
        <w:right w:val="none" w:sz="0" w:space="0" w:color="auto"/>
      </w:divBdr>
    </w:div>
    <w:div w:id="192114955">
      <w:bodyDiv w:val="1"/>
      <w:marLeft w:val="0"/>
      <w:marRight w:val="0"/>
      <w:marTop w:val="0"/>
      <w:marBottom w:val="0"/>
      <w:divBdr>
        <w:top w:val="none" w:sz="0" w:space="0" w:color="auto"/>
        <w:left w:val="none" w:sz="0" w:space="0" w:color="auto"/>
        <w:bottom w:val="none" w:sz="0" w:space="0" w:color="auto"/>
        <w:right w:val="none" w:sz="0" w:space="0" w:color="auto"/>
      </w:divBdr>
    </w:div>
    <w:div w:id="193660600">
      <w:bodyDiv w:val="1"/>
      <w:marLeft w:val="0"/>
      <w:marRight w:val="0"/>
      <w:marTop w:val="0"/>
      <w:marBottom w:val="0"/>
      <w:divBdr>
        <w:top w:val="none" w:sz="0" w:space="0" w:color="auto"/>
        <w:left w:val="none" w:sz="0" w:space="0" w:color="auto"/>
        <w:bottom w:val="none" w:sz="0" w:space="0" w:color="auto"/>
        <w:right w:val="none" w:sz="0" w:space="0" w:color="auto"/>
      </w:divBdr>
    </w:div>
    <w:div w:id="193691420">
      <w:bodyDiv w:val="1"/>
      <w:marLeft w:val="0"/>
      <w:marRight w:val="0"/>
      <w:marTop w:val="0"/>
      <w:marBottom w:val="0"/>
      <w:divBdr>
        <w:top w:val="none" w:sz="0" w:space="0" w:color="auto"/>
        <w:left w:val="none" w:sz="0" w:space="0" w:color="auto"/>
        <w:bottom w:val="none" w:sz="0" w:space="0" w:color="auto"/>
        <w:right w:val="none" w:sz="0" w:space="0" w:color="auto"/>
      </w:divBdr>
    </w:div>
    <w:div w:id="198209061">
      <w:bodyDiv w:val="1"/>
      <w:marLeft w:val="0"/>
      <w:marRight w:val="0"/>
      <w:marTop w:val="0"/>
      <w:marBottom w:val="0"/>
      <w:divBdr>
        <w:top w:val="none" w:sz="0" w:space="0" w:color="auto"/>
        <w:left w:val="none" w:sz="0" w:space="0" w:color="auto"/>
        <w:bottom w:val="none" w:sz="0" w:space="0" w:color="auto"/>
        <w:right w:val="none" w:sz="0" w:space="0" w:color="auto"/>
      </w:divBdr>
    </w:div>
    <w:div w:id="198586984">
      <w:bodyDiv w:val="1"/>
      <w:marLeft w:val="0"/>
      <w:marRight w:val="0"/>
      <w:marTop w:val="0"/>
      <w:marBottom w:val="0"/>
      <w:divBdr>
        <w:top w:val="none" w:sz="0" w:space="0" w:color="auto"/>
        <w:left w:val="none" w:sz="0" w:space="0" w:color="auto"/>
        <w:bottom w:val="none" w:sz="0" w:space="0" w:color="auto"/>
        <w:right w:val="none" w:sz="0" w:space="0" w:color="auto"/>
      </w:divBdr>
    </w:div>
    <w:div w:id="199317198">
      <w:bodyDiv w:val="1"/>
      <w:marLeft w:val="0"/>
      <w:marRight w:val="0"/>
      <w:marTop w:val="0"/>
      <w:marBottom w:val="0"/>
      <w:divBdr>
        <w:top w:val="none" w:sz="0" w:space="0" w:color="auto"/>
        <w:left w:val="none" w:sz="0" w:space="0" w:color="auto"/>
        <w:bottom w:val="none" w:sz="0" w:space="0" w:color="auto"/>
        <w:right w:val="none" w:sz="0" w:space="0" w:color="auto"/>
      </w:divBdr>
    </w:div>
    <w:div w:id="199326512">
      <w:bodyDiv w:val="1"/>
      <w:marLeft w:val="0"/>
      <w:marRight w:val="0"/>
      <w:marTop w:val="0"/>
      <w:marBottom w:val="0"/>
      <w:divBdr>
        <w:top w:val="none" w:sz="0" w:space="0" w:color="auto"/>
        <w:left w:val="none" w:sz="0" w:space="0" w:color="auto"/>
        <w:bottom w:val="none" w:sz="0" w:space="0" w:color="auto"/>
        <w:right w:val="none" w:sz="0" w:space="0" w:color="auto"/>
      </w:divBdr>
    </w:div>
    <w:div w:id="200216178">
      <w:bodyDiv w:val="1"/>
      <w:marLeft w:val="0"/>
      <w:marRight w:val="0"/>
      <w:marTop w:val="0"/>
      <w:marBottom w:val="0"/>
      <w:divBdr>
        <w:top w:val="none" w:sz="0" w:space="0" w:color="auto"/>
        <w:left w:val="none" w:sz="0" w:space="0" w:color="auto"/>
        <w:bottom w:val="none" w:sz="0" w:space="0" w:color="auto"/>
        <w:right w:val="none" w:sz="0" w:space="0" w:color="auto"/>
      </w:divBdr>
    </w:div>
    <w:div w:id="200678939">
      <w:bodyDiv w:val="1"/>
      <w:marLeft w:val="0"/>
      <w:marRight w:val="0"/>
      <w:marTop w:val="0"/>
      <w:marBottom w:val="0"/>
      <w:divBdr>
        <w:top w:val="none" w:sz="0" w:space="0" w:color="auto"/>
        <w:left w:val="none" w:sz="0" w:space="0" w:color="auto"/>
        <w:bottom w:val="none" w:sz="0" w:space="0" w:color="auto"/>
        <w:right w:val="none" w:sz="0" w:space="0" w:color="auto"/>
      </w:divBdr>
    </w:div>
    <w:div w:id="200827042">
      <w:bodyDiv w:val="1"/>
      <w:marLeft w:val="0"/>
      <w:marRight w:val="0"/>
      <w:marTop w:val="0"/>
      <w:marBottom w:val="0"/>
      <w:divBdr>
        <w:top w:val="none" w:sz="0" w:space="0" w:color="auto"/>
        <w:left w:val="none" w:sz="0" w:space="0" w:color="auto"/>
        <w:bottom w:val="none" w:sz="0" w:space="0" w:color="auto"/>
        <w:right w:val="none" w:sz="0" w:space="0" w:color="auto"/>
      </w:divBdr>
    </w:div>
    <w:div w:id="201482250">
      <w:bodyDiv w:val="1"/>
      <w:marLeft w:val="0"/>
      <w:marRight w:val="0"/>
      <w:marTop w:val="0"/>
      <w:marBottom w:val="0"/>
      <w:divBdr>
        <w:top w:val="none" w:sz="0" w:space="0" w:color="auto"/>
        <w:left w:val="none" w:sz="0" w:space="0" w:color="auto"/>
        <w:bottom w:val="none" w:sz="0" w:space="0" w:color="auto"/>
        <w:right w:val="none" w:sz="0" w:space="0" w:color="auto"/>
      </w:divBdr>
    </w:div>
    <w:div w:id="201552125">
      <w:bodyDiv w:val="1"/>
      <w:marLeft w:val="0"/>
      <w:marRight w:val="0"/>
      <w:marTop w:val="0"/>
      <w:marBottom w:val="0"/>
      <w:divBdr>
        <w:top w:val="none" w:sz="0" w:space="0" w:color="auto"/>
        <w:left w:val="none" w:sz="0" w:space="0" w:color="auto"/>
        <w:bottom w:val="none" w:sz="0" w:space="0" w:color="auto"/>
        <w:right w:val="none" w:sz="0" w:space="0" w:color="auto"/>
      </w:divBdr>
    </w:div>
    <w:div w:id="202790735">
      <w:bodyDiv w:val="1"/>
      <w:marLeft w:val="0"/>
      <w:marRight w:val="0"/>
      <w:marTop w:val="0"/>
      <w:marBottom w:val="0"/>
      <w:divBdr>
        <w:top w:val="none" w:sz="0" w:space="0" w:color="auto"/>
        <w:left w:val="none" w:sz="0" w:space="0" w:color="auto"/>
        <w:bottom w:val="none" w:sz="0" w:space="0" w:color="auto"/>
        <w:right w:val="none" w:sz="0" w:space="0" w:color="auto"/>
      </w:divBdr>
    </w:div>
    <w:div w:id="203369333">
      <w:bodyDiv w:val="1"/>
      <w:marLeft w:val="0"/>
      <w:marRight w:val="0"/>
      <w:marTop w:val="0"/>
      <w:marBottom w:val="0"/>
      <w:divBdr>
        <w:top w:val="none" w:sz="0" w:space="0" w:color="auto"/>
        <w:left w:val="none" w:sz="0" w:space="0" w:color="auto"/>
        <w:bottom w:val="none" w:sz="0" w:space="0" w:color="auto"/>
        <w:right w:val="none" w:sz="0" w:space="0" w:color="auto"/>
      </w:divBdr>
    </w:div>
    <w:div w:id="203639270">
      <w:bodyDiv w:val="1"/>
      <w:marLeft w:val="0"/>
      <w:marRight w:val="0"/>
      <w:marTop w:val="0"/>
      <w:marBottom w:val="0"/>
      <w:divBdr>
        <w:top w:val="none" w:sz="0" w:space="0" w:color="auto"/>
        <w:left w:val="none" w:sz="0" w:space="0" w:color="auto"/>
        <w:bottom w:val="none" w:sz="0" w:space="0" w:color="auto"/>
        <w:right w:val="none" w:sz="0" w:space="0" w:color="auto"/>
      </w:divBdr>
    </w:div>
    <w:div w:id="205144328">
      <w:bodyDiv w:val="1"/>
      <w:marLeft w:val="0"/>
      <w:marRight w:val="0"/>
      <w:marTop w:val="0"/>
      <w:marBottom w:val="0"/>
      <w:divBdr>
        <w:top w:val="none" w:sz="0" w:space="0" w:color="auto"/>
        <w:left w:val="none" w:sz="0" w:space="0" w:color="auto"/>
        <w:bottom w:val="none" w:sz="0" w:space="0" w:color="auto"/>
        <w:right w:val="none" w:sz="0" w:space="0" w:color="auto"/>
      </w:divBdr>
    </w:div>
    <w:div w:id="205456732">
      <w:bodyDiv w:val="1"/>
      <w:marLeft w:val="0"/>
      <w:marRight w:val="0"/>
      <w:marTop w:val="0"/>
      <w:marBottom w:val="0"/>
      <w:divBdr>
        <w:top w:val="none" w:sz="0" w:space="0" w:color="auto"/>
        <w:left w:val="none" w:sz="0" w:space="0" w:color="auto"/>
        <w:bottom w:val="none" w:sz="0" w:space="0" w:color="auto"/>
        <w:right w:val="none" w:sz="0" w:space="0" w:color="auto"/>
      </w:divBdr>
    </w:div>
    <w:div w:id="208566233">
      <w:bodyDiv w:val="1"/>
      <w:marLeft w:val="0"/>
      <w:marRight w:val="0"/>
      <w:marTop w:val="0"/>
      <w:marBottom w:val="0"/>
      <w:divBdr>
        <w:top w:val="none" w:sz="0" w:space="0" w:color="auto"/>
        <w:left w:val="none" w:sz="0" w:space="0" w:color="auto"/>
        <w:bottom w:val="none" w:sz="0" w:space="0" w:color="auto"/>
        <w:right w:val="none" w:sz="0" w:space="0" w:color="auto"/>
      </w:divBdr>
    </w:div>
    <w:div w:id="212692420">
      <w:bodyDiv w:val="1"/>
      <w:marLeft w:val="0"/>
      <w:marRight w:val="0"/>
      <w:marTop w:val="0"/>
      <w:marBottom w:val="0"/>
      <w:divBdr>
        <w:top w:val="none" w:sz="0" w:space="0" w:color="auto"/>
        <w:left w:val="none" w:sz="0" w:space="0" w:color="auto"/>
        <w:bottom w:val="none" w:sz="0" w:space="0" w:color="auto"/>
        <w:right w:val="none" w:sz="0" w:space="0" w:color="auto"/>
      </w:divBdr>
    </w:div>
    <w:div w:id="213392944">
      <w:bodyDiv w:val="1"/>
      <w:marLeft w:val="0"/>
      <w:marRight w:val="0"/>
      <w:marTop w:val="0"/>
      <w:marBottom w:val="0"/>
      <w:divBdr>
        <w:top w:val="none" w:sz="0" w:space="0" w:color="auto"/>
        <w:left w:val="none" w:sz="0" w:space="0" w:color="auto"/>
        <w:bottom w:val="none" w:sz="0" w:space="0" w:color="auto"/>
        <w:right w:val="none" w:sz="0" w:space="0" w:color="auto"/>
      </w:divBdr>
    </w:div>
    <w:div w:id="214126806">
      <w:bodyDiv w:val="1"/>
      <w:marLeft w:val="0"/>
      <w:marRight w:val="0"/>
      <w:marTop w:val="0"/>
      <w:marBottom w:val="0"/>
      <w:divBdr>
        <w:top w:val="none" w:sz="0" w:space="0" w:color="auto"/>
        <w:left w:val="none" w:sz="0" w:space="0" w:color="auto"/>
        <w:bottom w:val="none" w:sz="0" w:space="0" w:color="auto"/>
        <w:right w:val="none" w:sz="0" w:space="0" w:color="auto"/>
      </w:divBdr>
    </w:div>
    <w:div w:id="215509053">
      <w:bodyDiv w:val="1"/>
      <w:marLeft w:val="0"/>
      <w:marRight w:val="0"/>
      <w:marTop w:val="0"/>
      <w:marBottom w:val="0"/>
      <w:divBdr>
        <w:top w:val="none" w:sz="0" w:space="0" w:color="auto"/>
        <w:left w:val="none" w:sz="0" w:space="0" w:color="auto"/>
        <w:bottom w:val="none" w:sz="0" w:space="0" w:color="auto"/>
        <w:right w:val="none" w:sz="0" w:space="0" w:color="auto"/>
      </w:divBdr>
    </w:div>
    <w:div w:id="215511203">
      <w:bodyDiv w:val="1"/>
      <w:marLeft w:val="0"/>
      <w:marRight w:val="0"/>
      <w:marTop w:val="0"/>
      <w:marBottom w:val="0"/>
      <w:divBdr>
        <w:top w:val="none" w:sz="0" w:space="0" w:color="auto"/>
        <w:left w:val="none" w:sz="0" w:space="0" w:color="auto"/>
        <w:bottom w:val="none" w:sz="0" w:space="0" w:color="auto"/>
        <w:right w:val="none" w:sz="0" w:space="0" w:color="auto"/>
      </w:divBdr>
    </w:div>
    <w:div w:id="215818141">
      <w:bodyDiv w:val="1"/>
      <w:marLeft w:val="0"/>
      <w:marRight w:val="0"/>
      <w:marTop w:val="0"/>
      <w:marBottom w:val="0"/>
      <w:divBdr>
        <w:top w:val="none" w:sz="0" w:space="0" w:color="auto"/>
        <w:left w:val="none" w:sz="0" w:space="0" w:color="auto"/>
        <w:bottom w:val="none" w:sz="0" w:space="0" w:color="auto"/>
        <w:right w:val="none" w:sz="0" w:space="0" w:color="auto"/>
      </w:divBdr>
    </w:div>
    <w:div w:id="217060193">
      <w:bodyDiv w:val="1"/>
      <w:marLeft w:val="0"/>
      <w:marRight w:val="0"/>
      <w:marTop w:val="0"/>
      <w:marBottom w:val="0"/>
      <w:divBdr>
        <w:top w:val="none" w:sz="0" w:space="0" w:color="auto"/>
        <w:left w:val="none" w:sz="0" w:space="0" w:color="auto"/>
        <w:bottom w:val="none" w:sz="0" w:space="0" w:color="auto"/>
        <w:right w:val="none" w:sz="0" w:space="0" w:color="auto"/>
      </w:divBdr>
    </w:div>
    <w:div w:id="217589343">
      <w:bodyDiv w:val="1"/>
      <w:marLeft w:val="0"/>
      <w:marRight w:val="0"/>
      <w:marTop w:val="0"/>
      <w:marBottom w:val="0"/>
      <w:divBdr>
        <w:top w:val="none" w:sz="0" w:space="0" w:color="auto"/>
        <w:left w:val="none" w:sz="0" w:space="0" w:color="auto"/>
        <w:bottom w:val="none" w:sz="0" w:space="0" w:color="auto"/>
        <w:right w:val="none" w:sz="0" w:space="0" w:color="auto"/>
      </w:divBdr>
    </w:div>
    <w:div w:id="220557286">
      <w:bodyDiv w:val="1"/>
      <w:marLeft w:val="0"/>
      <w:marRight w:val="0"/>
      <w:marTop w:val="0"/>
      <w:marBottom w:val="0"/>
      <w:divBdr>
        <w:top w:val="none" w:sz="0" w:space="0" w:color="auto"/>
        <w:left w:val="none" w:sz="0" w:space="0" w:color="auto"/>
        <w:bottom w:val="none" w:sz="0" w:space="0" w:color="auto"/>
        <w:right w:val="none" w:sz="0" w:space="0" w:color="auto"/>
      </w:divBdr>
    </w:div>
    <w:div w:id="220602067">
      <w:bodyDiv w:val="1"/>
      <w:marLeft w:val="0"/>
      <w:marRight w:val="0"/>
      <w:marTop w:val="0"/>
      <w:marBottom w:val="0"/>
      <w:divBdr>
        <w:top w:val="none" w:sz="0" w:space="0" w:color="auto"/>
        <w:left w:val="none" w:sz="0" w:space="0" w:color="auto"/>
        <w:bottom w:val="none" w:sz="0" w:space="0" w:color="auto"/>
        <w:right w:val="none" w:sz="0" w:space="0" w:color="auto"/>
      </w:divBdr>
    </w:div>
    <w:div w:id="220747986">
      <w:bodyDiv w:val="1"/>
      <w:marLeft w:val="0"/>
      <w:marRight w:val="0"/>
      <w:marTop w:val="0"/>
      <w:marBottom w:val="0"/>
      <w:divBdr>
        <w:top w:val="none" w:sz="0" w:space="0" w:color="auto"/>
        <w:left w:val="none" w:sz="0" w:space="0" w:color="auto"/>
        <w:bottom w:val="none" w:sz="0" w:space="0" w:color="auto"/>
        <w:right w:val="none" w:sz="0" w:space="0" w:color="auto"/>
      </w:divBdr>
    </w:div>
    <w:div w:id="221140827">
      <w:bodyDiv w:val="1"/>
      <w:marLeft w:val="0"/>
      <w:marRight w:val="0"/>
      <w:marTop w:val="0"/>
      <w:marBottom w:val="0"/>
      <w:divBdr>
        <w:top w:val="none" w:sz="0" w:space="0" w:color="auto"/>
        <w:left w:val="none" w:sz="0" w:space="0" w:color="auto"/>
        <w:bottom w:val="none" w:sz="0" w:space="0" w:color="auto"/>
        <w:right w:val="none" w:sz="0" w:space="0" w:color="auto"/>
      </w:divBdr>
    </w:div>
    <w:div w:id="221451666">
      <w:bodyDiv w:val="1"/>
      <w:marLeft w:val="0"/>
      <w:marRight w:val="0"/>
      <w:marTop w:val="0"/>
      <w:marBottom w:val="0"/>
      <w:divBdr>
        <w:top w:val="none" w:sz="0" w:space="0" w:color="auto"/>
        <w:left w:val="none" w:sz="0" w:space="0" w:color="auto"/>
        <w:bottom w:val="none" w:sz="0" w:space="0" w:color="auto"/>
        <w:right w:val="none" w:sz="0" w:space="0" w:color="auto"/>
      </w:divBdr>
    </w:div>
    <w:div w:id="221793526">
      <w:bodyDiv w:val="1"/>
      <w:marLeft w:val="0"/>
      <w:marRight w:val="0"/>
      <w:marTop w:val="0"/>
      <w:marBottom w:val="0"/>
      <w:divBdr>
        <w:top w:val="none" w:sz="0" w:space="0" w:color="auto"/>
        <w:left w:val="none" w:sz="0" w:space="0" w:color="auto"/>
        <w:bottom w:val="none" w:sz="0" w:space="0" w:color="auto"/>
        <w:right w:val="none" w:sz="0" w:space="0" w:color="auto"/>
      </w:divBdr>
    </w:div>
    <w:div w:id="221867577">
      <w:bodyDiv w:val="1"/>
      <w:marLeft w:val="0"/>
      <w:marRight w:val="0"/>
      <w:marTop w:val="0"/>
      <w:marBottom w:val="0"/>
      <w:divBdr>
        <w:top w:val="none" w:sz="0" w:space="0" w:color="auto"/>
        <w:left w:val="none" w:sz="0" w:space="0" w:color="auto"/>
        <w:bottom w:val="none" w:sz="0" w:space="0" w:color="auto"/>
        <w:right w:val="none" w:sz="0" w:space="0" w:color="auto"/>
      </w:divBdr>
    </w:div>
    <w:div w:id="222563401">
      <w:bodyDiv w:val="1"/>
      <w:marLeft w:val="0"/>
      <w:marRight w:val="0"/>
      <w:marTop w:val="0"/>
      <w:marBottom w:val="0"/>
      <w:divBdr>
        <w:top w:val="none" w:sz="0" w:space="0" w:color="auto"/>
        <w:left w:val="none" w:sz="0" w:space="0" w:color="auto"/>
        <w:bottom w:val="none" w:sz="0" w:space="0" w:color="auto"/>
        <w:right w:val="none" w:sz="0" w:space="0" w:color="auto"/>
      </w:divBdr>
    </w:div>
    <w:div w:id="224225377">
      <w:bodyDiv w:val="1"/>
      <w:marLeft w:val="0"/>
      <w:marRight w:val="0"/>
      <w:marTop w:val="0"/>
      <w:marBottom w:val="0"/>
      <w:divBdr>
        <w:top w:val="none" w:sz="0" w:space="0" w:color="auto"/>
        <w:left w:val="none" w:sz="0" w:space="0" w:color="auto"/>
        <w:bottom w:val="none" w:sz="0" w:space="0" w:color="auto"/>
        <w:right w:val="none" w:sz="0" w:space="0" w:color="auto"/>
      </w:divBdr>
    </w:div>
    <w:div w:id="227228992">
      <w:bodyDiv w:val="1"/>
      <w:marLeft w:val="0"/>
      <w:marRight w:val="0"/>
      <w:marTop w:val="0"/>
      <w:marBottom w:val="0"/>
      <w:divBdr>
        <w:top w:val="none" w:sz="0" w:space="0" w:color="auto"/>
        <w:left w:val="none" w:sz="0" w:space="0" w:color="auto"/>
        <w:bottom w:val="none" w:sz="0" w:space="0" w:color="auto"/>
        <w:right w:val="none" w:sz="0" w:space="0" w:color="auto"/>
      </w:divBdr>
    </w:div>
    <w:div w:id="227494449">
      <w:bodyDiv w:val="1"/>
      <w:marLeft w:val="0"/>
      <w:marRight w:val="0"/>
      <w:marTop w:val="0"/>
      <w:marBottom w:val="0"/>
      <w:divBdr>
        <w:top w:val="none" w:sz="0" w:space="0" w:color="auto"/>
        <w:left w:val="none" w:sz="0" w:space="0" w:color="auto"/>
        <w:bottom w:val="none" w:sz="0" w:space="0" w:color="auto"/>
        <w:right w:val="none" w:sz="0" w:space="0" w:color="auto"/>
      </w:divBdr>
    </w:div>
    <w:div w:id="228075330">
      <w:bodyDiv w:val="1"/>
      <w:marLeft w:val="0"/>
      <w:marRight w:val="0"/>
      <w:marTop w:val="0"/>
      <w:marBottom w:val="0"/>
      <w:divBdr>
        <w:top w:val="none" w:sz="0" w:space="0" w:color="auto"/>
        <w:left w:val="none" w:sz="0" w:space="0" w:color="auto"/>
        <w:bottom w:val="none" w:sz="0" w:space="0" w:color="auto"/>
        <w:right w:val="none" w:sz="0" w:space="0" w:color="auto"/>
      </w:divBdr>
    </w:div>
    <w:div w:id="229311632">
      <w:bodyDiv w:val="1"/>
      <w:marLeft w:val="0"/>
      <w:marRight w:val="0"/>
      <w:marTop w:val="0"/>
      <w:marBottom w:val="0"/>
      <w:divBdr>
        <w:top w:val="none" w:sz="0" w:space="0" w:color="auto"/>
        <w:left w:val="none" w:sz="0" w:space="0" w:color="auto"/>
        <w:bottom w:val="none" w:sz="0" w:space="0" w:color="auto"/>
        <w:right w:val="none" w:sz="0" w:space="0" w:color="auto"/>
      </w:divBdr>
    </w:div>
    <w:div w:id="230233425">
      <w:bodyDiv w:val="1"/>
      <w:marLeft w:val="0"/>
      <w:marRight w:val="0"/>
      <w:marTop w:val="0"/>
      <w:marBottom w:val="0"/>
      <w:divBdr>
        <w:top w:val="none" w:sz="0" w:space="0" w:color="auto"/>
        <w:left w:val="none" w:sz="0" w:space="0" w:color="auto"/>
        <w:bottom w:val="none" w:sz="0" w:space="0" w:color="auto"/>
        <w:right w:val="none" w:sz="0" w:space="0" w:color="auto"/>
      </w:divBdr>
    </w:div>
    <w:div w:id="232548729">
      <w:bodyDiv w:val="1"/>
      <w:marLeft w:val="0"/>
      <w:marRight w:val="0"/>
      <w:marTop w:val="0"/>
      <w:marBottom w:val="0"/>
      <w:divBdr>
        <w:top w:val="none" w:sz="0" w:space="0" w:color="auto"/>
        <w:left w:val="none" w:sz="0" w:space="0" w:color="auto"/>
        <w:bottom w:val="none" w:sz="0" w:space="0" w:color="auto"/>
        <w:right w:val="none" w:sz="0" w:space="0" w:color="auto"/>
      </w:divBdr>
    </w:div>
    <w:div w:id="235553981">
      <w:bodyDiv w:val="1"/>
      <w:marLeft w:val="0"/>
      <w:marRight w:val="0"/>
      <w:marTop w:val="0"/>
      <w:marBottom w:val="0"/>
      <w:divBdr>
        <w:top w:val="none" w:sz="0" w:space="0" w:color="auto"/>
        <w:left w:val="none" w:sz="0" w:space="0" w:color="auto"/>
        <w:bottom w:val="none" w:sz="0" w:space="0" w:color="auto"/>
        <w:right w:val="none" w:sz="0" w:space="0" w:color="auto"/>
      </w:divBdr>
    </w:div>
    <w:div w:id="235826129">
      <w:bodyDiv w:val="1"/>
      <w:marLeft w:val="0"/>
      <w:marRight w:val="0"/>
      <w:marTop w:val="0"/>
      <w:marBottom w:val="0"/>
      <w:divBdr>
        <w:top w:val="none" w:sz="0" w:space="0" w:color="auto"/>
        <w:left w:val="none" w:sz="0" w:space="0" w:color="auto"/>
        <w:bottom w:val="none" w:sz="0" w:space="0" w:color="auto"/>
        <w:right w:val="none" w:sz="0" w:space="0" w:color="auto"/>
      </w:divBdr>
    </w:div>
    <w:div w:id="236520720">
      <w:bodyDiv w:val="1"/>
      <w:marLeft w:val="0"/>
      <w:marRight w:val="0"/>
      <w:marTop w:val="0"/>
      <w:marBottom w:val="0"/>
      <w:divBdr>
        <w:top w:val="none" w:sz="0" w:space="0" w:color="auto"/>
        <w:left w:val="none" w:sz="0" w:space="0" w:color="auto"/>
        <w:bottom w:val="none" w:sz="0" w:space="0" w:color="auto"/>
        <w:right w:val="none" w:sz="0" w:space="0" w:color="auto"/>
      </w:divBdr>
    </w:div>
    <w:div w:id="236600867">
      <w:bodyDiv w:val="1"/>
      <w:marLeft w:val="0"/>
      <w:marRight w:val="0"/>
      <w:marTop w:val="0"/>
      <w:marBottom w:val="0"/>
      <w:divBdr>
        <w:top w:val="none" w:sz="0" w:space="0" w:color="auto"/>
        <w:left w:val="none" w:sz="0" w:space="0" w:color="auto"/>
        <w:bottom w:val="none" w:sz="0" w:space="0" w:color="auto"/>
        <w:right w:val="none" w:sz="0" w:space="0" w:color="auto"/>
      </w:divBdr>
    </w:div>
    <w:div w:id="237718697">
      <w:bodyDiv w:val="1"/>
      <w:marLeft w:val="0"/>
      <w:marRight w:val="0"/>
      <w:marTop w:val="0"/>
      <w:marBottom w:val="0"/>
      <w:divBdr>
        <w:top w:val="none" w:sz="0" w:space="0" w:color="auto"/>
        <w:left w:val="none" w:sz="0" w:space="0" w:color="auto"/>
        <w:bottom w:val="none" w:sz="0" w:space="0" w:color="auto"/>
        <w:right w:val="none" w:sz="0" w:space="0" w:color="auto"/>
      </w:divBdr>
    </w:div>
    <w:div w:id="238516475">
      <w:bodyDiv w:val="1"/>
      <w:marLeft w:val="0"/>
      <w:marRight w:val="0"/>
      <w:marTop w:val="0"/>
      <w:marBottom w:val="0"/>
      <w:divBdr>
        <w:top w:val="none" w:sz="0" w:space="0" w:color="auto"/>
        <w:left w:val="none" w:sz="0" w:space="0" w:color="auto"/>
        <w:bottom w:val="none" w:sz="0" w:space="0" w:color="auto"/>
        <w:right w:val="none" w:sz="0" w:space="0" w:color="auto"/>
      </w:divBdr>
    </w:div>
    <w:div w:id="240256396">
      <w:bodyDiv w:val="1"/>
      <w:marLeft w:val="0"/>
      <w:marRight w:val="0"/>
      <w:marTop w:val="0"/>
      <w:marBottom w:val="0"/>
      <w:divBdr>
        <w:top w:val="none" w:sz="0" w:space="0" w:color="auto"/>
        <w:left w:val="none" w:sz="0" w:space="0" w:color="auto"/>
        <w:bottom w:val="none" w:sz="0" w:space="0" w:color="auto"/>
        <w:right w:val="none" w:sz="0" w:space="0" w:color="auto"/>
      </w:divBdr>
    </w:div>
    <w:div w:id="242952306">
      <w:bodyDiv w:val="1"/>
      <w:marLeft w:val="0"/>
      <w:marRight w:val="0"/>
      <w:marTop w:val="0"/>
      <w:marBottom w:val="0"/>
      <w:divBdr>
        <w:top w:val="none" w:sz="0" w:space="0" w:color="auto"/>
        <w:left w:val="none" w:sz="0" w:space="0" w:color="auto"/>
        <w:bottom w:val="none" w:sz="0" w:space="0" w:color="auto"/>
        <w:right w:val="none" w:sz="0" w:space="0" w:color="auto"/>
      </w:divBdr>
    </w:div>
    <w:div w:id="243952310">
      <w:bodyDiv w:val="1"/>
      <w:marLeft w:val="0"/>
      <w:marRight w:val="0"/>
      <w:marTop w:val="0"/>
      <w:marBottom w:val="0"/>
      <w:divBdr>
        <w:top w:val="none" w:sz="0" w:space="0" w:color="auto"/>
        <w:left w:val="none" w:sz="0" w:space="0" w:color="auto"/>
        <w:bottom w:val="none" w:sz="0" w:space="0" w:color="auto"/>
        <w:right w:val="none" w:sz="0" w:space="0" w:color="auto"/>
      </w:divBdr>
    </w:div>
    <w:div w:id="244264426">
      <w:bodyDiv w:val="1"/>
      <w:marLeft w:val="0"/>
      <w:marRight w:val="0"/>
      <w:marTop w:val="0"/>
      <w:marBottom w:val="0"/>
      <w:divBdr>
        <w:top w:val="none" w:sz="0" w:space="0" w:color="auto"/>
        <w:left w:val="none" w:sz="0" w:space="0" w:color="auto"/>
        <w:bottom w:val="none" w:sz="0" w:space="0" w:color="auto"/>
        <w:right w:val="none" w:sz="0" w:space="0" w:color="auto"/>
      </w:divBdr>
    </w:div>
    <w:div w:id="245068009">
      <w:bodyDiv w:val="1"/>
      <w:marLeft w:val="0"/>
      <w:marRight w:val="0"/>
      <w:marTop w:val="0"/>
      <w:marBottom w:val="0"/>
      <w:divBdr>
        <w:top w:val="none" w:sz="0" w:space="0" w:color="auto"/>
        <w:left w:val="none" w:sz="0" w:space="0" w:color="auto"/>
        <w:bottom w:val="none" w:sz="0" w:space="0" w:color="auto"/>
        <w:right w:val="none" w:sz="0" w:space="0" w:color="auto"/>
      </w:divBdr>
    </w:div>
    <w:div w:id="245266870">
      <w:bodyDiv w:val="1"/>
      <w:marLeft w:val="0"/>
      <w:marRight w:val="0"/>
      <w:marTop w:val="0"/>
      <w:marBottom w:val="0"/>
      <w:divBdr>
        <w:top w:val="none" w:sz="0" w:space="0" w:color="auto"/>
        <w:left w:val="none" w:sz="0" w:space="0" w:color="auto"/>
        <w:bottom w:val="none" w:sz="0" w:space="0" w:color="auto"/>
        <w:right w:val="none" w:sz="0" w:space="0" w:color="auto"/>
      </w:divBdr>
    </w:div>
    <w:div w:id="246110630">
      <w:bodyDiv w:val="1"/>
      <w:marLeft w:val="0"/>
      <w:marRight w:val="0"/>
      <w:marTop w:val="0"/>
      <w:marBottom w:val="0"/>
      <w:divBdr>
        <w:top w:val="none" w:sz="0" w:space="0" w:color="auto"/>
        <w:left w:val="none" w:sz="0" w:space="0" w:color="auto"/>
        <w:bottom w:val="none" w:sz="0" w:space="0" w:color="auto"/>
        <w:right w:val="none" w:sz="0" w:space="0" w:color="auto"/>
      </w:divBdr>
    </w:div>
    <w:div w:id="246232173">
      <w:bodyDiv w:val="1"/>
      <w:marLeft w:val="0"/>
      <w:marRight w:val="0"/>
      <w:marTop w:val="0"/>
      <w:marBottom w:val="0"/>
      <w:divBdr>
        <w:top w:val="none" w:sz="0" w:space="0" w:color="auto"/>
        <w:left w:val="none" w:sz="0" w:space="0" w:color="auto"/>
        <w:bottom w:val="none" w:sz="0" w:space="0" w:color="auto"/>
        <w:right w:val="none" w:sz="0" w:space="0" w:color="auto"/>
      </w:divBdr>
    </w:div>
    <w:div w:id="246499299">
      <w:bodyDiv w:val="1"/>
      <w:marLeft w:val="0"/>
      <w:marRight w:val="0"/>
      <w:marTop w:val="0"/>
      <w:marBottom w:val="0"/>
      <w:divBdr>
        <w:top w:val="none" w:sz="0" w:space="0" w:color="auto"/>
        <w:left w:val="none" w:sz="0" w:space="0" w:color="auto"/>
        <w:bottom w:val="none" w:sz="0" w:space="0" w:color="auto"/>
        <w:right w:val="none" w:sz="0" w:space="0" w:color="auto"/>
      </w:divBdr>
    </w:div>
    <w:div w:id="247620451">
      <w:bodyDiv w:val="1"/>
      <w:marLeft w:val="0"/>
      <w:marRight w:val="0"/>
      <w:marTop w:val="0"/>
      <w:marBottom w:val="0"/>
      <w:divBdr>
        <w:top w:val="none" w:sz="0" w:space="0" w:color="auto"/>
        <w:left w:val="none" w:sz="0" w:space="0" w:color="auto"/>
        <w:bottom w:val="none" w:sz="0" w:space="0" w:color="auto"/>
        <w:right w:val="none" w:sz="0" w:space="0" w:color="auto"/>
      </w:divBdr>
    </w:div>
    <w:div w:id="247927747">
      <w:bodyDiv w:val="1"/>
      <w:marLeft w:val="0"/>
      <w:marRight w:val="0"/>
      <w:marTop w:val="0"/>
      <w:marBottom w:val="0"/>
      <w:divBdr>
        <w:top w:val="none" w:sz="0" w:space="0" w:color="auto"/>
        <w:left w:val="none" w:sz="0" w:space="0" w:color="auto"/>
        <w:bottom w:val="none" w:sz="0" w:space="0" w:color="auto"/>
        <w:right w:val="none" w:sz="0" w:space="0" w:color="auto"/>
      </w:divBdr>
    </w:div>
    <w:div w:id="248467313">
      <w:bodyDiv w:val="1"/>
      <w:marLeft w:val="0"/>
      <w:marRight w:val="0"/>
      <w:marTop w:val="0"/>
      <w:marBottom w:val="0"/>
      <w:divBdr>
        <w:top w:val="none" w:sz="0" w:space="0" w:color="auto"/>
        <w:left w:val="none" w:sz="0" w:space="0" w:color="auto"/>
        <w:bottom w:val="none" w:sz="0" w:space="0" w:color="auto"/>
        <w:right w:val="none" w:sz="0" w:space="0" w:color="auto"/>
      </w:divBdr>
    </w:div>
    <w:div w:id="249775489">
      <w:bodyDiv w:val="1"/>
      <w:marLeft w:val="0"/>
      <w:marRight w:val="0"/>
      <w:marTop w:val="0"/>
      <w:marBottom w:val="0"/>
      <w:divBdr>
        <w:top w:val="none" w:sz="0" w:space="0" w:color="auto"/>
        <w:left w:val="none" w:sz="0" w:space="0" w:color="auto"/>
        <w:bottom w:val="none" w:sz="0" w:space="0" w:color="auto"/>
        <w:right w:val="none" w:sz="0" w:space="0" w:color="auto"/>
      </w:divBdr>
    </w:div>
    <w:div w:id="250355844">
      <w:bodyDiv w:val="1"/>
      <w:marLeft w:val="0"/>
      <w:marRight w:val="0"/>
      <w:marTop w:val="0"/>
      <w:marBottom w:val="0"/>
      <w:divBdr>
        <w:top w:val="none" w:sz="0" w:space="0" w:color="auto"/>
        <w:left w:val="none" w:sz="0" w:space="0" w:color="auto"/>
        <w:bottom w:val="none" w:sz="0" w:space="0" w:color="auto"/>
        <w:right w:val="none" w:sz="0" w:space="0" w:color="auto"/>
      </w:divBdr>
    </w:div>
    <w:div w:id="250625956">
      <w:bodyDiv w:val="1"/>
      <w:marLeft w:val="0"/>
      <w:marRight w:val="0"/>
      <w:marTop w:val="0"/>
      <w:marBottom w:val="0"/>
      <w:divBdr>
        <w:top w:val="none" w:sz="0" w:space="0" w:color="auto"/>
        <w:left w:val="none" w:sz="0" w:space="0" w:color="auto"/>
        <w:bottom w:val="none" w:sz="0" w:space="0" w:color="auto"/>
        <w:right w:val="none" w:sz="0" w:space="0" w:color="auto"/>
      </w:divBdr>
    </w:div>
    <w:div w:id="251165233">
      <w:bodyDiv w:val="1"/>
      <w:marLeft w:val="0"/>
      <w:marRight w:val="0"/>
      <w:marTop w:val="0"/>
      <w:marBottom w:val="0"/>
      <w:divBdr>
        <w:top w:val="none" w:sz="0" w:space="0" w:color="auto"/>
        <w:left w:val="none" w:sz="0" w:space="0" w:color="auto"/>
        <w:bottom w:val="none" w:sz="0" w:space="0" w:color="auto"/>
        <w:right w:val="none" w:sz="0" w:space="0" w:color="auto"/>
      </w:divBdr>
    </w:div>
    <w:div w:id="253054807">
      <w:bodyDiv w:val="1"/>
      <w:marLeft w:val="0"/>
      <w:marRight w:val="0"/>
      <w:marTop w:val="0"/>
      <w:marBottom w:val="0"/>
      <w:divBdr>
        <w:top w:val="none" w:sz="0" w:space="0" w:color="auto"/>
        <w:left w:val="none" w:sz="0" w:space="0" w:color="auto"/>
        <w:bottom w:val="none" w:sz="0" w:space="0" w:color="auto"/>
        <w:right w:val="none" w:sz="0" w:space="0" w:color="auto"/>
      </w:divBdr>
    </w:div>
    <w:div w:id="254443438">
      <w:bodyDiv w:val="1"/>
      <w:marLeft w:val="0"/>
      <w:marRight w:val="0"/>
      <w:marTop w:val="0"/>
      <w:marBottom w:val="0"/>
      <w:divBdr>
        <w:top w:val="none" w:sz="0" w:space="0" w:color="auto"/>
        <w:left w:val="none" w:sz="0" w:space="0" w:color="auto"/>
        <w:bottom w:val="none" w:sz="0" w:space="0" w:color="auto"/>
        <w:right w:val="none" w:sz="0" w:space="0" w:color="auto"/>
      </w:divBdr>
    </w:div>
    <w:div w:id="254559350">
      <w:bodyDiv w:val="1"/>
      <w:marLeft w:val="0"/>
      <w:marRight w:val="0"/>
      <w:marTop w:val="0"/>
      <w:marBottom w:val="0"/>
      <w:divBdr>
        <w:top w:val="none" w:sz="0" w:space="0" w:color="auto"/>
        <w:left w:val="none" w:sz="0" w:space="0" w:color="auto"/>
        <w:bottom w:val="none" w:sz="0" w:space="0" w:color="auto"/>
        <w:right w:val="none" w:sz="0" w:space="0" w:color="auto"/>
      </w:divBdr>
    </w:div>
    <w:div w:id="255136156">
      <w:bodyDiv w:val="1"/>
      <w:marLeft w:val="0"/>
      <w:marRight w:val="0"/>
      <w:marTop w:val="0"/>
      <w:marBottom w:val="0"/>
      <w:divBdr>
        <w:top w:val="none" w:sz="0" w:space="0" w:color="auto"/>
        <w:left w:val="none" w:sz="0" w:space="0" w:color="auto"/>
        <w:bottom w:val="none" w:sz="0" w:space="0" w:color="auto"/>
        <w:right w:val="none" w:sz="0" w:space="0" w:color="auto"/>
      </w:divBdr>
    </w:div>
    <w:div w:id="255214362">
      <w:bodyDiv w:val="1"/>
      <w:marLeft w:val="0"/>
      <w:marRight w:val="0"/>
      <w:marTop w:val="0"/>
      <w:marBottom w:val="0"/>
      <w:divBdr>
        <w:top w:val="none" w:sz="0" w:space="0" w:color="auto"/>
        <w:left w:val="none" w:sz="0" w:space="0" w:color="auto"/>
        <w:bottom w:val="none" w:sz="0" w:space="0" w:color="auto"/>
        <w:right w:val="none" w:sz="0" w:space="0" w:color="auto"/>
      </w:divBdr>
    </w:div>
    <w:div w:id="255284930">
      <w:bodyDiv w:val="1"/>
      <w:marLeft w:val="0"/>
      <w:marRight w:val="0"/>
      <w:marTop w:val="0"/>
      <w:marBottom w:val="0"/>
      <w:divBdr>
        <w:top w:val="none" w:sz="0" w:space="0" w:color="auto"/>
        <w:left w:val="none" w:sz="0" w:space="0" w:color="auto"/>
        <w:bottom w:val="none" w:sz="0" w:space="0" w:color="auto"/>
        <w:right w:val="none" w:sz="0" w:space="0" w:color="auto"/>
      </w:divBdr>
    </w:div>
    <w:div w:id="255789443">
      <w:bodyDiv w:val="1"/>
      <w:marLeft w:val="0"/>
      <w:marRight w:val="0"/>
      <w:marTop w:val="0"/>
      <w:marBottom w:val="0"/>
      <w:divBdr>
        <w:top w:val="none" w:sz="0" w:space="0" w:color="auto"/>
        <w:left w:val="none" w:sz="0" w:space="0" w:color="auto"/>
        <w:bottom w:val="none" w:sz="0" w:space="0" w:color="auto"/>
        <w:right w:val="none" w:sz="0" w:space="0" w:color="auto"/>
      </w:divBdr>
    </w:div>
    <w:div w:id="255989675">
      <w:bodyDiv w:val="1"/>
      <w:marLeft w:val="0"/>
      <w:marRight w:val="0"/>
      <w:marTop w:val="0"/>
      <w:marBottom w:val="0"/>
      <w:divBdr>
        <w:top w:val="none" w:sz="0" w:space="0" w:color="auto"/>
        <w:left w:val="none" w:sz="0" w:space="0" w:color="auto"/>
        <w:bottom w:val="none" w:sz="0" w:space="0" w:color="auto"/>
        <w:right w:val="none" w:sz="0" w:space="0" w:color="auto"/>
      </w:divBdr>
    </w:div>
    <w:div w:id="257637292">
      <w:bodyDiv w:val="1"/>
      <w:marLeft w:val="0"/>
      <w:marRight w:val="0"/>
      <w:marTop w:val="0"/>
      <w:marBottom w:val="0"/>
      <w:divBdr>
        <w:top w:val="none" w:sz="0" w:space="0" w:color="auto"/>
        <w:left w:val="none" w:sz="0" w:space="0" w:color="auto"/>
        <w:bottom w:val="none" w:sz="0" w:space="0" w:color="auto"/>
        <w:right w:val="none" w:sz="0" w:space="0" w:color="auto"/>
      </w:divBdr>
    </w:div>
    <w:div w:id="257755925">
      <w:bodyDiv w:val="1"/>
      <w:marLeft w:val="0"/>
      <w:marRight w:val="0"/>
      <w:marTop w:val="0"/>
      <w:marBottom w:val="0"/>
      <w:divBdr>
        <w:top w:val="none" w:sz="0" w:space="0" w:color="auto"/>
        <w:left w:val="none" w:sz="0" w:space="0" w:color="auto"/>
        <w:bottom w:val="none" w:sz="0" w:space="0" w:color="auto"/>
        <w:right w:val="none" w:sz="0" w:space="0" w:color="auto"/>
      </w:divBdr>
    </w:div>
    <w:div w:id="258607735">
      <w:bodyDiv w:val="1"/>
      <w:marLeft w:val="0"/>
      <w:marRight w:val="0"/>
      <w:marTop w:val="0"/>
      <w:marBottom w:val="0"/>
      <w:divBdr>
        <w:top w:val="none" w:sz="0" w:space="0" w:color="auto"/>
        <w:left w:val="none" w:sz="0" w:space="0" w:color="auto"/>
        <w:bottom w:val="none" w:sz="0" w:space="0" w:color="auto"/>
        <w:right w:val="none" w:sz="0" w:space="0" w:color="auto"/>
      </w:divBdr>
    </w:div>
    <w:div w:id="259608012">
      <w:bodyDiv w:val="1"/>
      <w:marLeft w:val="0"/>
      <w:marRight w:val="0"/>
      <w:marTop w:val="0"/>
      <w:marBottom w:val="0"/>
      <w:divBdr>
        <w:top w:val="none" w:sz="0" w:space="0" w:color="auto"/>
        <w:left w:val="none" w:sz="0" w:space="0" w:color="auto"/>
        <w:bottom w:val="none" w:sz="0" w:space="0" w:color="auto"/>
        <w:right w:val="none" w:sz="0" w:space="0" w:color="auto"/>
      </w:divBdr>
    </w:div>
    <w:div w:id="260992659">
      <w:bodyDiv w:val="1"/>
      <w:marLeft w:val="0"/>
      <w:marRight w:val="0"/>
      <w:marTop w:val="0"/>
      <w:marBottom w:val="0"/>
      <w:divBdr>
        <w:top w:val="none" w:sz="0" w:space="0" w:color="auto"/>
        <w:left w:val="none" w:sz="0" w:space="0" w:color="auto"/>
        <w:bottom w:val="none" w:sz="0" w:space="0" w:color="auto"/>
        <w:right w:val="none" w:sz="0" w:space="0" w:color="auto"/>
      </w:divBdr>
    </w:div>
    <w:div w:id="261570006">
      <w:bodyDiv w:val="1"/>
      <w:marLeft w:val="0"/>
      <w:marRight w:val="0"/>
      <w:marTop w:val="0"/>
      <w:marBottom w:val="0"/>
      <w:divBdr>
        <w:top w:val="none" w:sz="0" w:space="0" w:color="auto"/>
        <w:left w:val="none" w:sz="0" w:space="0" w:color="auto"/>
        <w:bottom w:val="none" w:sz="0" w:space="0" w:color="auto"/>
        <w:right w:val="none" w:sz="0" w:space="0" w:color="auto"/>
      </w:divBdr>
    </w:div>
    <w:div w:id="266424432">
      <w:bodyDiv w:val="1"/>
      <w:marLeft w:val="0"/>
      <w:marRight w:val="0"/>
      <w:marTop w:val="0"/>
      <w:marBottom w:val="0"/>
      <w:divBdr>
        <w:top w:val="none" w:sz="0" w:space="0" w:color="auto"/>
        <w:left w:val="none" w:sz="0" w:space="0" w:color="auto"/>
        <w:bottom w:val="none" w:sz="0" w:space="0" w:color="auto"/>
        <w:right w:val="none" w:sz="0" w:space="0" w:color="auto"/>
      </w:divBdr>
    </w:div>
    <w:div w:id="267665736">
      <w:bodyDiv w:val="1"/>
      <w:marLeft w:val="0"/>
      <w:marRight w:val="0"/>
      <w:marTop w:val="0"/>
      <w:marBottom w:val="0"/>
      <w:divBdr>
        <w:top w:val="none" w:sz="0" w:space="0" w:color="auto"/>
        <w:left w:val="none" w:sz="0" w:space="0" w:color="auto"/>
        <w:bottom w:val="none" w:sz="0" w:space="0" w:color="auto"/>
        <w:right w:val="none" w:sz="0" w:space="0" w:color="auto"/>
      </w:divBdr>
    </w:div>
    <w:div w:id="268852010">
      <w:bodyDiv w:val="1"/>
      <w:marLeft w:val="0"/>
      <w:marRight w:val="0"/>
      <w:marTop w:val="0"/>
      <w:marBottom w:val="0"/>
      <w:divBdr>
        <w:top w:val="none" w:sz="0" w:space="0" w:color="auto"/>
        <w:left w:val="none" w:sz="0" w:space="0" w:color="auto"/>
        <w:bottom w:val="none" w:sz="0" w:space="0" w:color="auto"/>
        <w:right w:val="none" w:sz="0" w:space="0" w:color="auto"/>
      </w:divBdr>
    </w:div>
    <w:div w:id="268894458">
      <w:bodyDiv w:val="1"/>
      <w:marLeft w:val="0"/>
      <w:marRight w:val="0"/>
      <w:marTop w:val="0"/>
      <w:marBottom w:val="0"/>
      <w:divBdr>
        <w:top w:val="none" w:sz="0" w:space="0" w:color="auto"/>
        <w:left w:val="none" w:sz="0" w:space="0" w:color="auto"/>
        <w:bottom w:val="none" w:sz="0" w:space="0" w:color="auto"/>
        <w:right w:val="none" w:sz="0" w:space="0" w:color="auto"/>
      </w:divBdr>
    </w:div>
    <w:div w:id="271324522">
      <w:bodyDiv w:val="1"/>
      <w:marLeft w:val="0"/>
      <w:marRight w:val="0"/>
      <w:marTop w:val="0"/>
      <w:marBottom w:val="0"/>
      <w:divBdr>
        <w:top w:val="none" w:sz="0" w:space="0" w:color="auto"/>
        <w:left w:val="none" w:sz="0" w:space="0" w:color="auto"/>
        <w:bottom w:val="none" w:sz="0" w:space="0" w:color="auto"/>
        <w:right w:val="none" w:sz="0" w:space="0" w:color="auto"/>
      </w:divBdr>
    </w:div>
    <w:div w:id="271519674">
      <w:bodyDiv w:val="1"/>
      <w:marLeft w:val="0"/>
      <w:marRight w:val="0"/>
      <w:marTop w:val="0"/>
      <w:marBottom w:val="0"/>
      <w:divBdr>
        <w:top w:val="none" w:sz="0" w:space="0" w:color="auto"/>
        <w:left w:val="none" w:sz="0" w:space="0" w:color="auto"/>
        <w:bottom w:val="none" w:sz="0" w:space="0" w:color="auto"/>
        <w:right w:val="none" w:sz="0" w:space="0" w:color="auto"/>
      </w:divBdr>
    </w:div>
    <w:div w:id="271784770">
      <w:bodyDiv w:val="1"/>
      <w:marLeft w:val="0"/>
      <w:marRight w:val="0"/>
      <w:marTop w:val="0"/>
      <w:marBottom w:val="0"/>
      <w:divBdr>
        <w:top w:val="none" w:sz="0" w:space="0" w:color="auto"/>
        <w:left w:val="none" w:sz="0" w:space="0" w:color="auto"/>
        <w:bottom w:val="none" w:sz="0" w:space="0" w:color="auto"/>
        <w:right w:val="none" w:sz="0" w:space="0" w:color="auto"/>
      </w:divBdr>
    </w:div>
    <w:div w:id="272056541">
      <w:bodyDiv w:val="1"/>
      <w:marLeft w:val="0"/>
      <w:marRight w:val="0"/>
      <w:marTop w:val="0"/>
      <w:marBottom w:val="0"/>
      <w:divBdr>
        <w:top w:val="none" w:sz="0" w:space="0" w:color="auto"/>
        <w:left w:val="none" w:sz="0" w:space="0" w:color="auto"/>
        <w:bottom w:val="none" w:sz="0" w:space="0" w:color="auto"/>
        <w:right w:val="none" w:sz="0" w:space="0" w:color="auto"/>
      </w:divBdr>
    </w:div>
    <w:div w:id="272589325">
      <w:bodyDiv w:val="1"/>
      <w:marLeft w:val="0"/>
      <w:marRight w:val="0"/>
      <w:marTop w:val="0"/>
      <w:marBottom w:val="0"/>
      <w:divBdr>
        <w:top w:val="none" w:sz="0" w:space="0" w:color="auto"/>
        <w:left w:val="none" w:sz="0" w:space="0" w:color="auto"/>
        <w:bottom w:val="none" w:sz="0" w:space="0" w:color="auto"/>
        <w:right w:val="none" w:sz="0" w:space="0" w:color="auto"/>
      </w:divBdr>
    </w:div>
    <w:div w:id="276106080">
      <w:bodyDiv w:val="1"/>
      <w:marLeft w:val="0"/>
      <w:marRight w:val="0"/>
      <w:marTop w:val="0"/>
      <w:marBottom w:val="0"/>
      <w:divBdr>
        <w:top w:val="none" w:sz="0" w:space="0" w:color="auto"/>
        <w:left w:val="none" w:sz="0" w:space="0" w:color="auto"/>
        <w:bottom w:val="none" w:sz="0" w:space="0" w:color="auto"/>
        <w:right w:val="none" w:sz="0" w:space="0" w:color="auto"/>
      </w:divBdr>
    </w:div>
    <w:div w:id="276450409">
      <w:bodyDiv w:val="1"/>
      <w:marLeft w:val="0"/>
      <w:marRight w:val="0"/>
      <w:marTop w:val="0"/>
      <w:marBottom w:val="0"/>
      <w:divBdr>
        <w:top w:val="none" w:sz="0" w:space="0" w:color="auto"/>
        <w:left w:val="none" w:sz="0" w:space="0" w:color="auto"/>
        <w:bottom w:val="none" w:sz="0" w:space="0" w:color="auto"/>
        <w:right w:val="none" w:sz="0" w:space="0" w:color="auto"/>
      </w:divBdr>
    </w:div>
    <w:div w:id="277612102">
      <w:bodyDiv w:val="1"/>
      <w:marLeft w:val="0"/>
      <w:marRight w:val="0"/>
      <w:marTop w:val="0"/>
      <w:marBottom w:val="0"/>
      <w:divBdr>
        <w:top w:val="none" w:sz="0" w:space="0" w:color="auto"/>
        <w:left w:val="none" w:sz="0" w:space="0" w:color="auto"/>
        <w:bottom w:val="none" w:sz="0" w:space="0" w:color="auto"/>
        <w:right w:val="none" w:sz="0" w:space="0" w:color="auto"/>
      </w:divBdr>
    </w:div>
    <w:div w:id="278420803">
      <w:bodyDiv w:val="1"/>
      <w:marLeft w:val="0"/>
      <w:marRight w:val="0"/>
      <w:marTop w:val="0"/>
      <w:marBottom w:val="0"/>
      <w:divBdr>
        <w:top w:val="none" w:sz="0" w:space="0" w:color="auto"/>
        <w:left w:val="none" w:sz="0" w:space="0" w:color="auto"/>
        <w:bottom w:val="none" w:sz="0" w:space="0" w:color="auto"/>
        <w:right w:val="none" w:sz="0" w:space="0" w:color="auto"/>
      </w:divBdr>
    </w:div>
    <w:div w:id="278755405">
      <w:bodyDiv w:val="1"/>
      <w:marLeft w:val="0"/>
      <w:marRight w:val="0"/>
      <w:marTop w:val="0"/>
      <w:marBottom w:val="0"/>
      <w:divBdr>
        <w:top w:val="none" w:sz="0" w:space="0" w:color="auto"/>
        <w:left w:val="none" w:sz="0" w:space="0" w:color="auto"/>
        <w:bottom w:val="none" w:sz="0" w:space="0" w:color="auto"/>
        <w:right w:val="none" w:sz="0" w:space="0" w:color="auto"/>
      </w:divBdr>
    </w:div>
    <w:div w:id="280500334">
      <w:bodyDiv w:val="1"/>
      <w:marLeft w:val="0"/>
      <w:marRight w:val="0"/>
      <w:marTop w:val="0"/>
      <w:marBottom w:val="0"/>
      <w:divBdr>
        <w:top w:val="none" w:sz="0" w:space="0" w:color="auto"/>
        <w:left w:val="none" w:sz="0" w:space="0" w:color="auto"/>
        <w:bottom w:val="none" w:sz="0" w:space="0" w:color="auto"/>
        <w:right w:val="none" w:sz="0" w:space="0" w:color="auto"/>
      </w:divBdr>
    </w:div>
    <w:div w:id="282226269">
      <w:bodyDiv w:val="1"/>
      <w:marLeft w:val="0"/>
      <w:marRight w:val="0"/>
      <w:marTop w:val="0"/>
      <w:marBottom w:val="0"/>
      <w:divBdr>
        <w:top w:val="none" w:sz="0" w:space="0" w:color="auto"/>
        <w:left w:val="none" w:sz="0" w:space="0" w:color="auto"/>
        <w:bottom w:val="none" w:sz="0" w:space="0" w:color="auto"/>
        <w:right w:val="none" w:sz="0" w:space="0" w:color="auto"/>
      </w:divBdr>
    </w:div>
    <w:div w:id="282228645">
      <w:bodyDiv w:val="1"/>
      <w:marLeft w:val="0"/>
      <w:marRight w:val="0"/>
      <w:marTop w:val="0"/>
      <w:marBottom w:val="0"/>
      <w:divBdr>
        <w:top w:val="none" w:sz="0" w:space="0" w:color="auto"/>
        <w:left w:val="none" w:sz="0" w:space="0" w:color="auto"/>
        <w:bottom w:val="none" w:sz="0" w:space="0" w:color="auto"/>
        <w:right w:val="none" w:sz="0" w:space="0" w:color="auto"/>
      </w:divBdr>
    </w:div>
    <w:div w:id="283318818">
      <w:bodyDiv w:val="1"/>
      <w:marLeft w:val="0"/>
      <w:marRight w:val="0"/>
      <w:marTop w:val="0"/>
      <w:marBottom w:val="0"/>
      <w:divBdr>
        <w:top w:val="none" w:sz="0" w:space="0" w:color="auto"/>
        <w:left w:val="none" w:sz="0" w:space="0" w:color="auto"/>
        <w:bottom w:val="none" w:sz="0" w:space="0" w:color="auto"/>
        <w:right w:val="none" w:sz="0" w:space="0" w:color="auto"/>
      </w:divBdr>
    </w:div>
    <w:div w:id="283728831">
      <w:bodyDiv w:val="1"/>
      <w:marLeft w:val="0"/>
      <w:marRight w:val="0"/>
      <w:marTop w:val="0"/>
      <w:marBottom w:val="0"/>
      <w:divBdr>
        <w:top w:val="none" w:sz="0" w:space="0" w:color="auto"/>
        <w:left w:val="none" w:sz="0" w:space="0" w:color="auto"/>
        <w:bottom w:val="none" w:sz="0" w:space="0" w:color="auto"/>
        <w:right w:val="none" w:sz="0" w:space="0" w:color="auto"/>
      </w:divBdr>
    </w:div>
    <w:div w:id="284194478">
      <w:bodyDiv w:val="1"/>
      <w:marLeft w:val="0"/>
      <w:marRight w:val="0"/>
      <w:marTop w:val="0"/>
      <w:marBottom w:val="0"/>
      <w:divBdr>
        <w:top w:val="none" w:sz="0" w:space="0" w:color="auto"/>
        <w:left w:val="none" w:sz="0" w:space="0" w:color="auto"/>
        <w:bottom w:val="none" w:sz="0" w:space="0" w:color="auto"/>
        <w:right w:val="none" w:sz="0" w:space="0" w:color="auto"/>
      </w:divBdr>
    </w:div>
    <w:div w:id="284622978">
      <w:bodyDiv w:val="1"/>
      <w:marLeft w:val="0"/>
      <w:marRight w:val="0"/>
      <w:marTop w:val="0"/>
      <w:marBottom w:val="0"/>
      <w:divBdr>
        <w:top w:val="none" w:sz="0" w:space="0" w:color="auto"/>
        <w:left w:val="none" w:sz="0" w:space="0" w:color="auto"/>
        <w:bottom w:val="none" w:sz="0" w:space="0" w:color="auto"/>
        <w:right w:val="none" w:sz="0" w:space="0" w:color="auto"/>
      </w:divBdr>
    </w:div>
    <w:div w:id="286011412">
      <w:bodyDiv w:val="1"/>
      <w:marLeft w:val="0"/>
      <w:marRight w:val="0"/>
      <w:marTop w:val="0"/>
      <w:marBottom w:val="0"/>
      <w:divBdr>
        <w:top w:val="none" w:sz="0" w:space="0" w:color="auto"/>
        <w:left w:val="none" w:sz="0" w:space="0" w:color="auto"/>
        <w:bottom w:val="none" w:sz="0" w:space="0" w:color="auto"/>
        <w:right w:val="none" w:sz="0" w:space="0" w:color="auto"/>
      </w:divBdr>
    </w:div>
    <w:div w:id="286284009">
      <w:bodyDiv w:val="1"/>
      <w:marLeft w:val="0"/>
      <w:marRight w:val="0"/>
      <w:marTop w:val="0"/>
      <w:marBottom w:val="0"/>
      <w:divBdr>
        <w:top w:val="none" w:sz="0" w:space="0" w:color="auto"/>
        <w:left w:val="none" w:sz="0" w:space="0" w:color="auto"/>
        <w:bottom w:val="none" w:sz="0" w:space="0" w:color="auto"/>
        <w:right w:val="none" w:sz="0" w:space="0" w:color="auto"/>
      </w:divBdr>
    </w:div>
    <w:div w:id="287903904">
      <w:bodyDiv w:val="1"/>
      <w:marLeft w:val="0"/>
      <w:marRight w:val="0"/>
      <w:marTop w:val="0"/>
      <w:marBottom w:val="0"/>
      <w:divBdr>
        <w:top w:val="none" w:sz="0" w:space="0" w:color="auto"/>
        <w:left w:val="none" w:sz="0" w:space="0" w:color="auto"/>
        <w:bottom w:val="none" w:sz="0" w:space="0" w:color="auto"/>
        <w:right w:val="none" w:sz="0" w:space="0" w:color="auto"/>
      </w:divBdr>
    </w:div>
    <w:div w:id="288780628">
      <w:bodyDiv w:val="1"/>
      <w:marLeft w:val="0"/>
      <w:marRight w:val="0"/>
      <w:marTop w:val="0"/>
      <w:marBottom w:val="0"/>
      <w:divBdr>
        <w:top w:val="none" w:sz="0" w:space="0" w:color="auto"/>
        <w:left w:val="none" w:sz="0" w:space="0" w:color="auto"/>
        <w:bottom w:val="none" w:sz="0" w:space="0" w:color="auto"/>
        <w:right w:val="none" w:sz="0" w:space="0" w:color="auto"/>
      </w:divBdr>
    </w:div>
    <w:div w:id="289172357">
      <w:bodyDiv w:val="1"/>
      <w:marLeft w:val="0"/>
      <w:marRight w:val="0"/>
      <w:marTop w:val="0"/>
      <w:marBottom w:val="0"/>
      <w:divBdr>
        <w:top w:val="none" w:sz="0" w:space="0" w:color="auto"/>
        <w:left w:val="none" w:sz="0" w:space="0" w:color="auto"/>
        <w:bottom w:val="none" w:sz="0" w:space="0" w:color="auto"/>
        <w:right w:val="none" w:sz="0" w:space="0" w:color="auto"/>
      </w:divBdr>
    </w:div>
    <w:div w:id="289479886">
      <w:bodyDiv w:val="1"/>
      <w:marLeft w:val="0"/>
      <w:marRight w:val="0"/>
      <w:marTop w:val="0"/>
      <w:marBottom w:val="0"/>
      <w:divBdr>
        <w:top w:val="none" w:sz="0" w:space="0" w:color="auto"/>
        <w:left w:val="none" w:sz="0" w:space="0" w:color="auto"/>
        <w:bottom w:val="none" w:sz="0" w:space="0" w:color="auto"/>
        <w:right w:val="none" w:sz="0" w:space="0" w:color="auto"/>
      </w:divBdr>
    </w:div>
    <w:div w:id="290287813">
      <w:bodyDiv w:val="1"/>
      <w:marLeft w:val="0"/>
      <w:marRight w:val="0"/>
      <w:marTop w:val="0"/>
      <w:marBottom w:val="0"/>
      <w:divBdr>
        <w:top w:val="none" w:sz="0" w:space="0" w:color="auto"/>
        <w:left w:val="none" w:sz="0" w:space="0" w:color="auto"/>
        <w:bottom w:val="none" w:sz="0" w:space="0" w:color="auto"/>
        <w:right w:val="none" w:sz="0" w:space="0" w:color="auto"/>
      </w:divBdr>
    </w:div>
    <w:div w:id="291249971">
      <w:bodyDiv w:val="1"/>
      <w:marLeft w:val="0"/>
      <w:marRight w:val="0"/>
      <w:marTop w:val="0"/>
      <w:marBottom w:val="0"/>
      <w:divBdr>
        <w:top w:val="none" w:sz="0" w:space="0" w:color="auto"/>
        <w:left w:val="none" w:sz="0" w:space="0" w:color="auto"/>
        <w:bottom w:val="none" w:sz="0" w:space="0" w:color="auto"/>
        <w:right w:val="none" w:sz="0" w:space="0" w:color="auto"/>
      </w:divBdr>
    </w:div>
    <w:div w:id="291324770">
      <w:bodyDiv w:val="1"/>
      <w:marLeft w:val="0"/>
      <w:marRight w:val="0"/>
      <w:marTop w:val="0"/>
      <w:marBottom w:val="0"/>
      <w:divBdr>
        <w:top w:val="none" w:sz="0" w:space="0" w:color="auto"/>
        <w:left w:val="none" w:sz="0" w:space="0" w:color="auto"/>
        <w:bottom w:val="none" w:sz="0" w:space="0" w:color="auto"/>
        <w:right w:val="none" w:sz="0" w:space="0" w:color="auto"/>
      </w:divBdr>
    </w:div>
    <w:div w:id="292565685">
      <w:bodyDiv w:val="1"/>
      <w:marLeft w:val="0"/>
      <w:marRight w:val="0"/>
      <w:marTop w:val="0"/>
      <w:marBottom w:val="0"/>
      <w:divBdr>
        <w:top w:val="none" w:sz="0" w:space="0" w:color="auto"/>
        <w:left w:val="none" w:sz="0" w:space="0" w:color="auto"/>
        <w:bottom w:val="none" w:sz="0" w:space="0" w:color="auto"/>
        <w:right w:val="none" w:sz="0" w:space="0" w:color="auto"/>
      </w:divBdr>
    </w:div>
    <w:div w:id="292911242">
      <w:bodyDiv w:val="1"/>
      <w:marLeft w:val="0"/>
      <w:marRight w:val="0"/>
      <w:marTop w:val="0"/>
      <w:marBottom w:val="0"/>
      <w:divBdr>
        <w:top w:val="none" w:sz="0" w:space="0" w:color="auto"/>
        <w:left w:val="none" w:sz="0" w:space="0" w:color="auto"/>
        <w:bottom w:val="none" w:sz="0" w:space="0" w:color="auto"/>
        <w:right w:val="none" w:sz="0" w:space="0" w:color="auto"/>
      </w:divBdr>
    </w:div>
    <w:div w:id="293147089">
      <w:bodyDiv w:val="1"/>
      <w:marLeft w:val="0"/>
      <w:marRight w:val="0"/>
      <w:marTop w:val="0"/>
      <w:marBottom w:val="0"/>
      <w:divBdr>
        <w:top w:val="none" w:sz="0" w:space="0" w:color="auto"/>
        <w:left w:val="none" w:sz="0" w:space="0" w:color="auto"/>
        <w:bottom w:val="none" w:sz="0" w:space="0" w:color="auto"/>
        <w:right w:val="none" w:sz="0" w:space="0" w:color="auto"/>
      </w:divBdr>
    </w:div>
    <w:div w:id="293216503">
      <w:bodyDiv w:val="1"/>
      <w:marLeft w:val="0"/>
      <w:marRight w:val="0"/>
      <w:marTop w:val="0"/>
      <w:marBottom w:val="0"/>
      <w:divBdr>
        <w:top w:val="none" w:sz="0" w:space="0" w:color="auto"/>
        <w:left w:val="none" w:sz="0" w:space="0" w:color="auto"/>
        <w:bottom w:val="none" w:sz="0" w:space="0" w:color="auto"/>
        <w:right w:val="none" w:sz="0" w:space="0" w:color="auto"/>
      </w:divBdr>
    </w:div>
    <w:div w:id="293756374">
      <w:bodyDiv w:val="1"/>
      <w:marLeft w:val="0"/>
      <w:marRight w:val="0"/>
      <w:marTop w:val="0"/>
      <w:marBottom w:val="0"/>
      <w:divBdr>
        <w:top w:val="none" w:sz="0" w:space="0" w:color="auto"/>
        <w:left w:val="none" w:sz="0" w:space="0" w:color="auto"/>
        <w:bottom w:val="none" w:sz="0" w:space="0" w:color="auto"/>
        <w:right w:val="none" w:sz="0" w:space="0" w:color="auto"/>
      </w:divBdr>
    </w:div>
    <w:div w:id="293951256">
      <w:bodyDiv w:val="1"/>
      <w:marLeft w:val="0"/>
      <w:marRight w:val="0"/>
      <w:marTop w:val="0"/>
      <w:marBottom w:val="0"/>
      <w:divBdr>
        <w:top w:val="none" w:sz="0" w:space="0" w:color="auto"/>
        <w:left w:val="none" w:sz="0" w:space="0" w:color="auto"/>
        <w:bottom w:val="none" w:sz="0" w:space="0" w:color="auto"/>
        <w:right w:val="none" w:sz="0" w:space="0" w:color="auto"/>
      </w:divBdr>
    </w:div>
    <w:div w:id="294676395">
      <w:bodyDiv w:val="1"/>
      <w:marLeft w:val="0"/>
      <w:marRight w:val="0"/>
      <w:marTop w:val="0"/>
      <w:marBottom w:val="0"/>
      <w:divBdr>
        <w:top w:val="none" w:sz="0" w:space="0" w:color="auto"/>
        <w:left w:val="none" w:sz="0" w:space="0" w:color="auto"/>
        <w:bottom w:val="none" w:sz="0" w:space="0" w:color="auto"/>
        <w:right w:val="none" w:sz="0" w:space="0" w:color="auto"/>
      </w:divBdr>
    </w:div>
    <w:div w:id="296499658">
      <w:bodyDiv w:val="1"/>
      <w:marLeft w:val="0"/>
      <w:marRight w:val="0"/>
      <w:marTop w:val="0"/>
      <w:marBottom w:val="0"/>
      <w:divBdr>
        <w:top w:val="none" w:sz="0" w:space="0" w:color="auto"/>
        <w:left w:val="none" w:sz="0" w:space="0" w:color="auto"/>
        <w:bottom w:val="none" w:sz="0" w:space="0" w:color="auto"/>
        <w:right w:val="none" w:sz="0" w:space="0" w:color="auto"/>
      </w:divBdr>
    </w:div>
    <w:div w:id="296565812">
      <w:bodyDiv w:val="1"/>
      <w:marLeft w:val="0"/>
      <w:marRight w:val="0"/>
      <w:marTop w:val="0"/>
      <w:marBottom w:val="0"/>
      <w:divBdr>
        <w:top w:val="none" w:sz="0" w:space="0" w:color="auto"/>
        <w:left w:val="none" w:sz="0" w:space="0" w:color="auto"/>
        <w:bottom w:val="none" w:sz="0" w:space="0" w:color="auto"/>
        <w:right w:val="none" w:sz="0" w:space="0" w:color="auto"/>
      </w:divBdr>
    </w:div>
    <w:div w:id="297300947">
      <w:bodyDiv w:val="1"/>
      <w:marLeft w:val="0"/>
      <w:marRight w:val="0"/>
      <w:marTop w:val="0"/>
      <w:marBottom w:val="0"/>
      <w:divBdr>
        <w:top w:val="none" w:sz="0" w:space="0" w:color="auto"/>
        <w:left w:val="none" w:sz="0" w:space="0" w:color="auto"/>
        <w:bottom w:val="none" w:sz="0" w:space="0" w:color="auto"/>
        <w:right w:val="none" w:sz="0" w:space="0" w:color="auto"/>
      </w:divBdr>
    </w:div>
    <w:div w:id="298193782">
      <w:bodyDiv w:val="1"/>
      <w:marLeft w:val="0"/>
      <w:marRight w:val="0"/>
      <w:marTop w:val="0"/>
      <w:marBottom w:val="0"/>
      <w:divBdr>
        <w:top w:val="none" w:sz="0" w:space="0" w:color="auto"/>
        <w:left w:val="none" w:sz="0" w:space="0" w:color="auto"/>
        <w:bottom w:val="none" w:sz="0" w:space="0" w:color="auto"/>
        <w:right w:val="none" w:sz="0" w:space="0" w:color="auto"/>
      </w:divBdr>
    </w:div>
    <w:div w:id="298388323">
      <w:bodyDiv w:val="1"/>
      <w:marLeft w:val="0"/>
      <w:marRight w:val="0"/>
      <w:marTop w:val="0"/>
      <w:marBottom w:val="0"/>
      <w:divBdr>
        <w:top w:val="none" w:sz="0" w:space="0" w:color="auto"/>
        <w:left w:val="none" w:sz="0" w:space="0" w:color="auto"/>
        <w:bottom w:val="none" w:sz="0" w:space="0" w:color="auto"/>
        <w:right w:val="none" w:sz="0" w:space="0" w:color="auto"/>
      </w:divBdr>
    </w:div>
    <w:div w:id="299503421">
      <w:bodyDiv w:val="1"/>
      <w:marLeft w:val="0"/>
      <w:marRight w:val="0"/>
      <w:marTop w:val="0"/>
      <w:marBottom w:val="0"/>
      <w:divBdr>
        <w:top w:val="none" w:sz="0" w:space="0" w:color="auto"/>
        <w:left w:val="none" w:sz="0" w:space="0" w:color="auto"/>
        <w:bottom w:val="none" w:sz="0" w:space="0" w:color="auto"/>
        <w:right w:val="none" w:sz="0" w:space="0" w:color="auto"/>
      </w:divBdr>
    </w:div>
    <w:div w:id="300306325">
      <w:bodyDiv w:val="1"/>
      <w:marLeft w:val="0"/>
      <w:marRight w:val="0"/>
      <w:marTop w:val="0"/>
      <w:marBottom w:val="0"/>
      <w:divBdr>
        <w:top w:val="none" w:sz="0" w:space="0" w:color="auto"/>
        <w:left w:val="none" w:sz="0" w:space="0" w:color="auto"/>
        <w:bottom w:val="none" w:sz="0" w:space="0" w:color="auto"/>
        <w:right w:val="none" w:sz="0" w:space="0" w:color="auto"/>
      </w:divBdr>
    </w:div>
    <w:div w:id="301732407">
      <w:bodyDiv w:val="1"/>
      <w:marLeft w:val="0"/>
      <w:marRight w:val="0"/>
      <w:marTop w:val="0"/>
      <w:marBottom w:val="0"/>
      <w:divBdr>
        <w:top w:val="none" w:sz="0" w:space="0" w:color="auto"/>
        <w:left w:val="none" w:sz="0" w:space="0" w:color="auto"/>
        <w:bottom w:val="none" w:sz="0" w:space="0" w:color="auto"/>
        <w:right w:val="none" w:sz="0" w:space="0" w:color="auto"/>
      </w:divBdr>
    </w:div>
    <w:div w:id="303703489">
      <w:bodyDiv w:val="1"/>
      <w:marLeft w:val="0"/>
      <w:marRight w:val="0"/>
      <w:marTop w:val="0"/>
      <w:marBottom w:val="0"/>
      <w:divBdr>
        <w:top w:val="none" w:sz="0" w:space="0" w:color="auto"/>
        <w:left w:val="none" w:sz="0" w:space="0" w:color="auto"/>
        <w:bottom w:val="none" w:sz="0" w:space="0" w:color="auto"/>
        <w:right w:val="none" w:sz="0" w:space="0" w:color="auto"/>
      </w:divBdr>
    </w:div>
    <w:div w:id="304703911">
      <w:bodyDiv w:val="1"/>
      <w:marLeft w:val="0"/>
      <w:marRight w:val="0"/>
      <w:marTop w:val="0"/>
      <w:marBottom w:val="0"/>
      <w:divBdr>
        <w:top w:val="none" w:sz="0" w:space="0" w:color="auto"/>
        <w:left w:val="none" w:sz="0" w:space="0" w:color="auto"/>
        <w:bottom w:val="none" w:sz="0" w:space="0" w:color="auto"/>
        <w:right w:val="none" w:sz="0" w:space="0" w:color="auto"/>
      </w:divBdr>
    </w:div>
    <w:div w:id="304744963">
      <w:bodyDiv w:val="1"/>
      <w:marLeft w:val="0"/>
      <w:marRight w:val="0"/>
      <w:marTop w:val="0"/>
      <w:marBottom w:val="0"/>
      <w:divBdr>
        <w:top w:val="none" w:sz="0" w:space="0" w:color="auto"/>
        <w:left w:val="none" w:sz="0" w:space="0" w:color="auto"/>
        <w:bottom w:val="none" w:sz="0" w:space="0" w:color="auto"/>
        <w:right w:val="none" w:sz="0" w:space="0" w:color="auto"/>
      </w:divBdr>
    </w:div>
    <w:div w:id="304896495">
      <w:bodyDiv w:val="1"/>
      <w:marLeft w:val="0"/>
      <w:marRight w:val="0"/>
      <w:marTop w:val="0"/>
      <w:marBottom w:val="0"/>
      <w:divBdr>
        <w:top w:val="none" w:sz="0" w:space="0" w:color="auto"/>
        <w:left w:val="none" w:sz="0" w:space="0" w:color="auto"/>
        <w:bottom w:val="none" w:sz="0" w:space="0" w:color="auto"/>
        <w:right w:val="none" w:sz="0" w:space="0" w:color="auto"/>
      </w:divBdr>
    </w:div>
    <w:div w:id="305478134">
      <w:bodyDiv w:val="1"/>
      <w:marLeft w:val="0"/>
      <w:marRight w:val="0"/>
      <w:marTop w:val="0"/>
      <w:marBottom w:val="0"/>
      <w:divBdr>
        <w:top w:val="none" w:sz="0" w:space="0" w:color="auto"/>
        <w:left w:val="none" w:sz="0" w:space="0" w:color="auto"/>
        <w:bottom w:val="none" w:sz="0" w:space="0" w:color="auto"/>
        <w:right w:val="none" w:sz="0" w:space="0" w:color="auto"/>
      </w:divBdr>
    </w:div>
    <w:div w:id="305933727">
      <w:bodyDiv w:val="1"/>
      <w:marLeft w:val="0"/>
      <w:marRight w:val="0"/>
      <w:marTop w:val="0"/>
      <w:marBottom w:val="0"/>
      <w:divBdr>
        <w:top w:val="none" w:sz="0" w:space="0" w:color="auto"/>
        <w:left w:val="none" w:sz="0" w:space="0" w:color="auto"/>
        <w:bottom w:val="none" w:sz="0" w:space="0" w:color="auto"/>
        <w:right w:val="none" w:sz="0" w:space="0" w:color="auto"/>
      </w:divBdr>
    </w:div>
    <w:div w:id="308823920">
      <w:bodyDiv w:val="1"/>
      <w:marLeft w:val="0"/>
      <w:marRight w:val="0"/>
      <w:marTop w:val="0"/>
      <w:marBottom w:val="0"/>
      <w:divBdr>
        <w:top w:val="none" w:sz="0" w:space="0" w:color="auto"/>
        <w:left w:val="none" w:sz="0" w:space="0" w:color="auto"/>
        <w:bottom w:val="none" w:sz="0" w:space="0" w:color="auto"/>
        <w:right w:val="none" w:sz="0" w:space="0" w:color="auto"/>
      </w:divBdr>
    </w:div>
    <w:div w:id="310182947">
      <w:bodyDiv w:val="1"/>
      <w:marLeft w:val="0"/>
      <w:marRight w:val="0"/>
      <w:marTop w:val="0"/>
      <w:marBottom w:val="0"/>
      <w:divBdr>
        <w:top w:val="none" w:sz="0" w:space="0" w:color="auto"/>
        <w:left w:val="none" w:sz="0" w:space="0" w:color="auto"/>
        <w:bottom w:val="none" w:sz="0" w:space="0" w:color="auto"/>
        <w:right w:val="none" w:sz="0" w:space="0" w:color="auto"/>
      </w:divBdr>
    </w:div>
    <w:div w:id="310332085">
      <w:bodyDiv w:val="1"/>
      <w:marLeft w:val="0"/>
      <w:marRight w:val="0"/>
      <w:marTop w:val="0"/>
      <w:marBottom w:val="0"/>
      <w:divBdr>
        <w:top w:val="none" w:sz="0" w:space="0" w:color="auto"/>
        <w:left w:val="none" w:sz="0" w:space="0" w:color="auto"/>
        <w:bottom w:val="none" w:sz="0" w:space="0" w:color="auto"/>
        <w:right w:val="none" w:sz="0" w:space="0" w:color="auto"/>
      </w:divBdr>
    </w:div>
    <w:div w:id="311639734">
      <w:bodyDiv w:val="1"/>
      <w:marLeft w:val="0"/>
      <w:marRight w:val="0"/>
      <w:marTop w:val="0"/>
      <w:marBottom w:val="0"/>
      <w:divBdr>
        <w:top w:val="none" w:sz="0" w:space="0" w:color="auto"/>
        <w:left w:val="none" w:sz="0" w:space="0" w:color="auto"/>
        <w:bottom w:val="none" w:sz="0" w:space="0" w:color="auto"/>
        <w:right w:val="none" w:sz="0" w:space="0" w:color="auto"/>
      </w:divBdr>
    </w:div>
    <w:div w:id="312880038">
      <w:bodyDiv w:val="1"/>
      <w:marLeft w:val="0"/>
      <w:marRight w:val="0"/>
      <w:marTop w:val="0"/>
      <w:marBottom w:val="0"/>
      <w:divBdr>
        <w:top w:val="none" w:sz="0" w:space="0" w:color="auto"/>
        <w:left w:val="none" w:sz="0" w:space="0" w:color="auto"/>
        <w:bottom w:val="none" w:sz="0" w:space="0" w:color="auto"/>
        <w:right w:val="none" w:sz="0" w:space="0" w:color="auto"/>
      </w:divBdr>
    </w:div>
    <w:div w:id="313458954">
      <w:bodyDiv w:val="1"/>
      <w:marLeft w:val="0"/>
      <w:marRight w:val="0"/>
      <w:marTop w:val="0"/>
      <w:marBottom w:val="0"/>
      <w:divBdr>
        <w:top w:val="none" w:sz="0" w:space="0" w:color="auto"/>
        <w:left w:val="none" w:sz="0" w:space="0" w:color="auto"/>
        <w:bottom w:val="none" w:sz="0" w:space="0" w:color="auto"/>
        <w:right w:val="none" w:sz="0" w:space="0" w:color="auto"/>
      </w:divBdr>
    </w:div>
    <w:div w:id="314529121">
      <w:bodyDiv w:val="1"/>
      <w:marLeft w:val="0"/>
      <w:marRight w:val="0"/>
      <w:marTop w:val="0"/>
      <w:marBottom w:val="0"/>
      <w:divBdr>
        <w:top w:val="none" w:sz="0" w:space="0" w:color="auto"/>
        <w:left w:val="none" w:sz="0" w:space="0" w:color="auto"/>
        <w:bottom w:val="none" w:sz="0" w:space="0" w:color="auto"/>
        <w:right w:val="none" w:sz="0" w:space="0" w:color="auto"/>
      </w:divBdr>
    </w:div>
    <w:div w:id="316614033">
      <w:bodyDiv w:val="1"/>
      <w:marLeft w:val="0"/>
      <w:marRight w:val="0"/>
      <w:marTop w:val="0"/>
      <w:marBottom w:val="0"/>
      <w:divBdr>
        <w:top w:val="none" w:sz="0" w:space="0" w:color="auto"/>
        <w:left w:val="none" w:sz="0" w:space="0" w:color="auto"/>
        <w:bottom w:val="none" w:sz="0" w:space="0" w:color="auto"/>
        <w:right w:val="none" w:sz="0" w:space="0" w:color="auto"/>
      </w:divBdr>
    </w:div>
    <w:div w:id="317465541">
      <w:bodyDiv w:val="1"/>
      <w:marLeft w:val="0"/>
      <w:marRight w:val="0"/>
      <w:marTop w:val="0"/>
      <w:marBottom w:val="0"/>
      <w:divBdr>
        <w:top w:val="none" w:sz="0" w:space="0" w:color="auto"/>
        <w:left w:val="none" w:sz="0" w:space="0" w:color="auto"/>
        <w:bottom w:val="none" w:sz="0" w:space="0" w:color="auto"/>
        <w:right w:val="none" w:sz="0" w:space="0" w:color="auto"/>
      </w:divBdr>
    </w:div>
    <w:div w:id="319119472">
      <w:bodyDiv w:val="1"/>
      <w:marLeft w:val="0"/>
      <w:marRight w:val="0"/>
      <w:marTop w:val="0"/>
      <w:marBottom w:val="0"/>
      <w:divBdr>
        <w:top w:val="none" w:sz="0" w:space="0" w:color="auto"/>
        <w:left w:val="none" w:sz="0" w:space="0" w:color="auto"/>
        <w:bottom w:val="none" w:sz="0" w:space="0" w:color="auto"/>
        <w:right w:val="none" w:sz="0" w:space="0" w:color="auto"/>
      </w:divBdr>
    </w:div>
    <w:div w:id="320473407">
      <w:bodyDiv w:val="1"/>
      <w:marLeft w:val="0"/>
      <w:marRight w:val="0"/>
      <w:marTop w:val="0"/>
      <w:marBottom w:val="0"/>
      <w:divBdr>
        <w:top w:val="none" w:sz="0" w:space="0" w:color="auto"/>
        <w:left w:val="none" w:sz="0" w:space="0" w:color="auto"/>
        <w:bottom w:val="none" w:sz="0" w:space="0" w:color="auto"/>
        <w:right w:val="none" w:sz="0" w:space="0" w:color="auto"/>
      </w:divBdr>
    </w:div>
    <w:div w:id="321010946">
      <w:bodyDiv w:val="1"/>
      <w:marLeft w:val="0"/>
      <w:marRight w:val="0"/>
      <w:marTop w:val="0"/>
      <w:marBottom w:val="0"/>
      <w:divBdr>
        <w:top w:val="none" w:sz="0" w:space="0" w:color="auto"/>
        <w:left w:val="none" w:sz="0" w:space="0" w:color="auto"/>
        <w:bottom w:val="none" w:sz="0" w:space="0" w:color="auto"/>
        <w:right w:val="none" w:sz="0" w:space="0" w:color="auto"/>
      </w:divBdr>
    </w:div>
    <w:div w:id="322053677">
      <w:bodyDiv w:val="1"/>
      <w:marLeft w:val="0"/>
      <w:marRight w:val="0"/>
      <w:marTop w:val="0"/>
      <w:marBottom w:val="0"/>
      <w:divBdr>
        <w:top w:val="none" w:sz="0" w:space="0" w:color="auto"/>
        <w:left w:val="none" w:sz="0" w:space="0" w:color="auto"/>
        <w:bottom w:val="none" w:sz="0" w:space="0" w:color="auto"/>
        <w:right w:val="none" w:sz="0" w:space="0" w:color="auto"/>
      </w:divBdr>
    </w:div>
    <w:div w:id="323974691">
      <w:bodyDiv w:val="1"/>
      <w:marLeft w:val="0"/>
      <w:marRight w:val="0"/>
      <w:marTop w:val="0"/>
      <w:marBottom w:val="0"/>
      <w:divBdr>
        <w:top w:val="none" w:sz="0" w:space="0" w:color="auto"/>
        <w:left w:val="none" w:sz="0" w:space="0" w:color="auto"/>
        <w:bottom w:val="none" w:sz="0" w:space="0" w:color="auto"/>
        <w:right w:val="none" w:sz="0" w:space="0" w:color="auto"/>
      </w:divBdr>
    </w:div>
    <w:div w:id="324364165">
      <w:bodyDiv w:val="1"/>
      <w:marLeft w:val="0"/>
      <w:marRight w:val="0"/>
      <w:marTop w:val="0"/>
      <w:marBottom w:val="0"/>
      <w:divBdr>
        <w:top w:val="none" w:sz="0" w:space="0" w:color="auto"/>
        <w:left w:val="none" w:sz="0" w:space="0" w:color="auto"/>
        <w:bottom w:val="none" w:sz="0" w:space="0" w:color="auto"/>
        <w:right w:val="none" w:sz="0" w:space="0" w:color="auto"/>
      </w:divBdr>
    </w:div>
    <w:div w:id="324433613">
      <w:bodyDiv w:val="1"/>
      <w:marLeft w:val="0"/>
      <w:marRight w:val="0"/>
      <w:marTop w:val="0"/>
      <w:marBottom w:val="0"/>
      <w:divBdr>
        <w:top w:val="none" w:sz="0" w:space="0" w:color="auto"/>
        <w:left w:val="none" w:sz="0" w:space="0" w:color="auto"/>
        <w:bottom w:val="none" w:sz="0" w:space="0" w:color="auto"/>
        <w:right w:val="none" w:sz="0" w:space="0" w:color="auto"/>
      </w:divBdr>
    </w:div>
    <w:div w:id="327025943">
      <w:bodyDiv w:val="1"/>
      <w:marLeft w:val="0"/>
      <w:marRight w:val="0"/>
      <w:marTop w:val="0"/>
      <w:marBottom w:val="0"/>
      <w:divBdr>
        <w:top w:val="none" w:sz="0" w:space="0" w:color="auto"/>
        <w:left w:val="none" w:sz="0" w:space="0" w:color="auto"/>
        <w:bottom w:val="none" w:sz="0" w:space="0" w:color="auto"/>
        <w:right w:val="none" w:sz="0" w:space="0" w:color="auto"/>
      </w:divBdr>
    </w:div>
    <w:div w:id="328796979">
      <w:bodyDiv w:val="1"/>
      <w:marLeft w:val="0"/>
      <w:marRight w:val="0"/>
      <w:marTop w:val="0"/>
      <w:marBottom w:val="0"/>
      <w:divBdr>
        <w:top w:val="none" w:sz="0" w:space="0" w:color="auto"/>
        <w:left w:val="none" w:sz="0" w:space="0" w:color="auto"/>
        <w:bottom w:val="none" w:sz="0" w:space="0" w:color="auto"/>
        <w:right w:val="none" w:sz="0" w:space="0" w:color="auto"/>
      </w:divBdr>
    </w:div>
    <w:div w:id="332727648">
      <w:bodyDiv w:val="1"/>
      <w:marLeft w:val="0"/>
      <w:marRight w:val="0"/>
      <w:marTop w:val="0"/>
      <w:marBottom w:val="0"/>
      <w:divBdr>
        <w:top w:val="none" w:sz="0" w:space="0" w:color="auto"/>
        <w:left w:val="none" w:sz="0" w:space="0" w:color="auto"/>
        <w:bottom w:val="none" w:sz="0" w:space="0" w:color="auto"/>
        <w:right w:val="none" w:sz="0" w:space="0" w:color="auto"/>
      </w:divBdr>
    </w:div>
    <w:div w:id="333650049">
      <w:bodyDiv w:val="1"/>
      <w:marLeft w:val="0"/>
      <w:marRight w:val="0"/>
      <w:marTop w:val="0"/>
      <w:marBottom w:val="0"/>
      <w:divBdr>
        <w:top w:val="none" w:sz="0" w:space="0" w:color="auto"/>
        <w:left w:val="none" w:sz="0" w:space="0" w:color="auto"/>
        <w:bottom w:val="none" w:sz="0" w:space="0" w:color="auto"/>
        <w:right w:val="none" w:sz="0" w:space="0" w:color="auto"/>
      </w:divBdr>
    </w:div>
    <w:div w:id="335040758">
      <w:bodyDiv w:val="1"/>
      <w:marLeft w:val="0"/>
      <w:marRight w:val="0"/>
      <w:marTop w:val="0"/>
      <w:marBottom w:val="0"/>
      <w:divBdr>
        <w:top w:val="none" w:sz="0" w:space="0" w:color="auto"/>
        <w:left w:val="none" w:sz="0" w:space="0" w:color="auto"/>
        <w:bottom w:val="none" w:sz="0" w:space="0" w:color="auto"/>
        <w:right w:val="none" w:sz="0" w:space="0" w:color="auto"/>
      </w:divBdr>
    </w:div>
    <w:div w:id="336150231">
      <w:bodyDiv w:val="1"/>
      <w:marLeft w:val="0"/>
      <w:marRight w:val="0"/>
      <w:marTop w:val="0"/>
      <w:marBottom w:val="0"/>
      <w:divBdr>
        <w:top w:val="none" w:sz="0" w:space="0" w:color="auto"/>
        <w:left w:val="none" w:sz="0" w:space="0" w:color="auto"/>
        <w:bottom w:val="none" w:sz="0" w:space="0" w:color="auto"/>
        <w:right w:val="none" w:sz="0" w:space="0" w:color="auto"/>
      </w:divBdr>
    </w:div>
    <w:div w:id="336276597">
      <w:bodyDiv w:val="1"/>
      <w:marLeft w:val="0"/>
      <w:marRight w:val="0"/>
      <w:marTop w:val="0"/>
      <w:marBottom w:val="0"/>
      <w:divBdr>
        <w:top w:val="none" w:sz="0" w:space="0" w:color="auto"/>
        <w:left w:val="none" w:sz="0" w:space="0" w:color="auto"/>
        <w:bottom w:val="none" w:sz="0" w:space="0" w:color="auto"/>
        <w:right w:val="none" w:sz="0" w:space="0" w:color="auto"/>
      </w:divBdr>
    </w:div>
    <w:div w:id="336463292">
      <w:bodyDiv w:val="1"/>
      <w:marLeft w:val="0"/>
      <w:marRight w:val="0"/>
      <w:marTop w:val="0"/>
      <w:marBottom w:val="0"/>
      <w:divBdr>
        <w:top w:val="none" w:sz="0" w:space="0" w:color="auto"/>
        <w:left w:val="none" w:sz="0" w:space="0" w:color="auto"/>
        <w:bottom w:val="none" w:sz="0" w:space="0" w:color="auto"/>
        <w:right w:val="none" w:sz="0" w:space="0" w:color="auto"/>
      </w:divBdr>
    </w:div>
    <w:div w:id="337849313">
      <w:bodyDiv w:val="1"/>
      <w:marLeft w:val="0"/>
      <w:marRight w:val="0"/>
      <w:marTop w:val="0"/>
      <w:marBottom w:val="0"/>
      <w:divBdr>
        <w:top w:val="none" w:sz="0" w:space="0" w:color="auto"/>
        <w:left w:val="none" w:sz="0" w:space="0" w:color="auto"/>
        <w:bottom w:val="none" w:sz="0" w:space="0" w:color="auto"/>
        <w:right w:val="none" w:sz="0" w:space="0" w:color="auto"/>
      </w:divBdr>
    </w:div>
    <w:div w:id="338125318">
      <w:bodyDiv w:val="1"/>
      <w:marLeft w:val="0"/>
      <w:marRight w:val="0"/>
      <w:marTop w:val="0"/>
      <w:marBottom w:val="0"/>
      <w:divBdr>
        <w:top w:val="none" w:sz="0" w:space="0" w:color="auto"/>
        <w:left w:val="none" w:sz="0" w:space="0" w:color="auto"/>
        <w:bottom w:val="none" w:sz="0" w:space="0" w:color="auto"/>
        <w:right w:val="none" w:sz="0" w:space="0" w:color="auto"/>
      </w:divBdr>
    </w:div>
    <w:div w:id="338505599">
      <w:bodyDiv w:val="1"/>
      <w:marLeft w:val="0"/>
      <w:marRight w:val="0"/>
      <w:marTop w:val="0"/>
      <w:marBottom w:val="0"/>
      <w:divBdr>
        <w:top w:val="none" w:sz="0" w:space="0" w:color="auto"/>
        <w:left w:val="none" w:sz="0" w:space="0" w:color="auto"/>
        <w:bottom w:val="none" w:sz="0" w:space="0" w:color="auto"/>
        <w:right w:val="none" w:sz="0" w:space="0" w:color="auto"/>
      </w:divBdr>
    </w:div>
    <w:div w:id="339428175">
      <w:bodyDiv w:val="1"/>
      <w:marLeft w:val="0"/>
      <w:marRight w:val="0"/>
      <w:marTop w:val="0"/>
      <w:marBottom w:val="0"/>
      <w:divBdr>
        <w:top w:val="none" w:sz="0" w:space="0" w:color="auto"/>
        <w:left w:val="none" w:sz="0" w:space="0" w:color="auto"/>
        <w:bottom w:val="none" w:sz="0" w:space="0" w:color="auto"/>
        <w:right w:val="none" w:sz="0" w:space="0" w:color="auto"/>
      </w:divBdr>
    </w:div>
    <w:div w:id="339551278">
      <w:bodyDiv w:val="1"/>
      <w:marLeft w:val="0"/>
      <w:marRight w:val="0"/>
      <w:marTop w:val="0"/>
      <w:marBottom w:val="0"/>
      <w:divBdr>
        <w:top w:val="none" w:sz="0" w:space="0" w:color="auto"/>
        <w:left w:val="none" w:sz="0" w:space="0" w:color="auto"/>
        <w:bottom w:val="none" w:sz="0" w:space="0" w:color="auto"/>
        <w:right w:val="none" w:sz="0" w:space="0" w:color="auto"/>
      </w:divBdr>
    </w:div>
    <w:div w:id="339552699">
      <w:bodyDiv w:val="1"/>
      <w:marLeft w:val="0"/>
      <w:marRight w:val="0"/>
      <w:marTop w:val="0"/>
      <w:marBottom w:val="0"/>
      <w:divBdr>
        <w:top w:val="none" w:sz="0" w:space="0" w:color="auto"/>
        <w:left w:val="none" w:sz="0" w:space="0" w:color="auto"/>
        <w:bottom w:val="none" w:sz="0" w:space="0" w:color="auto"/>
        <w:right w:val="none" w:sz="0" w:space="0" w:color="auto"/>
      </w:divBdr>
    </w:div>
    <w:div w:id="340132726">
      <w:bodyDiv w:val="1"/>
      <w:marLeft w:val="0"/>
      <w:marRight w:val="0"/>
      <w:marTop w:val="0"/>
      <w:marBottom w:val="0"/>
      <w:divBdr>
        <w:top w:val="none" w:sz="0" w:space="0" w:color="auto"/>
        <w:left w:val="none" w:sz="0" w:space="0" w:color="auto"/>
        <w:bottom w:val="none" w:sz="0" w:space="0" w:color="auto"/>
        <w:right w:val="none" w:sz="0" w:space="0" w:color="auto"/>
      </w:divBdr>
    </w:div>
    <w:div w:id="341473317">
      <w:bodyDiv w:val="1"/>
      <w:marLeft w:val="0"/>
      <w:marRight w:val="0"/>
      <w:marTop w:val="0"/>
      <w:marBottom w:val="0"/>
      <w:divBdr>
        <w:top w:val="none" w:sz="0" w:space="0" w:color="auto"/>
        <w:left w:val="none" w:sz="0" w:space="0" w:color="auto"/>
        <w:bottom w:val="none" w:sz="0" w:space="0" w:color="auto"/>
        <w:right w:val="none" w:sz="0" w:space="0" w:color="auto"/>
      </w:divBdr>
    </w:div>
    <w:div w:id="341710489">
      <w:bodyDiv w:val="1"/>
      <w:marLeft w:val="0"/>
      <w:marRight w:val="0"/>
      <w:marTop w:val="0"/>
      <w:marBottom w:val="0"/>
      <w:divBdr>
        <w:top w:val="none" w:sz="0" w:space="0" w:color="auto"/>
        <w:left w:val="none" w:sz="0" w:space="0" w:color="auto"/>
        <w:bottom w:val="none" w:sz="0" w:space="0" w:color="auto"/>
        <w:right w:val="none" w:sz="0" w:space="0" w:color="auto"/>
      </w:divBdr>
    </w:div>
    <w:div w:id="342366569">
      <w:bodyDiv w:val="1"/>
      <w:marLeft w:val="0"/>
      <w:marRight w:val="0"/>
      <w:marTop w:val="0"/>
      <w:marBottom w:val="0"/>
      <w:divBdr>
        <w:top w:val="none" w:sz="0" w:space="0" w:color="auto"/>
        <w:left w:val="none" w:sz="0" w:space="0" w:color="auto"/>
        <w:bottom w:val="none" w:sz="0" w:space="0" w:color="auto"/>
        <w:right w:val="none" w:sz="0" w:space="0" w:color="auto"/>
      </w:divBdr>
    </w:div>
    <w:div w:id="344551490">
      <w:bodyDiv w:val="1"/>
      <w:marLeft w:val="0"/>
      <w:marRight w:val="0"/>
      <w:marTop w:val="0"/>
      <w:marBottom w:val="0"/>
      <w:divBdr>
        <w:top w:val="none" w:sz="0" w:space="0" w:color="auto"/>
        <w:left w:val="none" w:sz="0" w:space="0" w:color="auto"/>
        <w:bottom w:val="none" w:sz="0" w:space="0" w:color="auto"/>
        <w:right w:val="none" w:sz="0" w:space="0" w:color="auto"/>
      </w:divBdr>
    </w:div>
    <w:div w:id="344942271">
      <w:bodyDiv w:val="1"/>
      <w:marLeft w:val="0"/>
      <w:marRight w:val="0"/>
      <w:marTop w:val="0"/>
      <w:marBottom w:val="0"/>
      <w:divBdr>
        <w:top w:val="none" w:sz="0" w:space="0" w:color="auto"/>
        <w:left w:val="none" w:sz="0" w:space="0" w:color="auto"/>
        <w:bottom w:val="none" w:sz="0" w:space="0" w:color="auto"/>
        <w:right w:val="none" w:sz="0" w:space="0" w:color="auto"/>
      </w:divBdr>
    </w:div>
    <w:div w:id="345056476">
      <w:bodyDiv w:val="1"/>
      <w:marLeft w:val="0"/>
      <w:marRight w:val="0"/>
      <w:marTop w:val="0"/>
      <w:marBottom w:val="0"/>
      <w:divBdr>
        <w:top w:val="none" w:sz="0" w:space="0" w:color="auto"/>
        <w:left w:val="none" w:sz="0" w:space="0" w:color="auto"/>
        <w:bottom w:val="none" w:sz="0" w:space="0" w:color="auto"/>
        <w:right w:val="none" w:sz="0" w:space="0" w:color="auto"/>
      </w:divBdr>
    </w:div>
    <w:div w:id="346830646">
      <w:bodyDiv w:val="1"/>
      <w:marLeft w:val="0"/>
      <w:marRight w:val="0"/>
      <w:marTop w:val="0"/>
      <w:marBottom w:val="0"/>
      <w:divBdr>
        <w:top w:val="none" w:sz="0" w:space="0" w:color="auto"/>
        <w:left w:val="none" w:sz="0" w:space="0" w:color="auto"/>
        <w:bottom w:val="none" w:sz="0" w:space="0" w:color="auto"/>
        <w:right w:val="none" w:sz="0" w:space="0" w:color="auto"/>
      </w:divBdr>
    </w:div>
    <w:div w:id="350226774">
      <w:bodyDiv w:val="1"/>
      <w:marLeft w:val="0"/>
      <w:marRight w:val="0"/>
      <w:marTop w:val="0"/>
      <w:marBottom w:val="0"/>
      <w:divBdr>
        <w:top w:val="none" w:sz="0" w:space="0" w:color="auto"/>
        <w:left w:val="none" w:sz="0" w:space="0" w:color="auto"/>
        <w:bottom w:val="none" w:sz="0" w:space="0" w:color="auto"/>
        <w:right w:val="none" w:sz="0" w:space="0" w:color="auto"/>
      </w:divBdr>
    </w:div>
    <w:div w:id="351952337">
      <w:bodyDiv w:val="1"/>
      <w:marLeft w:val="0"/>
      <w:marRight w:val="0"/>
      <w:marTop w:val="0"/>
      <w:marBottom w:val="0"/>
      <w:divBdr>
        <w:top w:val="none" w:sz="0" w:space="0" w:color="auto"/>
        <w:left w:val="none" w:sz="0" w:space="0" w:color="auto"/>
        <w:bottom w:val="none" w:sz="0" w:space="0" w:color="auto"/>
        <w:right w:val="none" w:sz="0" w:space="0" w:color="auto"/>
      </w:divBdr>
    </w:div>
    <w:div w:id="352415887">
      <w:bodyDiv w:val="1"/>
      <w:marLeft w:val="0"/>
      <w:marRight w:val="0"/>
      <w:marTop w:val="0"/>
      <w:marBottom w:val="0"/>
      <w:divBdr>
        <w:top w:val="none" w:sz="0" w:space="0" w:color="auto"/>
        <w:left w:val="none" w:sz="0" w:space="0" w:color="auto"/>
        <w:bottom w:val="none" w:sz="0" w:space="0" w:color="auto"/>
        <w:right w:val="none" w:sz="0" w:space="0" w:color="auto"/>
      </w:divBdr>
    </w:div>
    <w:div w:id="354038952">
      <w:bodyDiv w:val="1"/>
      <w:marLeft w:val="0"/>
      <w:marRight w:val="0"/>
      <w:marTop w:val="0"/>
      <w:marBottom w:val="0"/>
      <w:divBdr>
        <w:top w:val="none" w:sz="0" w:space="0" w:color="auto"/>
        <w:left w:val="none" w:sz="0" w:space="0" w:color="auto"/>
        <w:bottom w:val="none" w:sz="0" w:space="0" w:color="auto"/>
        <w:right w:val="none" w:sz="0" w:space="0" w:color="auto"/>
      </w:divBdr>
    </w:div>
    <w:div w:id="355079694">
      <w:bodyDiv w:val="1"/>
      <w:marLeft w:val="0"/>
      <w:marRight w:val="0"/>
      <w:marTop w:val="0"/>
      <w:marBottom w:val="0"/>
      <w:divBdr>
        <w:top w:val="none" w:sz="0" w:space="0" w:color="auto"/>
        <w:left w:val="none" w:sz="0" w:space="0" w:color="auto"/>
        <w:bottom w:val="none" w:sz="0" w:space="0" w:color="auto"/>
        <w:right w:val="none" w:sz="0" w:space="0" w:color="auto"/>
      </w:divBdr>
    </w:div>
    <w:div w:id="358429327">
      <w:bodyDiv w:val="1"/>
      <w:marLeft w:val="0"/>
      <w:marRight w:val="0"/>
      <w:marTop w:val="0"/>
      <w:marBottom w:val="0"/>
      <w:divBdr>
        <w:top w:val="none" w:sz="0" w:space="0" w:color="auto"/>
        <w:left w:val="none" w:sz="0" w:space="0" w:color="auto"/>
        <w:bottom w:val="none" w:sz="0" w:space="0" w:color="auto"/>
        <w:right w:val="none" w:sz="0" w:space="0" w:color="auto"/>
      </w:divBdr>
    </w:div>
    <w:div w:id="358431408">
      <w:bodyDiv w:val="1"/>
      <w:marLeft w:val="0"/>
      <w:marRight w:val="0"/>
      <w:marTop w:val="0"/>
      <w:marBottom w:val="0"/>
      <w:divBdr>
        <w:top w:val="none" w:sz="0" w:space="0" w:color="auto"/>
        <w:left w:val="none" w:sz="0" w:space="0" w:color="auto"/>
        <w:bottom w:val="none" w:sz="0" w:space="0" w:color="auto"/>
        <w:right w:val="none" w:sz="0" w:space="0" w:color="auto"/>
      </w:divBdr>
    </w:div>
    <w:div w:id="358511840">
      <w:bodyDiv w:val="1"/>
      <w:marLeft w:val="0"/>
      <w:marRight w:val="0"/>
      <w:marTop w:val="0"/>
      <w:marBottom w:val="0"/>
      <w:divBdr>
        <w:top w:val="none" w:sz="0" w:space="0" w:color="auto"/>
        <w:left w:val="none" w:sz="0" w:space="0" w:color="auto"/>
        <w:bottom w:val="none" w:sz="0" w:space="0" w:color="auto"/>
        <w:right w:val="none" w:sz="0" w:space="0" w:color="auto"/>
      </w:divBdr>
    </w:div>
    <w:div w:id="358623635">
      <w:bodyDiv w:val="1"/>
      <w:marLeft w:val="0"/>
      <w:marRight w:val="0"/>
      <w:marTop w:val="0"/>
      <w:marBottom w:val="0"/>
      <w:divBdr>
        <w:top w:val="none" w:sz="0" w:space="0" w:color="auto"/>
        <w:left w:val="none" w:sz="0" w:space="0" w:color="auto"/>
        <w:bottom w:val="none" w:sz="0" w:space="0" w:color="auto"/>
        <w:right w:val="none" w:sz="0" w:space="0" w:color="auto"/>
      </w:divBdr>
    </w:div>
    <w:div w:id="359821723">
      <w:bodyDiv w:val="1"/>
      <w:marLeft w:val="0"/>
      <w:marRight w:val="0"/>
      <w:marTop w:val="0"/>
      <w:marBottom w:val="0"/>
      <w:divBdr>
        <w:top w:val="none" w:sz="0" w:space="0" w:color="auto"/>
        <w:left w:val="none" w:sz="0" w:space="0" w:color="auto"/>
        <w:bottom w:val="none" w:sz="0" w:space="0" w:color="auto"/>
        <w:right w:val="none" w:sz="0" w:space="0" w:color="auto"/>
      </w:divBdr>
    </w:div>
    <w:div w:id="360252563">
      <w:bodyDiv w:val="1"/>
      <w:marLeft w:val="0"/>
      <w:marRight w:val="0"/>
      <w:marTop w:val="0"/>
      <w:marBottom w:val="0"/>
      <w:divBdr>
        <w:top w:val="none" w:sz="0" w:space="0" w:color="auto"/>
        <w:left w:val="none" w:sz="0" w:space="0" w:color="auto"/>
        <w:bottom w:val="none" w:sz="0" w:space="0" w:color="auto"/>
        <w:right w:val="none" w:sz="0" w:space="0" w:color="auto"/>
      </w:divBdr>
    </w:div>
    <w:div w:id="361714485">
      <w:bodyDiv w:val="1"/>
      <w:marLeft w:val="0"/>
      <w:marRight w:val="0"/>
      <w:marTop w:val="0"/>
      <w:marBottom w:val="0"/>
      <w:divBdr>
        <w:top w:val="none" w:sz="0" w:space="0" w:color="auto"/>
        <w:left w:val="none" w:sz="0" w:space="0" w:color="auto"/>
        <w:bottom w:val="none" w:sz="0" w:space="0" w:color="auto"/>
        <w:right w:val="none" w:sz="0" w:space="0" w:color="auto"/>
      </w:divBdr>
    </w:div>
    <w:div w:id="362562672">
      <w:bodyDiv w:val="1"/>
      <w:marLeft w:val="0"/>
      <w:marRight w:val="0"/>
      <w:marTop w:val="0"/>
      <w:marBottom w:val="0"/>
      <w:divBdr>
        <w:top w:val="none" w:sz="0" w:space="0" w:color="auto"/>
        <w:left w:val="none" w:sz="0" w:space="0" w:color="auto"/>
        <w:bottom w:val="none" w:sz="0" w:space="0" w:color="auto"/>
        <w:right w:val="none" w:sz="0" w:space="0" w:color="auto"/>
      </w:divBdr>
    </w:div>
    <w:div w:id="363219245">
      <w:bodyDiv w:val="1"/>
      <w:marLeft w:val="0"/>
      <w:marRight w:val="0"/>
      <w:marTop w:val="0"/>
      <w:marBottom w:val="0"/>
      <w:divBdr>
        <w:top w:val="none" w:sz="0" w:space="0" w:color="auto"/>
        <w:left w:val="none" w:sz="0" w:space="0" w:color="auto"/>
        <w:bottom w:val="none" w:sz="0" w:space="0" w:color="auto"/>
        <w:right w:val="none" w:sz="0" w:space="0" w:color="auto"/>
      </w:divBdr>
    </w:div>
    <w:div w:id="363407005">
      <w:bodyDiv w:val="1"/>
      <w:marLeft w:val="0"/>
      <w:marRight w:val="0"/>
      <w:marTop w:val="0"/>
      <w:marBottom w:val="0"/>
      <w:divBdr>
        <w:top w:val="none" w:sz="0" w:space="0" w:color="auto"/>
        <w:left w:val="none" w:sz="0" w:space="0" w:color="auto"/>
        <w:bottom w:val="none" w:sz="0" w:space="0" w:color="auto"/>
        <w:right w:val="none" w:sz="0" w:space="0" w:color="auto"/>
      </w:divBdr>
    </w:div>
    <w:div w:id="364982945">
      <w:bodyDiv w:val="1"/>
      <w:marLeft w:val="0"/>
      <w:marRight w:val="0"/>
      <w:marTop w:val="0"/>
      <w:marBottom w:val="0"/>
      <w:divBdr>
        <w:top w:val="none" w:sz="0" w:space="0" w:color="auto"/>
        <w:left w:val="none" w:sz="0" w:space="0" w:color="auto"/>
        <w:bottom w:val="none" w:sz="0" w:space="0" w:color="auto"/>
        <w:right w:val="none" w:sz="0" w:space="0" w:color="auto"/>
      </w:divBdr>
    </w:div>
    <w:div w:id="365714147">
      <w:bodyDiv w:val="1"/>
      <w:marLeft w:val="0"/>
      <w:marRight w:val="0"/>
      <w:marTop w:val="0"/>
      <w:marBottom w:val="0"/>
      <w:divBdr>
        <w:top w:val="none" w:sz="0" w:space="0" w:color="auto"/>
        <w:left w:val="none" w:sz="0" w:space="0" w:color="auto"/>
        <w:bottom w:val="none" w:sz="0" w:space="0" w:color="auto"/>
        <w:right w:val="none" w:sz="0" w:space="0" w:color="auto"/>
      </w:divBdr>
    </w:div>
    <w:div w:id="366762501">
      <w:bodyDiv w:val="1"/>
      <w:marLeft w:val="0"/>
      <w:marRight w:val="0"/>
      <w:marTop w:val="0"/>
      <w:marBottom w:val="0"/>
      <w:divBdr>
        <w:top w:val="none" w:sz="0" w:space="0" w:color="auto"/>
        <w:left w:val="none" w:sz="0" w:space="0" w:color="auto"/>
        <w:bottom w:val="none" w:sz="0" w:space="0" w:color="auto"/>
        <w:right w:val="none" w:sz="0" w:space="0" w:color="auto"/>
      </w:divBdr>
    </w:div>
    <w:div w:id="366954506">
      <w:bodyDiv w:val="1"/>
      <w:marLeft w:val="0"/>
      <w:marRight w:val="0"/>
      <w:marTop w:val="0"/>
      <w:marBottom w:val="0"/>
      <w:divBdr>
        <w:top w:val="none" w:sz="0" w:space="0" w:color="auto"/>
        <w:left w:val="none" w:sz="0" w:space="0" w:color="auto"/>
        <w:bottom w:val="none" w:sz="0" w:space="0" w:color="auto"/>
        <w:right w:val="none" w:sz="0" w:space="0" w:color="auto"/>
      </w:divBdr>
    </w:div>
    <w:div w:id="367026421">
      <w:bodyDiv w:val="1"/>
      <w:marLeft w:val="0"/>
      <w:marRight w:val="0"/>
      <w:marTop w:val="0"/>
      <w:marBottom w:val="0"/>
      <w:divBdr>
        <w:top w:val="none" w:sz="0" w:space="0" w:color="auto"/>
        <w:left w:val="none" w:sz="0" w:space="0" w:color="auto"/>
        <w:bottom w:val="none" w:sz="0" w:space="0" w:color="auto"/>
        <w:right w:val="none" w:sz="0" w:space="0" w:color="auto"/>
      </w:divBdr>
    </w:div>
    <w:div w:id="368381520">
      <w:bodyDiv w:val="1"/>
      <w:marLeft w:val="0"/>
      <w:marRight w:val="0"/>
      <w:marTop w:val="0"/>
      <w:marBottom w:val="0"/>
      <w:divBdr>
        <w:top w:val="none" w:sz="0" w:space="0" w:color="auto"/>
        <w:left w:val="none" w:sz="0" w:space="0" w:color="auto"/>
        <w:bottom w:val="none" w:sz="0" w:space="0" w:color="auto"/>
        <w:right w:val="none" w:sz="0" w:space="0" w:color="auto"/>
      </w:divBdr>
    </w:div>
    <w:div w:id="368653587">
      <w:bodyDiv w:val="1"/>
      <w:marLeft w:val="0"/>
      <w:marRight w:val="0"/>
      <w:marTop w:val="0"/>
      <w:marBottom w:val="0"/>
      <w:divBdr>
        <w:top w:val="none" w:sz="0" w:space="0" w:color="auto"/>
        <w:left w:val="none" w:sz="0" w:space="0" w:color="auto"/>
        <w:bottom w:val="none" w:sz="0" w:space="0" w:color="auto"/>
        <w:right w:val="none" w:sz="0" w:space="0" w:color="auto"/>
      </w:divBdr>
    </w:div>
    <w:div w:id="369573583">
      <w:bodyDiv w:val="1"/>
      <w:marLeft w:val="0"/>
      <w:marRight w:val="0"/>
      <w:marTop w:val="0"/>
      <w:marBottom w:val="0"/>
      <w:divBdr>
        <w:top w:val="none" w:sz="0" w:space="0" w:color="auto"/>
        <w:left w:val="none" w:sz="0" w:space="0" w:color="auto"/>
        <w:bottom w:val="none" w:sz="0" w:space="0" w:color="auto"/>
        <w:right w:val="none" w:sz="0" w:space="0" w:color="auto"/>
      </w:divBdr>
    </w:div>
    <w:div w:id="369841539">
      <w:bodyDiv w:val="1"/>
      <w:marLeft w:val="0"/>
      <w:marRight w:val="0"/>
      <w:marTop w:val="0"/>
      <w:marBottom w:val="0"/>
      <w:divBdr>
        <w:top w:val="none" w:sz="0" w:space="0" w:color="auto"/>
        <w:left w:val="none" w:sz="0" w:space="0" w:color="auto"/>
        <w:bottom w:val="none" w:sz="0" w:space="0" w:color="auto"/>
        <w:right w:val="none" w:sz="0" w:space="0" w:color="auto"/>
      </w:divBdr>
    </w:div>
    <w:div w:id="370496879">
      <w:bodyDiv w:val="1"/>
      <w:marLeft w:val="0"/>
      <w:marRight w:val="0"/>
      <w:marTop w:val="0"/>
      <w:marBottom w:val="0"/>
      <w:divBdr>
        <w:top w:val="none" w:sz="0" w:space="0" w:color="auto"/>
        <w:left w:val="none" w:sz="0" w:space="0" w:color="auto"/>
        <w:bottom w:val="none" w:sz="0" w:space="0" w:color="auto"/>
        <w:right w:val="none" w:sz="0" w:space="0" w:color="auto"/>
      </w:divBdr>
    </w:div>
    <w:div w:id="370813251">
      <w:bodyDiv w:val="1"/>
      <w:marLeft w:val="0"/>
      <w:marRight w:val="0"/>
      <w:marTop w:val="0"/>
      <w:marBottom w:val="0"/>
      <w:divBdr>
        <w:top w:val="none" w:sz="0" w:space="0" w:color="auto"/>
        <w:left w:val="none" w:sz="0" w:space="0" w:color="auto"/>
        <w:bottom w:val="none" w:sz="0" w:space="0" w:color="auto"/>
        <w:right w:val="none" w:sz="0" w:space="0" w:color="auto"/>
      </w:divBdr>
    </w:div>
    <w:div w:id="372972876">
      <w:bodyDiv w:val="1"/>
      <w:marLeft w:val="0"/>
      <w:marRight w:val="0"/>
      <w:marTop w:val="0"/>
      <w:marBottom w:val="0"/>
      <w:divBdr>
        <w:top w:val="none" w:sz="0" w:space="0" w:color="auto"/>
        <w:left w:val="none" w:sz="0" w:space="0" w:color="auto"/>
        <w:bottom w:val="none" w:sz="0" w:space="0" w:color="auto"/>
        <w:right w:val="none" w:sz="0" w:space="0" w:color="auto"/>
      </w:divBdr>
    </w:div>
    <w:div w:id="374014336">
      <w:bodyDiv w:val="1"/>
      <w:marLeft w:val="0"/>
      <w:marRight w:val="0"/>
      <w:marTop w:val="0"/>
      <w:marBottom w:val="0"/>
      <w:divBdr>
        <w:top w:val="none" w:sz="0" w:space="0" w:color="auto"/>
        <w:left w:val="none" w:sz="0" w:space="0" w:color="auto"/>
        <w:bottom w:val="none" w:sz="0" w:space="0" w:color="auto"/>
        <w:right w:val="none" w:sz="0" w:space="0" w:color="auto"/>
      </w:divBdr>
    </w:div>
    <w:div w:id="374161481">
      <w:bodyDiv w:val="1"/>
      <w:marLeft w:val="0"/>
      <w:marRight w:val="0"/>
      <w:marTop w:val="0"/>
      <w:marBottom w:val="0"/>
      <w:divBdr>
        <w:top w:val="none" w:sz="0" w:space="0" w:color="auto"/>
        <w:left w:val="none" w:sz="0" w:space="0" w:color="auto"/>
        <w:bottom w:val="none" w:sz="0" w:space="0" w:color="auto"/>
        <w:right w:val="none" w:sz="0" w:space="0" w:color="auto"/>
      </w:divBdr>
    </w:div>
    <w:div w:id="374357966">
      <w:bodyDiv w:val="1"/>
      <w:marLeft w:val="0"/>
      <w:marRight w:val="0"/>
      <w:marTop w:val="0"/>
      <w:marBottom w:val="0"/>
      <w:divBdr>
        <w:top w:val="none" w:sz="0" w:space="0" w:color="auto"/>
        <w:left w:val="none" w:sz="0" w:space="0" w:color="auto"/>
        <w:bottom w:val="none" w:sz="0" w:space="0" w:color="auto"/>
        <w:right w:val="none" w:sz="0" w:space="0" w:color="auto"/>
      </w:divBdr>
    </w:div>
    <w:div w:id="374549011">
      <w:bodyDiv w:val="1"/>
      <w:marLeft w:val="0"/>
      <w:marRight w:val="0"/>
      <w:marTop w:val="0"/>
      <w:marBottom w:val="0"/>
      <w:divBdr>
        <w:top w:val="none" w:sz="0" w:space="0" w:color="auto"/>
        <w:left w:val="none" w:sz="0" w:space="0" w:color="auto"/>
        <w:bottom w:val="none" w:sz="0" w:space="0" w:color="auto"/>
        <w:right w:val="none" w:sz="0" w:space="0" w:color="auto"/>
      </w:divBdr>
    </w:div>
    <w:div w:id="375662886">
      <w:bodyDiv w:val="1"/>
      <w:marLeft w:val="0"/>
      <w:marRight w:val="0"/>
      <w:marTop w:val="0"/>
      <w:marBottom w:val="0"/>
      <w:divBdr>
        <w:top w:val="none" w:sz="0" w:space="0" w:color="auto"/>
        <w:left w:val="none" w:sz="0" w:space="0" w:color="auto"/>
        <w:bottom w:val="none" w:sz="0" w:space="0" w:color="auto"/>
        <w:right w:val="none" w:sz="0" w:space="0" w:color="auto"/>
      </w:divBdr>
    </w:div>
    <w:div w:id="376583811">
      <w:bodyDiv w:val="1"/>
      <w:marLeft w:val="0"/>
      <w:marRight w:val="0"/>
      <w:marTop w:val="0"/>
      <w:marBottom w:val="0"/>
      <w:divBdr>
        <w:top w:val="none" w:sz="0" w:space="0" w:color="auto"/>
        <w:left w:val="none" w:sz="0" w:space="0" w:color="auto"/>
        <w:bottom w:val="none" w:sz="0" w:space="0" w:color="auto"/>
        <w:right w:val="none" w:sz="0" w:space="0" w:color="auto"/>
      </w:divBdr>
    </w:div>
    <w:div w:id="376858049">
      <w:bodyDiv w:val="1"/>
      <w:marLeft w:val="0"/>
      <w:marRight w:val="0"/>
      <w:marTop w:val="0"/>
      <w:marBottom w:val="0"/>
      <w:divBdr>
        <w:top w:val="none" w:sz="0" w:space="0" w:color="auto"/>
        <w:left w:val="none" w:sz="0" w:space="0" w:color="auto"/>
        <w:bottom w:val="none" w:sz="0" w:space="0" w:color="auto"/>
        <w:right w:val="none" w:sz="0" w:space="0" w:color="auto"/>
      </w:divBdr>
    </w:div>
    <w:div w:id="378018204">
      <w:bodyDiv w:val="1"/>
      <w:marLeft w:val="0"/>
      <w:marRight w:val="0"/>
      <w:marTop w:val="0"/>
      <w:marBottom w:val="0"/>
      <w:divBdr>
        <w:top w:val="none" w:sz="0" w:space="0" w:color="auto"/>
        <w:left w:val="none" w:sz="0" w:space="0" w:color="auto"/>
        <w:bottom w:val="none" w:sz="0" w:space="0" w:color="auto"/>
        <w:right w:val="none" w:sz="0" w:space="0" w:color="auto"/>
      </w:divBdr>
    </w:div>
    <w:div w:id="378018516">
      <w:bodyDiv w:val="1"/>
      <w:marLeft w:val="0"/>
      <w:marRight w:val="0"/>
      <w:marTop w:val="0"/>
      <w:marBottom w:val="0"/>
      <w:divBdr>
        <w:top w:val="none" w:sz="0" w:space="0" w:color="auto"/>
        <w:left w:val="none" w:sz="0" w:space="0" w:color="auto"/>
        <w:bottom w:val="none" w:sz="0" w:space="0" w:color="auto"/>
        <w:right w:val="none" w:sz="0" w:space="0" w:color="auto"/>
      </w:divBdr>
    </w:div>
    <w:div w:id="379060441">
      <w:bodyDiv w:val="1"/>
      <w:marLeft w:val="0"/>
      <w:marRight w:val="0"/>
      <w:marTop w:val="0"/>
      <w:marBottom w:val="0"/>
      <w:divBdr>
        <w:top w:val="none" w:sz="0" w:space="0" w:color="auto"/>
        <w:left w:val="none" w:sz="0" w:space="0" w:color="auto"/>
        <w:bottom w:val="none" w:sz="0" w:space="0" w:color="auto"/>
        <w:right w:val="none" w:sz="0" w:space="0" w:color="auto"/>
      </w:divBdr>
    </w:div>
    <w:div w:id="379399063">
      <w:bodyDiv w:val="1"/>
      <w:marLeft w:val="0"/>
      <w:marRight w:val="0"/>
      <w:marTop w:val="0"/>
      <w:marBottom w:val="0"/>
      <w:divBdr>
        <w:top w:val="none" w:sz="0" w:space="0" w:color="auto"/>
        <w:left w:val="none" w:sz="0" w:space="0" w:color="auto"/>
        <w:bottom w:val="none" w:sz="0" w:space="0" w:color="auto"/>
        <w:right w:val="none" w:sz="0" w:space="0" w:color="auto"/>
      </w:divBdr>
    </w:div>
    <w:div w:id="381295505">
      <w:bodyDiv w:val="1"/>
      <w:marLeft w:val="0"/>
      <w:marRight w:val="0"/>
      <w:marTop w:val="0"/>
      <w:marBottom w:val="0"/>
      <w:divBdr>
        <w:top w:val="none" w:sz="0" w:space="0" w:color="auto"/>
        <w:left w:val="none" w:sz="0" w:space="0" w:color="auto"/>
        <w:bottom w:val="none" w:sz="0" w:space="0" w:color="auto"/>
        <w:right w:val="none" w:sz="0" w:space="0" w:color="auto"/>
      </w:divBdr>
    </w:div>
    <w:div w:id="382490505">
      <w:bodyDiv w:val="1"/>
      <w:marLeft w:val="0"/>
      <w:marRight w:val="0"/>
      <w:marTop w:val="0"/>
      <w:marBottom w:val="0"/>
      <w:divBdr>
        <w:top w:val="none" w:sz="0" w:space="0" w:color="auto"/>
        <w:left w:val="none" w:sz="0" w:space="0" w:color="auto"/>
        <w:bottom w:val="none" w:sz="0" w:space="0" w:color="auto"/>
        <w:right w:val="none" w:sz="0" w:space="0" w:color="auto"/>
      </w:divBdr>
    </w:div>
    <w:div w:id="382870922">
      <w:bodyDiv w:val="1"/>
      <w:marLeft w:val="0"/>
      <w:marRight w:val="0"/>
      <w:marTop w:val="0"/>
      <w:marBottom w:val="0"/>
      <w:divBdr>
        <w:top w:val="none" w:sz="0" w:space="0" w:color="auto"/>
        <w:left w:val="none" w:sz="0" w:space="0" w:color="auto"/>
        <w:bottom w:val="none" w:sz="0" w:space="0" w:color="auto"/>
        <w:right w:val="none" w:sz="0" w:space="0" w:color="auto"/>
      </w:divBdr>
    </w:div>
    <w:div w:id="383212100">
      <w:bodyDiv w:val="1"/>
      <w:marLeft w:val="0"/>
      <w:marRight w:val="0"/>
      <w:marTop w:val="0"/>
      <w:marBottom w:val="0"/>
      <w:divBdr>
        <w:top w:val="none" w:sz="0" w:space="0" w:color="auto"/>
        <w:left w:val="none" w:sz="0" w:space="0" w:color="auto"/>
        <w:bottom w:val="none" w:sz="0" w:space="0" w:color="auto"/>
        <w:right w:val="none" w:sz="0" w:space="0" w:color="auto"/>
      </w:divBdr>
    </w:div>
    <w:div w:id="383673784">
      <w:bodyDiv w:val="1"/>
      <w:marLeft w:val="0"/>
      <w:marRight w:val="0"/>
      <w:marTop w:val="0"/>
      <w:marBottom w:val="0"/>
      <w:divBdr>
        <w:top w:val="none" w:sz="0" w:space="0" w:color="auto"/>
        <w:left w:val="none" w:sz="0" w:space="0" w:color="auto"/>
        <w:bottom w:val="none" w:sz="0" w:space="0" w:color="auto"/>
        <w:right w:val="none" w:sz="0" w:space="0" w:color="auto"/>
      </w:divBdr>
    </w:div>
    <w:div w:id="385177767">
      <w:bodyDiv w:val="1"/>
      <w:marLeft w:val="0"/>
      <w:marRight w:val="0"/>
      <w:marTop w:val="0"/>
      <w:marBottom w:val="0"/>
      <w:divBdr>
        <w:top w:val="none" w:sz="0" w:space="0" w:color="auto"/>
        <w:left w:val="none" w:sz="0" w:space="0" w:color="auto"/>
        <w:bottom w:val="none" w:sz="0" w:space="0" w:color="auto"/>
        <w:right w:val="none" w:sz="0" w:space="0" w:color="auto"/>
      </w:divBdr>
    </w:div>
    <w:div w:id="386152285">
      <w:bodyDiv w:val="1"/>
      <w:marLeft w:val="0"/>
      <w:marRight w:val="0"/>
      <w:marTop w:val="0"/>
      <w:marBottom w:val="0"/>
      <w:divBdr>
        <w:top w:val="none" w:sz="0" w:space="0" w:color="auto"/>
        <w:left w:val="none" w:sz="0" w:space="0" w:color="auto"/>
        <w:bottom w:val="none" w:sz="0" w:space="0" w:color="auto"/>
        <w:right w:val="none" w:sz="0" w:space="0" w:color="auto"/>
      </w:divBdr>
    </w:div>
    <w:div w:id="387151500">
      <w:bodyDiv w:val="1"/>
      <w:marLeft w:val="0"/>
      <w:marRight w:val="0"/>
      <w:marTop w:val="0"/>
      <w:marBottom w:val="0"/>
      <w:divBdr>
        <w:top w:val="none" w:sz="0" w:space="0" w:color="auto"/>
        <w:left w:val="none" w:sz="0" w:space="0" w:color="auto"/>
        <w:bottom w:val="none" w:sz="0" w:space="0" w:color="auto"/>
        <w:right w:val="none" w:sz="0" w:space="0" w:color="auto"/>
      </w:divBdr>
    </w:div>
    <w:div w:id="389621622">
      <w:bodyDiv w:val="1"/>
      <w:marLeft w:val="0"/>
      <w:marRight w:val="0"/>
      <w:marTop w:val="0"/>
      <w:marBottom w:val="0"/>
      <w:divBdr>
        <w:top w:val="none" w:sz="0" w:space="0" w:color="auto"/>
        <w:left w:val="none" w:sz="0" w:space="0" w:color="auto"/>
        <w:bottom w:val="none" w:sz="0" w:space="0" w:color="auto"/>
        <w:right w:val="none" w:sz="0" w:space="0" w:color="auto"/>
      </w:divBdr>
    </w:div>
    <w:div w:id="389959265">
      <w:bodyDiv w:val="1"/>
      <w:marLeft w:val="0"/>
      <w:marRight w:val="0"/>
      <w:marTop w:val="0"/>
      <w:marBottom w:val="0"/>
      <w:divBdr>
        <w:top w:val="none" w:sz="0" w:space="0" w:color="auto"/>
        <w:left w:val="none" w:sz="0" w:space="0" w:color="auto"/>
        <w:bottom w:val="none" w:sz="0" w:space="0" w:color="auto"/>
        <w:right w:val="none" w:sz="0" w:space="0" w:color="auto"/>
      </w:divBdr>
    </w:div>
    <w:div w:id="389967086">
      <w:bodyDiv w:val="1"/>
      <w:marLeft w:val="0"/>
      <w:marRight w:val="0"/>
      <w:marTop w:val="0"/>
      <w:marBottom w:val="0"/>
      <w:divBdr>
        <w:top w:val="none" w:sz="0" w:space="0" w:color="auto"/>
        <w:left w:val="none" w:sz="0" w:space="0" w:color="auto"/>
        <w:bottom w:val="none" w:sz="0" w:space="0" w:color="auto"/>
        <w:right w:val="none" w:sz="0" w:space="0" w:color="auto"/>
      </w:divBdr>
    </w:div>
    <w:div w:id="390232981">
      <w:bodyDiv w:val="1"/>
      <w:marLeft w:val="0"/>
      <w:marRight w:val="0"/>
      <w:marTop w:val="0"/>
      <w:marBottom w:val="0"/>
      <w:divBdr>
        <w:top w:val="none" w:sz="0" w:space="0" w:color="auto"/>
        <w:left w:val="none" w:sz="0" w:space="0" w:color="auto"/>
        <w:bottom w:val="none" w:sz="0" w:space="0" w:color="auto"/>
        <w:right w:val="none" w:sz="0" w:space="0" w:color="auto"/>
      </w:divBdr>
    </w:div>
    <w:div w:id="390421568">
      <w:bodyDiv w:val="1"/>
      <w:marLeft w:val="0"/>
      <w:marRight w:val="0"/>
      <w:marTop w:val="0"/>
      <w:marBottom w:val="0"/>
      <w:divBdr>
        <w:top w:val="none" w:sz="0" w:space="0" w:color="auto"/>
        <w:left w:val="none" w:sz="0" w:space="0" w:color="auto"/>
        <w:bottom w:val="none" w:sz="0" w:space="0" w:color="auto"/>
        <w:right w:val="none" w:sz="0" w:space="0" w:color="auto"/>
      </w:divBdr>
    </w:div>
    <w:div w:id="390424240">
      <w:bodyDiv w:val="1"/>
      <w:marLeft w:val="0"/>
      <w:marRight w:val="0"/>
      <w:marTop w:val="0"/>
      <w:marBottom w:val="0"/>
      <w:divBdr>
        <w:top w:val="none" w:sz="0" w:space="0" w:color="auto"/>
        <w:left w:val="none" w:sz="0" w:space="0" w:color="auto"/>
        <w:bottom w:val="none" w:sz="0" w:space="0" w:color="auto"/>
        <w:right w:val="none" w:sz="0" w:space="0" w:color="auto"/>
      </w:divBdr>
    </w:div>
    <w:div w:id="390814341">
      <w:bodyDiv w:val="1"/>
      <w:marLeft w:val="0"/>
      <w:marRight w:val="0"/>
      <w:marTop w:val="0"/>
      <w:marBottom w:val="0"/>
      <w:divBdr>
        <w:top w:val="none" w:sz="0" w:space="0" w:color="auto"/>
        <w:left w:val="none" w:sz="0" w:space="0" w:color="auto"/>
        <w:bottom w:val="none" w:sz="0" w:space="0" w:color="auto"/>
        <w:right w:val="none" w:sz="0" w:space="0" w:color="auto"/>
      </w:divBdr>
    </w:div>
    <w:div w:id="390930654">
      <w:bodyDiv w:val="1"/>
      <w:marLeft w:val="0"/>
      <w:marRight w:val="0"/>
      <w:marTop w:val="0"/>
      <w:marBottom w:val="0"/>
      <w:divBdr>
        <w:top w:val="none" w:sz="0" w:space="0" w:color="auto"/>
        <w:left w:val="none" w:sz="0" w:space="0" w:color="auto"/>
        <w:bottom w:val="none" w:sz="0" w:space="0" w:color="auto"/>
        <w:right w:val="none" w:sz="0" w:space="0" w:color="auto"/>
      </w:divBdr>
    </w:div>
    <w:div w:id="392050062">
      <w:bodyDiv w:val="1"/>
      <w:marLeft w:val="0"/>
      <w:marRight w:val="0"/>
      <w:marTop w:val="0"/>
      <w:marBottom w:val="0"/>
      <w:divBdr>
        <w:top w:val="none" w:sz="0" w:space="0" w:color="auto"/>
        <w:left w:val="none" w:sz="0" w:space="0" w:color="auto"/>
        <w:bottom w:val="none" w:sz="0" w:space="0" w:color="auto"/>
        <w:right w:val="none" w:sz="0" w:space="0" w:color="auto"/>
      </w:divBdr>
    </w:div>
    <w:div w:id="393357923">
      <w:bodyDiv w:val="1"/>
      <w:marLeft w:val="0"/>
      <w:marRight w:val="0"/>
      <w:marTop w:val="0"/>
      <w:marBottom w:val="0"/>
      <w:divBdr>
        <w:top w:val="none" w:sz="0" w:space="0" w:color="auto"/>
        <w:left w:val="none" w:sz="0" w:space="0" w:color="auto"/>
        <w:bottom w:val="none" w:sz="0" w:space="0" w:color="auto"/>
        <w:right w:val="none" w:sz="0" w:space="0" w:color="auto"/>
      </w:divBdr>
    </w:div>
    <w:div w:id="393554232">
      <w:bodyDiv w:val="1"/>
      <w:marLeft w:val="0"/>
      <w:marRight w:val="0"/>
      <w:marTop w:val="0"/>
      <w:marBottom w:val="0"/>
      <w:divBdr>
        <w:top w:val="none" w:sz="0" w:space="0" w:color="auto"/>
        <w:left w:val="none" w:sz="0" w:space="0" w:color="auto"/>
        <w:bottom w:val="none" w:sz="0" w:space="0" w:color="auto"/>
        <w:right w:val="none" w:sz="0" w:space="0" w:color="auto"/>
      </w:divBdr>
    </w:div>
    <w:div w:id="395251599">
      <w:bodyDiv w:val="1"/>
      <w:marLeft w:val="0"/>
      <w:marRight w:val="0"/>
      <w:marTop w:val="0"/>
      <w:marBottom w:val="0"/>
      <w:divBdr>
        <w:top w:val="none" w:sz="0" w:space="0" w:color="auto"/>
        <w:left w:val="none" w:sz="0" w:space="0" w:color="auto"/>
        <w:bottom w:val="none" w:sz="0" w:space="0" w:color="auto"/>
        <w:right w:val="none" w:sz="0" w:space="0" w:color="auto"/>
      </w:divBdr>
    </w:div>
    <w:div w:id="395784087">
      <w:bodyDiv w:val="1"/>
      <w:marLeft w:val="0"/>
      <w:marRight w:val="0"/>
      <w:marTop w:val="0"/>
      <w:marBottom w:val="0"/>
      <w:divBdr>
        <w:top w:val="none" w:sz="0" w:space="0" w:color="auto"/>
        <w:left w:val="none" w:sz="0" w:space="0" w:color="auto"/>
        <w:bottom w:val="none" w:sz="0" w:space="0" w:color="auto"/>
        <w:right w:val="none" w:sz="0" w:space="0" w:color="auto"/>
      </w:divBdr>
    </w:div>
    <w:div w:id="396129247">
      <w:bodyDiv w:val="1"/>
      <w:marLeft w:val="0"/>
      <w:marRight w:val="0"/>
      <w:marTop w:val="0"/>
      <w:marBottom w:val="0"/>
      <w:divBdr>
        <w:top w:val="none" w:sz="0" w:space="0" w:color="auto"/>
        <w:left w:val="none" w:sz="0" w:space="0" w:color="auto"/>
        <w:bottom w:val="none" w:sz="0" w:space="0" w:color="auto"/>
        <w:right w:val="none" w:sz="0" w:space="0" w:color="auto"/>
      </w:divBdr>
    </w:div>
    <w:div w:id="396250047">
      <w:bodyDiv w:val="1"/>
      <w:marLeft w:val="0"/>
      <w:marRight w:val="0"/>
      <w:marTop w:val="0"/>
      <w:marBottom w:val="0"/>
      <w:divBdr>
        <w:top w:val="none" w:sz="0" w:space="0" w:color="auto"/>
        <w:left w:val="none" w:sz="0" w:space="0" w:color="auto"/>
        <w:bottom w:val="none" w:sz="0" w:space="0" w:color="auto"/>
        <w:right w:val="none" w:sz="0" w:space="0" w:color="auto"/>
      </w:divBdr>
    </w:div>
    <w:div w:id="399793057">
      <w:bodyDiv w:val="1"/>
      <w:marLeft w:val="0"/>
      <w:marRight w:val="0"/>
      <w:marTop w:val="0"/>
      <w:marBottom w:val="0"/>
      <w:divBdr>
        <w:top w:val="none" w:sz="0" w:space="0" w:color="auto"/>
        <w:left w:val="none" w:sz="0" w:space="0" w:color="auto"/>
        <w:bottom w:val="none" w:sz="0" w:space="0" w:color="auto"/>
        <w:right w:val="none" w:sz="0" w:space="0" w:color="auto"/>
      </w:divBdr>
    </w:div>
    <w:div w:id="401635626">
      <w:bodyDiv w:val="1"/>
      <w:marLeft w:val="0"/>
      <w:marRight w:val="0"/>
      <w:marTop w:val="0"/>
      <w:marBottom w:val="0"/>
      <w:divBdr>
        <w:top w:val="none" w:sz="0" w:space="0" w:color="auto"/>
        <w:left w:val="none" w:sz="0" w:space="0" w:color="auto"/>
        <w:bottom w:val="none" w:sz="0" w:space="0" w:color="auto"/>
        <w:right w:val="none" w:sz="0" w:space="0" w:color="auto"/>
      </w:divBdr>
    </w:div>
    <w:div w:id="403263573">
      <w:bodyDiv w:val="1"/>
      <w:marLeft w:val="0"/>
      <w:marRight w:val="0"/>
      <w:marTop w:val="0"/>
      <w:marBottom w:val="0"/>
      <w:divBdr>
        <w:top w:val="none" w:sz="0" w:space="0" w:color="auto"/>
        <w:left w:val="none" w:sz="0" w:space="0" w:color="auto"/>
        <w:bottom w:val="none" w:sz="0" w:space="0" w:color="auto"/>
        <w:right w:val="none" w:sz="0" w:space="0" w:color="auto"/>
      </w:divBdr>
    </w:div>
    <w:div w:id="404760731">
      <w:bodyDiv w:val="1"/>
      <w:marLeft w:val="0"/>
      <w:marRight w:val="0"/>
      <w:marTop w:val="0"/>
      <w:marBottom w:val="0"/>
      <w:divBdr>
        <w:top w:val="none" w:sz="0" w:space="0" w:color="auto"/>
        <w:left w:val="none" w:sz="0" w:space="0" w:color="auto"/>
        <w:bottom w:val="none" w:sz="0" w:space="0" w:color="auto"/>
        <w:right w:val="none" w:sz="0" w:space="0" w:color="auto"/>
      </w:divBdr>
    </w:div>
    <w:div w:id="404839154">
      <w:bodyDiv w:val="1"/>
      <w:marLeft w:val="0"/>
      <w:marRight w:val="0"/>
      <w:marTop w:val="0"/>
      <w:marBottom w:val="0"/>
      <w:divBdr>
        <w:top w:val="none" w:sz="0" w:space="0" w:color="auto"/>
        <w:left w:val="none" w:sz="0" w:space="0" w:color="auto"/>
        <w:bottom w:val="none" w:sz="0" w:space="0" w:color="auto"/>
        <w:right w:val="none" w:sz="0" w:space="0" w:color="auto"/>
      </w:divBdr>
    </w:div>
    <w:div w:id="405155238">
      <w:bodyDiv w:val="1"/>
      <w:marLeft w:val="0"/>
      <w:marRight w:val="0"/>
      <w:marTop w:val="0"/>
      <w:marBottom w:val="0"/>
      <w:divBdr>
        <w:top w:val="none" w:sz="0" w:space="0" w:color="auto"/>
        <w:left w:val="none" w:sz="0" w:space="0" w:color="auto"/>
        <w:bottom w:val="none" w:sz="0" w:space="0" w:color="auto"/>
        <w:right w:val="none" w:sz="0" w:space="0" w:color="auto"/>
      </w:divBdr>
    </w:div>
    <w:div w:id="407113425">
      <w:bodyDiv w:val="1"/>
      <w:marLeft w:val="0"/>
      <w:marRight w:val="0"/>
      <w:marTop w:val="0"/>
      <w:marBottom w:val="0"/>
      <w:divBdr>
        <w:top w:val="none" w:sz="0" w:space="0" w:color="auto"/>
        <w:left w:val="none" w:sz="0" w:space="0" w:color="auto"/>
        <w:bottom w:val="none" w:sz="0" w:space="0" w:color="auto"/>
        <w:right w:val="none" w:sz="0" w:space="0" w:color="auto"/>
      </w:divBdr>
    </w:div>
    <w:div w:id="409155356">
      <w:bodyDiv w:val="1"/>
      <w:marLeft w:val="0"/>
      <w:marRight w:val="0"/>
      <w:marTop w:val="0"/>
      <w:marBottom w:val="0"/>
      <w:divBdr>
        <w:top w:val="none" w:sz="0" w:space="0" w:color="auto"/>
        <w:left w:val="none" w:sz="0" w:space="0" w:color="auto"/>
        <w:bottom w:val="none" w:sz="0" w:space="0" w:color="auto"/>
        <w:right w:val="none" w:sz="0" w:space="0" w:color="auto"/>
      </w:divBdr>
    </w:div>
    <w:div w:id="412362143">
      <w:bodyDiv w:val="1"/>
      <w:marLeft w:val="0"/>
      <w:marRight w:val="0"/>
      <w:marTop w:val="0"/>
      <w:marBottom w:val="0"/>
      <w:divBdr>
        <w:top w:val="none" w:sz="0" w:space="0" w:color="auto"/>
        <w:left w:val="none" w:sz="0" w:space="0" w:color="auto"/>
        <w:bottom w:val="none" w:sz="0" w:space="0" w:color="auto"/>
        <w:right w:val="none" w:sz="0" w:space="0" w:color="auto"/>
      </w:divBdr>
    </w:div>
    <w:div w:id="416286652">
      <w:bodyDiv w:val="1"/>
      <w:marLeft w:val="0"/>
      <w:marRight w:val="0"/>
      <w:marTop w:val="0"/>
      <w:marBottom w:val="0"/>
      <w:divBdr>
        <w:top w:val="none" w:sz="0" w:space="0" w:color="auto"/>
        <w:left w:val="none" w:sz="0" w:space="0" w:color="auto"/>
        <w:bottom w:val="none" w:sz="0" w:space="0" w:color="auto"/>
        <w:right w:val="none" w:sz="0" w:space="0" w:color="auto"/>
      </w:divBdr>
    </w:div>
    <w:div w:id="416294070">
      <w:bodyDiv w:val="1"/>
      <w:marLeft w:val="0"/>
      <w:marRight w:val="0"/>
      <w:marTop w:val="0"/>
      <w:marBottom w:val="0"/>
      <w:divBdr>
        <w:top w:val="none" w:sz="0" w:space="0" w:color="auto"/>
        <w:left w:val="none" w:sz="0" w:space="0" w:color="auto"/>
        <w:bottom w:val="none" w:sz="0" w:space="0" w:color="auto"/>
        <w:right w:val="none" w:sz="0" w:space="0" w:color="auto"/>
      </w:divBdr>
    </w:div>
    <w:div w:id="418211901">
      <w:bodyDiv w:val="1"/>
      <w:marLeft w:val="0"/>
      <w:marRight w:val="0"/>
      <w:marTop w:val="0"/>
      <w:marBottom w:val="0"/>
      <w:divBdr>
        <w:top w:val="none" w:sz="0" w:space="0" w:color="auto"/>
        <w:left w:val="none" w:sz="0" w:space="0" w:color="auto"/>
        <w:bottom w:val="none" w:sz="0" w:space="0" w:color="auto"/>
        <w:right w:val="none" w:sz="0" w:space="0" w:color="auto"/>
      </w:divBdr>
    </w:div>
    <w:div w:id="421225071">
      <w:bodyDiv w:val="1"/>
      <w:marLeft w:val="0"/>
      <w:marRight w:val="0"/>
      <w:marTop w:val="0"/>
      <w:marBottom w:val="0"/>
      <w:divBdr>
        <w:top w:val="none" w:sz="0" w:space="0" w:color="auto"/>
        <w:left w:val="none" w:sz="0" w:space="0" w:color="auto"/>
        <w:bottom w:val="none" w:sz="0" w:space="0" w:color="auto"/>
        <w:right w:val="none" w:sz="0" w:space="0" w:color="auto"/>
      </w:divBdr>
    </w:div>
    <w:div w:id="421537330">
      <w:bodyDiv w:val="1"/>
      <w:marLeft w:val="0"/>
      <w:marRight w:val="0"/>
      <w:marTop w:val="0"/>
      <w:marBottom w:val="0"/>
      <w:divBdr>
        <w:top w:val="none" w:sz="0" w:space="0" w:color="auto"/>
        <w:left w:val="none" w:sz="0" w:space="0" w:color="auto"/>
        <w:bottom w:val="none" w:sz="0" w:space="0" w:color="auto"/>
        <w:right w:val="none" w:sz="0" w:space="0" w:color="auto"/>
      </w:divBdr>
    </w:div>
    <w:div w:id="422144246">
      <w:bodyDiv w:val="1"/>
      <w:marLeft w:val="0"/>
      <w:marRight w:val="0"/>
      <w:marTop w:val="0"/>
      <w:marBottom w:val="0"/>
      <w:divBdr>
        <w:top w:val="none" w:sz="0" w:space="0" w:color="auto"/>
        <w:left w:val="none" w:sz="0" w:space="0" w:color="auto"/>
        <w:bottom w:val="none" w:sz="0" w:space="0" w:color="auto"/>
        <w:right w:val="none" w:sz="0" w:space="0" w:color="auto"/>
      </w:divBdr>
    </w:div>
    <w:div w:id="425417521">
      <w:bodyDiv w:val="1"/>
      <w:marLeft w:val="0"/>
      <w:marRight w:val="0"/>
      <w:marTop w:val="0"/>
      <w:marBottom w:val="0"/>
      <w:divBdr>
        <w:top w:val="none" w:sz="0" w:space="0" w:color="auto"/>
        <w:left w:val="none" w:sz="0" w:space="0" w:color="auto"/>
        <w:bottom w:val="none" w:sz="0" w:space="0" w:color="auto"/>
        <w:right w:val="none" w:sz="0" w:space="0" w:color="auto"/>
      </w:divBdr>
    </w:div>
    <w:div w:id="426267682">
      <w:bodyDiv w:val="1"/>
      <w:marLeft w:val="0"/>
      <w:marRight w:val="0"/>
      <w:marTop w:val="0"/>
      <w:marBottom w:val="0"/>
      <w:divBdr>
        <w:top w:val="none" w:sz="0" w:space="0" w:color="auto"/>
        <w:left w:val="none" w:sz="0" w:space="0" w:color="auto"/>
        <w:bottom w:val="none" w:sz="0" w:space="0" w:color="auto"/>
        <w:right w:val="none" w:sz="0" w:space="0" w:color="auto"/>
      </w:divBdr>
    </w:div>
    <w:div w:id="426272032">
      <w:bodyDiv w:val="1"/>
      <w:marLeft w:val="0"/>
      <w:marRight w:val="0"/>
      <w:marTop w:val="0"/>
      <w:marBottom w:val="0"/>
      <w:divBdr>
        <w:top w:val="none" w:sz="0" w:space="0" w:color="auto"/>
        <w:left w:val="none" w:sz="0" w:space="0" w:color="auto"/>
        <w:bottom w:val="none" w:sz="0" w:space="0" w:color="auto"/>
        <w:right w:val="none" w:sz="0" w:space="0" w:color="auto"/>
      </w:divBdr>
    </w:div>
    <w:div w:id="428309005">
      <w:bodyDiv w:val="1"/>
      <w:marLeft w:val="0"/>
      <w:marRight w:val="0"/>
      <w:marTop w:val="0"/>
      <w:marBottom w:val="0"/>
      <w:divBdr>
        <w:top w:val="none" w:sz="0" w:space="0" w:color="auto"/>
        <w:left w:val="none" w:sz="0" w:space="0" w:color="auto"/>
        <w:bottom w:val="none" w:sz="0" w:space="0" w:color="auto"/>
        <w:right w:val="none" w:sz="0" w:space="0" w:color="auto"/>
      </w:divBdr>
    </w:div>
    <w:div w:id="430785240">
      <w:bodyDiv w:val="1"/>
      <w:marLeft w:val="0"/>
      <w:marRight w:val="0"/>
      <w:marTop w:val="0"/>
      <w:marBottom w:val="0"/>
      <w:divBdr>
        <w:top w:val="none" w:sz="0" w:space="0" w:color="auto"/>
        <w:left w:val="none" w:sz="0" w:space="0" w:color="auto"/>
        <w:bottom w:val="none" w:sz="0" w:space="0" w:color="auto"/>
        <w:right w:val="none" w:sz="0" w:space="0" w:color="auto"/>
      </w:divBdr>
    </w:div>
    <w:div w:id="432018078">
      <w:bodyDiv w:val="1"/>
      <w:marLeft w:val="0"/>
      <w:marRight w:val="0"/>
      <w:marTop w:val="0"/>
      <w:marBottom w:val="0"/>
      <w:divBdr>
        <w:top w:val="none" w:sz="0" w:space="0" w:color="auto"/>
        <w:left w:val="none" w:sz="0" w:space="0" w:color="auto"/>
        <w:bottom w:val="none" w:sz="0" w:space="0" w:color="auto"/>
        <w:right w:val="none" w:sz="0" w:space="0" w:color="auto"/>
      </w:divBdr>
    </w:div>
    <w:div w:id="432870303">
      <w:bodyDiv w:val="1"/>
      <w:marLeft w:val="0"/>
      <w:marRight w:val="0"/>
      <w:marTop w:val="0"/>
      <w:marBottom w:val="0"/>
      <w:divBdr>
        <w:top w:val="none" w:sz="0" w:space="0" w:color="auto"/>
        <w:left w:val="none" w:sz="0" w:space="0" w:color="auto"/>
        <w:bottom w:val="none" w:sz="0" w:space="0" w:color="auto"/>
        <w:right w:val="none" w:sz="0" w:space="0" w:color="auto"/>
      </w:divBdr>
    </w:div>
    <w:div w:id="433091479">
      <w:bodyDiv w:val="1"/>
      <w:marLeft w:val="0"/>
      <w:marRight w:val="0"/>
      <w:marTop w:val="0"/>
      <w:marBottom w:val="0"/>
      <w:divBdr>
        <w:top w:val="none" w:sz="0" w:space="0" w:color="auto"/>
        <w:left w:val="none" w:sz="0" w:space="0" w:color="auto"/>
        <w:bottom w:val="none" w:sz="0" w:space="0" w:color="auto"/>
        <w:right w:val="none" w:sz="0" w:space="0" w:color="auto"/>
      </w:divBdr>
    </w:div>
    <w:div w:id="433601365">
      <w:bodyDiv w:val="1"/>
      <w:marLeft w:val="0"/>
      <w:marRight w:val="0"/>
      <w:marTop w:val="0"/>
      <w:marBottom w:val="0"/>
      <w:divBdr>
        <w:top w:val="none" w:sz="0" w:space="0" w:color="auto"/>
        <w:left w:val="none" w:sz="0" w:space="0" w:color="auto"/>
        <w:bottom w:val="none" w:sz="0" w:space="0" w:color="auto"/>
        <w:right w:val="none" w:sz="0" w:space="0" w:color="auto"/>
      </w:divBdr>
    </w:div>
    <w:div w:id="433668190">
      <w:bodyDiv w:val="1"/>
      <w:marLeft w:val="0"/>
      <w:marRight w:val="0"/>
      <w:marTop w:val="0"/>
      <w:marBottom w:val="0"/>
      <w:divBdr>
        <w:top w:val="none" w:sz="0" w:space="0" w:color="auto"/>
        <w:left w:val="none" w:sz="0" w:space="0" w:color="auto"/>
        <w:bottom w:val="none" w:sz="0" w:space="0" w:color="auto"/>
        <w:right w:val="none" w:sz="0" w:space="0" w:color="auto"/>
      </w:divBdr>
    </w:div>
    <w:div w:id="434400649">
      <w:bodyDiv w:val="1"/>
      <w:marLeft w:val="0"/>
      <w:marRight w:val="0"/>
      <w:marTop w:val="0"/>
      <w:marBottom w:val="0"/>
      <w:divBdr>
        <w:top w:val="none" w:sz="0" w:space="0" w:color="auto"/>
        <w:left w:val="none" w:sz="0" w:space="0" w:color="auto"/>
        <w:bottom w:val="none" w:sz="0" w:space="0" w:color="auto"/>
        <w:right w:val="none" w:sz="0" w:space="0" w:color="auto"/>
      </w:divBdr>
    </w:div>
    <w:div w:id="435562305">
      <w:bodyDiv w:val="1"/>
      <w:marLeft w:val="0"/>
      <w:marRight w:val="0"/>
      <w:marTop w:val="0"/>
      <w:marBottom w:val="0"/>
      <w:divBdr>
        <w:top w:val="none" w:sz="0" w:space="0" w:color="auto"/>
        <w:left w:val="none" w:sz="0" w:space="0" w:color="auto"/>
        <w:bottom w:val="none" w:sz="0" w:space="0" w:color="auto"/>
        <w:right w:val="none" w:sz="0" w:space="0" w:color="auto"/>
      </w:divBdr>
    </w:div>
    <w:div w:id="436096165">
      <w:bodyDiv w:val="1"/>
      <w:marLeft w:val="0"/>
      <w:marRight w:val="0"/>
      <w:marTop w:val="0"/>
      <w:marBottom w:val="0"/>
      <w:divBdr>
        <w:top w:val="none" w:sz="0" w:space="0" w:color="auto"/>
        <w:left w:val="none" w:sz="0" w:space="0" w:color="auto"/>
        <w:bottom w:val="none" w:sz="0" w:space="0" w:color="auto"/>
        <w:right w:val="none" w:sz="0" w:space="0" w:color="auto"/>
      </w:divBdr>
    </w:div>
    <w:div w:id="436218440">
      <w:bodyDiv w:val="1"/>
      <w:marLeft w:val="0"/>
      <w:marRight w:val="0"/>
      <w:marTop w:val="0"/>
      <w:marBottom w:val="0"/>
      <w:divBdr>
        <w:top w:val="none" w:sz="0" w:space="0" w:color="auto"/>
        <w:left w:val="none" w:sz="0" w:space="0" w:color="auto"/>
        <w:bottom w:val="none" w:sz="0" w:space="0" w:color="auto"/>
        <w:right w:val="none" w:sz="0" w:space="0" w:color="auto"/>
      </w:divBdr>
    </w:div>
    <w:div w:id="437456771">
      <w:bodyDiv w:val="1"/>
      <w:marLeft w:val="0"/>
      <w:marRight w:val="0"/>
      <w:marTop w:val="0"/>
      <w:marBottom w:val="0"/>
      <w:divBdr>
        <w:top w:val="none" w:sz="0" w:space="0" w:color="auto"/>
        <w:left w:val="none" w:sz="0" w:space="0" w:color="auto"/>
        <w:bottom w:val="none" w:sz="0" w:space="0" w:color="auto"/>
        <w:right w:val="none" w:sz="0" w:space="0" w:color="auto"/>
      </w:divBdr>
    </w:div>
    <w:div w:id="438109363">
      <w:bodyDiv w:val="1"/>
      <w:marLeft w:val="0"/>
      <w:marRight w:val="0"/>
      <w:marTop w:val="0"/>
      <w:marBottom w:val="0"/>
      <w:divBdr>
        <w:top w:val="none" w:sz="0" w:space="0" w:color="auto"/>
        <w:left w:val="none" w:sz="0" w:space="0" w:color="auto"/>
        <w:bottom w:val="none" w:sz="0" w:space="0" w:color="auto"/>
        <w:right w:val="none" w:sz="0" w:space="0" w:color="auto"/>
      </w:divBdr>
    </w:div>
    <w:div w:id="438572546">
      <w:bodyDiv w:val="1"/>
      <w:marLeft w:val="0"/>
      <w:marRight w:val="0"/>
      <w:marTop w:val="0"/>
      <w:marBottom w:val="0"/>
      <w:divBdr>
        <w:top w:val="none" w:sz="0" w:space="0" w:color="auto"/>
        <w:left w:val="none" w:sz="0" w:space="0" w:color="auto"/>
        <w:bottom w:val="none" w:sz="0" w:space="0" w:color="auto"/>
        <w:right w:val="none" w:sz="0" w:space="0" w:color="auto"/>
      </w:divBdr>
    </w:div>
    <w:div w:id="439304164">
      <w:bodyDiv w:val="1"/>
      <w:marLeft w:val="0"/>
      <w:marRight w:val="0"/>
      <w:marTop w:val="0"/>
      <w:marBottom w:val="0"/>
      <w:divBdr>
        <w:top w:val="none" w:sz="0" w:space="0" w:color="auto"/>
        <w:left w:val="none" w:sz="0" w:space="0" w:color="auto"/>
        <w:bottom w:val="none" w:sz="0" w:space="0" w:color="auto"/>
        <w:right w:val="none" w:sz="0" w:space="0" w:color="auto"/>
      </w:divBdr>
    </w:div>
    <w:div w:id="439573534">
      <w:bodyDiv w:val="1"/>
      <w:marLeft w:val="0"/>
      <w:marRight w:val="0"/>
      <w:marTop w:val="0"/>
      <w:marBottom w:val="0"/>
      <w:divBdr>
        <w:top w:val="none" w:sz="0" w:space="0" w:color="auto"/>
        <w:left w:val="none" w:sz="0" w:space="0" w:color="auto"/>
        <w:bottom w:val="none" w:sz="0" w:space="0" w:color="auto"/>
        <w:right w:val="none" w:sz="0" w:space="0" w:color="auto"/>
      </w:divBdr>
    </w:div>
    <w:div w:id="441652036">
      <w:bodyDiv w:val="1"/>
      <w:marLeft w:val="0"/>
      <w:marRight w:val="0"/>
      <w:marTop w:val="0"/>
      <w:marBottom w:val="0"/>
      <w:divBdr>
        <w:top w:val="none" w:sz="0" w:space="0" w:color="auto"/>
        <w:left w:val="none" w:sz="0" w:space="0" w:color="auto"/>
        <w:bottom w:val="none" w:sz="0" w:space="0" w:color="auto"/>
        <w:right w:val="none" w:sz="0" w:space="0" w:color="auto"/>
      </w:divBdr>
    </w:div>
    <w:div w:id="442849176">
      <w:bodyDiv w:val="1"/>
      <w:marLeft w:val="0"/>
      <w:marRight w:val="0"/>
      <w:marTop w:val="0"/>
      <w:marBottom w:val="0"/>
      <w:divBdr>
        <w:top w:val="none" w:sz="0" w:space="0" w:color="auto"/>
        <w:left w:val="none" w:sz="0" w:space="0" w:color="auto"/>
        <w:bottom w:val="none" w:sz="0" w:space="0" w:color="auto"/>
        <w:right w:val="none" w:sz="0" w:space="0" w:color="auto"/>
      </w:divBdr>
    </w:div>
    <w:div w:id="443237213">
      <w:bodyDiv w:val="1"/>
      <w:marLeft w:val="0"/>
      <w:marRight w:val="0"/>
      <w:marTop w:val="0"/>
      <w:marBottom w:val="0"/>
      <w:divBdr>
        <w:top w:val="none" w:sz="0" w:space="0" w:color="auto"/>
        <w:left w:val="none" w:sz="0" w:space="0" w:color="auto"/>
        <w:bottom w:val="none" w:sz="0" w:space="0" w:color="auto"/>
        <w:right w:val="none" w:sz="0" w:space="0" w:color="auto"/>
      </w:divBdr>
    </w:div>
    <w:div w:id="443383069">
      <w:bodyDiv w:val="1"/>
      <w:marLeft w:val="0"/>
      <w:marRight w:val="0"/>
      <w:marTop w:val="0"/>
      <w:marBottom w:val="0"/>
      <w:divBdr>
        <w:top w:val="none" w:sz="0" w:space="0" w:color="auto"/>
        <w:left w:val="none" w:sz="0" w:space="0" w:color="auto"/>
        <w:bottom w:val="none" w:sz="0" w:space="0" w:color="auto"/>
        <w:right w:val="none" w:sz="0" w:space="0" w:color="auto"/>
      </w:divBdr>
    </w:div>
    <w:div w:id="444270572">
      <w:bodyDiv w:val="1"/>
      <w:marLeft w:val="0"/>
      <w:marRight w:val="0"/>
      <w:marTop w:val="0"/>
      <w:marBottom w:val="0"/>
      <w:divBdr>
        <w:top w:val="none" w:sz="0" w:space="0" w:color="auto"/>
        <w:left w:val="none" w:sz="0" w:space="0" w:color="auto"/>
        <w:bottom w:val="none" w:sz="0" w:space="0" w:color="auto"/>
        <w:right w:val="none" w:sz="0" w:space="0" w:color="auto"/>
      </w:divBdr>
    </w:div>
    <w:div w:id="444811918">
      <w:bodyDiv w:val="1"/>
      <w:marLeft w:val="0"/>
      <w:marRight w:val="0"/>
      <w:marTop w:val="0"/>
      <w:marBottom w:val="0"/>
      <w:divBdr>
        <w:top w:val="none" w:sz="0" w:space="0" w:color="auto"/>
        <w:left w:val="none" w:sz="0" w:space="0" w:color="auto"/>
        <w:bottom w:val="none" w:sz="0" w:space="0" w:color="auto"/>
        <w:right w:val="none" w:sz="0" w:space="0" w:color="auto"/>
      </w:divBdr>
    </w:div>
    <w:div w:id="447046620">
      <w:bodyDiv w:val="1"/>
      <w:marLeft w:val="0"/>
      <w:marRight w:val="0"/>
      <w:marTop w:val="0"/>
      <w:marBottom w:val="0"/>
      <w:divBdr>
        <w:top w:val="none" w:sz="0" w:space="0" w:color="auto"/>
        <w:left w:val="none" w:sz="0" w:space="0" w:color="auto"/>
        <w:bottom w:val="none" w:sz="0" w:space="0" w:color="auto"/>
        <w:right w:val="none" w:sz="0" w:space="0" w:color="auto"/>
      </w:divBdr>
    </w:div>
    <w:div w:id="447051060">
      <w:bodyDiv w:val="1"/>
      <w:marLeft w:val="0"/>
      <w:marRight w:val="0"/>
      <w:marTop w:val="0"/>
      <w:marBottom w:val="0"/>
      <w:divBdr>
        <w:top w:val="none" w:sz="0" w:space="0" w:color="auto"/>
        <w:left w:val="none" w:sz="0" w:space="0" w:color="auto"/>
        <w:bottom w:val="none" w:sz="0" w:space="0" w:color="auto"/>
        <w:right w:val="none" w:sz="0" w:space="0" w:color="auto"/>
      </w:divBdr>
    </w:div>
    <w:div w:id="447314133">
      <w:bodyDiv w:val="1"/>
      <w:marLeft w:val="0"/>
      <w:marRight w:val="0"/>
      <w:marTop w:val="0"/>
      <w:marBottom w:val="0"/>
      <w:divBdr>
        <w:top w:val="none" w:sz="0" w:space="0" w:color="auto"/>
        <w:left w:val="none" w:sz="0" w:space="0" w:color="auto"/>
        <w:bottom w:val="none" w:sz="0" w:space="0" w:color="auto"/>
        <w:right w:val="none" w:sz="0" w:space="0" w:color="auto"/>
      </w:divBdr>
    </w:div>
    <w:div w:id="447554817">
      <w:bodyDiv w:val="1"/>
      <w:marLeft w:val="0"/>
      <w:marRight w:val="0"/>
      <w:marTop w:val="0"/>
      <w:marBottom w:val="0"/>
      <w:divBdr>
        <w:top w:val="none" w:sz="0" w:space="0" w:color="auto"/>
        <w:left w:val="none" w:sz="0" w:space="0" w:color="auto"/>
        <w:bottom w:val="none" w:sz="0" w:space="0" w:color="auto"/>
        <w:right w:val="none" w:sz="0" w:space="0" w:color="auto"/>
      </w:divBdr>
    </w:div>
    <w:div w:id="448400144">
      <w:bodyDiv w:val="1"/>
      <w:marLeft w:val="0"/>
      <w:marRight w:val="0"/>
      <w:marTop w:val="0"/>
      <w:marBottom w:val="0"/>
      <w:divBdr>
        <w:top w:val="none" w:sz="0" w:space="0" w:color="auto"/>
        <w:left w:val="none" w:sz="0" w:space="0" w:color="auto"/>
        <w:bottom w:val="none" w:sz="0" w:space="0" w:color="auto"/>
        <w:right w:val="none" w:sz="0" w:space="0" w:color="auto"/>
      </w:divBdr>
    </w:div>
    <w:div w:id="448938650">
      <w:bodyDiv w:val="1"/>
      <w:marLeft w:val="0"/>
      <w:marRight w:val="0"/>
      <w:marTop w:val="0"/>
      <w:marBottom w:val="0"/>
      <w:divBdr>
        <w:top w:val="none" w:sz="0" w:space="0" w:color="auto"/>
        <w:left w:val="none" w:sz="0" w:space="0" w:color="auto"/>
        <w:bottom w:val="none" w:sz="0" w:space="0" w:color="auto"/>
        <w:right w:val="none" w:sz="0" w:space="0" w:color="auto"/>
      </w:divBdr>
    </w:div>
    <w:div w:id="449278502">
      <w:bodyDiv w:val="1"/>
      <w:marLeft w:val="0"/>
      <w:marRight w:val="0"/>
      <w:marTop w:val="0"/>
      <w:marBottom w:val="0"/>
      <w:divBdr>
        <w:top w:val="none" w:sz="0" w:space="0" w:color="auto"/>
        <w:left w:val="none" w:sz="0" w:space="0" w:color="auto"/>
        <w:bottom w:val="none" w:sz="0" w:space="0" w:color="auto"/>
        <w:right w:val="none" w:sz="0" w:space="0" w:color="auto"/>
      </w:divBdr>
    </w:div>
    <w:div w:id="449469250">
      <w:bodyDiv w:val="1"/>
      <w:marLeft w:val="0"/>
      <w:marRight w:val="0"/>
      <w:marTop w:val="0"/>
      <w:marBottom w:val="0"/>
      <w:divBdr>
        <w:top w:val="none" w:sz="0" w:space="0" w:color="auto"/>
        <w:left w:val="none" w:sz="0" w:space="0" w:color="auto"/>
        <w:bottom w:val="none" w:sz="0" w:space="0" w:color="auto"/>
        <w:right w:val="none" w:sz="0" w:space="0" w:color="auto"/>
      </w:divBdr>
    </w:div>
    <w:div w:id="449470256">
      <w:bodyDiv w:val="1"/>
      <w:marLeft w:val="0"/>
      <w:marRight w:val="0"/>
      <w:marTop w:val="0"/>
      <w:marBottom w:val="0"/>
      <w:divBdr>
        <w:top w:val="none" w:sz="0" w:space="0" w:color="auto"/>
        <w:left w:val="none" w:sz="0" w:space="0" w:color="auto"/>
        <w:bottom w:val="none" w:sz="0" w:space="0" w:color="auto"/>
        <w:right w:val="none" w:sz="0" w:space="0" w:color="auto"/>
      </w:divBdr>
    </w:div>
    <w:div w:id="449714016">
      <w:bodyDiv w:val="1"/>
      <w:marLeft w:val="0"/>
      <w:marRight w:val="0"/>
      <w:marTop w:val="0"/>
      <w:marBottom w:val="0"/>
      <w:divBdr>
        <w:top w:val="none" w:sz="0" w:space="0" w:color="auto"/>
        <w:left w:val="none" w:sz="0" w:space="0" w:color="auto"/>
        <w:bottom w:val="none" w:sz="0" w:space="0" w:color="auto"/>
        <w:right w:val="none" w:sz="0" w:space="0" w:color="auto"/>
      </w:divBdr>
    </w:div>
    <w:div w:id="451827152">
      <w:bodyDiv w:val="1"/>
      <w:marLeft w:val="0"/>
      <w:marRight w:val="0"/>
      <w:marTop w:val="0"/>
      <w:marBottom w:val="0"/>
      <w:divBdr>
        <w:top w:val="none" w:sz="0" w:space="0" w:color="auto"/>
        <w:left w:val="none" w:sz="0" w:space="0" w:color="auto"/>
        <w:bottom w:val="none" w:sz="0" w:space="0" w:color="auto"/>
        <w:right w:val="none" w:sz="0" w:space="0" w:color="auto"/>
      </w:divBdr>
    </w:div>
    <w:div w:id="451898181">
      <w:bodyDiv w:val="1"/>
      <w:marLeft w:val="0"/>
      <w:marRight w:val="0"/>
      <w:marTop w:val="0"/>
      <w:marBottom w:val="0"/>
      <w:divBdr>
        <w:top w:val="none" w:sz="0" w:space="0" w:color="auto"/>
        <w:left w:val="none" w:sz="0" w:space="0" w:color="auto"/>
        <w:bottom w:val="none" w:sz="0" w:space="0" w:color="auto"/>
        <w:right w:val="none" w:sz="0" w:space="0" w:color="auto"/>
      </w:divBdr>
    </w:div>
    <w:div w:id="454449870">
      <w:bodyDiv w:val="1"/>
      <w:marLeft w:val="0"/>
      <w:marRight w:val="0"/>
      <w:marTop w:val="0"/>
      <w:marBottom w:val="0"/>
      <w:divBdr>
        <w:top w:val="none" w:sz="0" w:space="0" w:color="auto"/>
        <w:left w:val="none" w:sz="0" w:space="0" w:color="auto"/>
        <w:bottom w:val="none" w:sz="0" w:space="0" w:color="auto"/>
        <w:right w:val="none" w:sz="0" w:space="0" w:color="auto"/>
      </w:divBdr>
    </w:div>
    <w:div w:id="455224190">
      <w:bodyDiv w:val="1"/>
      <w:marLeft w:val="0"/>
      <w:marRight w:val="0"/>
      <w:marTop w:val="0"/>
      <w:marBottom w:val="0"/>
      <w:divBdr>
        <w:top w:val="none" w:sz="0" w:space="0" w:color="auto"/>
        <w:left w:val="none" w:sz="0" w:space="0" w:color="auto"/>
        <w:bottom w:val="none" w:sz="0" w:space="0" w:color="auto"/>
        <w:right w:val="none" w:sz="0" w:space="0" w:color="auto"/>
      </w:divBdr>
    </w:div>
    <w:div w:id="456145182">
      <w:bodyDiv w:val="1"/>
      <w:marLeft w:val="0"/>
      <w:marRight w:val="0"/>
      <w:marTop w:val="0"/>
      <w:marBottom w:val="0"/>
      <w:divBdr>
        <w:top w:val="none" w:sz="0" w:space="0" w:color="auto"/>
        <w:left w:val="none" w:sz="0" w:space="0" w:color="auto"/>
        <w:bottom w:val="none" w:sz="0" w:space="0" w:color="auto"/>
        <w:right w:val="none" w:sz="0" w:space="0" w:color="auto"/>
      </w:divBdr>
    </w:div>
    <w:div w:id="456333636">
      <w:bodyDiv w:val="1"/>
      <w:marLeft w:val="0"/>
      <w:marRight w:val="0"/>
      <w:marTop w:val="0"/>
      <w:marBottom w:val="0"/>
      <w:divBdr>
        <w:top w:val="none" w:sz="0" w:space="0" w:color="auto"/>
        <w:left w:val="none" w:sz="0" w:space="0" w:color="auto"/>
        <w:bottom w:val="none" w:sz="0" w:space="0" w:color="auto"/>
        <w:right w:val="none" w:sz="0" w:space="0" w:color="auto"/>
      </w:divBdr>
    </w:div>
    <w:div w:id="456486753">
      <w:bodyDiv w:val="1"/>
      <w:marLeft w:val="0"/>
      <w:marRight w:val="0"/>
      <w:marTop w:val="0"/>
      <w:marBottom w:val="0"/>
      <w:divBdr>
        <w:top w:val="none" w:sz="0" w:space="0" w:color="auto"/>
        <w:left w:val="none" w:sz="0" w:space="0" w:color="auto"/>
        <w:bottom w:val="none" w:sz="0" w:space="0" w:color="auto"/>
        <w:right w:val="none" w:sz="0" w:space="0" w:color="auto"/>
      </w:divBdr>
    </w:div>
    <w:div w:id="457379124">
      <w:bodyDiv w:val="1"/>
      <w:marLeft w:val="0"/>
      <w:marRight w:val="0"/>
      <w:marTop w:val="0"/>
      <w:marBottom w:val="0"/>
      <w:divBdr>
        <w:top w:val="none" w:sz="0" w:space="0" w:color="auto"/>
        <w:left w:val="none" w:sz="0" w:space="0" w:color="auto"/>
        <w:bottom w:val="none" w:sz="0" w:space="0" w:color="auto"/>
        <w:right w:val="none" w:sz="0" w:space="0" w:color="auto"/>
      </w:divBdr>
    </w:div>
    <w:div w:id="458300545">
      <w:bodyDiv w:val="1"/>
      <w:marLeft w:val="0"/>
      <w:marRight w:val="0"/>
      <w:marTop w:val="0"/>
      <w:marBottom w:val="0"/>
      <w:divBdr>
        <w:top w:val="none" w:sz="0" w:space="0" w:color="auto"/>
        <w:left w:val="none" w:sz="0" w:space="0" w:color="auto"/>
        <w:bottom w:val="none" w:sz="0" w:space="0" w:color="auto"/>
        <w:right w:val="none" w:sz="0" w:space="0" w:color="auto"/>
      </w:divBdr>
    </w:div>
    <w:div w:id="458498484">
      <w:bodyDiv w:val="1"/>
      <w:marLeft w:val="0"/>
      <w:marRight w:val="0"/>
      <w:marTop w:val="0"/>
      <w:marBottom w:val="0"/>
      <w:divBdr>
        <w:top w:val="none" w:sz="0" w:space="0" w:color="auto"/>
        <w:left w:val="none" w:sz="0" w:space="0" w:color="auto"/>
        <w:bottom w:val="none" w:sz="0" w:space="0" w:color="auto"/>
        <w:right w:val="none" w:sz="0" w:space="0" w:color="auto"/>
      </w:divBdr>
    </w:div>
    <w:div w:id="458718220">
      <w:bodyDiv w:val="1"/>
      <w:marLeft w:val="0"/>
      <w:marRight w:val="0"/>
      <w:marTop w:val="0"/>
      <w:marBottom w:val="0"/>
      <w:divBdr>
        <w:top w:val="none" w:sz="0" w:space="0" w:color="auto"/>
        <w:left w:val="none" w:sz="0" w:space="0" w:color="auto"/>
        <w:bottom w:val="none" w:sz="0" w:space="0" w:color="auto"/>
        <w:right w:val="none" w:sz="0" w:space="0" w:color="auto"/>
      </w:divBdr>
    </w:div>
    <w:div w:id="459341850">
      <w:bodyDiv w:val="1"/>
      <w:marLeft w:val="0"/>
      <w:marRight w:val="0"/>
      <w:marTop w:val="0"/>
      <w:marBottom w:val="0"/>
      <w:divBdr>
        <w:top w:val="none" w:sz="0" w:space="0" w:color="auto"/>
        <w:left w:val="none" w:sz="0" w:space="0" w:color="auto"/>
        <w:bottom w:val="none" w:sz="0" w:space="0" w:color="auto"/>
        <w:right w:val="none" w:sz="0" w:space="0" w:color="auto"/>
      </w:divBdr>
    </w:div>
    <w:div w:id="460347342">
      <w:bodyDiv w:val="1"/>
      <w:marLeft w:val="0"/>
      <w:marRight w:val="0"/>
      <w:marTop w:val="0"/>
      <w:marBottom w:val="0"/>
      <w:divBdr>
        <w:top w:val="none" w:sz="0" w:space="0" w:color="auto"/>
        <w:left w:val="none" w:sz="0" w:space="0" w:color="auto"/>
        <w:bottom w:val="none" w:sz="0" w:space="0" w:color="auto"/>
        <w:right w:val="none" w:sz="0" w:space="0" w:color="auto"/>
      </w:divBdr>
    </w:div>
    <w:div w:id="460611035">
      <w:bodyDiv w:val="1"/>
      <w:marLeft w:val="0"/>
      <w:marRight w:val="0"/>
      <w:marTop w:val="0"/>
      <w:marBottom w:val="0"/>
      <w:divBdr>
        <w:top w:val="none" w:sz="0" w:space="0" w:color="auto"/>
        <w:left w:val="none" w:sz="0" w:space="0" w:color="auto"/>
        <w:bottom w:val="none" w:sz="0" w:space="0" w:color="auto"/>
        <w:right w:val="none" w:sz="0" w:space="0" w:color="auto"/>
      </w:divBdr>
    </w:div>
    <w:div w:id="460996029">
      <w:bodyDiv w:val="1"/>
      <w:marLeft w:val="0"/>
      <w:marRight w:val="0"/>
      <w:marTop w:val="0"/>
      <w:marBottom w:val="0"/>
      <w:divBdr>
        <w:top w:val="none" w:sz="0" w:space="0" w:color="auto"/>
        <w:left w:val="none" w:sz="0" w:space="0" w:color="auto"/>
        <w:bottom w:val="none" w:sz="0" w:space="0" w:color="auto"/>
        <w:right w:val="none" w:sz="0" w:space="0" w:color="auto"/>
      </w:divBdr>
    </w:div>
    <w:div w:id="461193640">
      <w:bodyDiv w:val="1"/>
      <w:marLeft w:val="0"/>
      <w:marRight w:val="0"/>
      <w:marTop w:val="0"/>
      <w:marBottom w:val="0"/>
      <w:divBdr>
        <w:top w:val="none" w:sz="0" w:space="0" w:color="auto"/>
        <w:left w:val="none" w:sz="0" w:space="0" w:color="auto"/>
        <w:bottom w:val="none" w:sz="0" w:space="0" w:color="auto"/>
        <w:right w:val="none" w:sz="0" w:space="0" w:color="auto"/>
      </w:divBdr>
    </w:div>
    <w:div w:id="461386379">
      <w:bodyDiv w:val="1"/>
      <w:marLeft w:val="0"/>
      <w:marRight w:val="0"/>
      <w:marTop w:val="0"/>
      <w:marBottom w:val="0"/>
      <w:divBdr>
        <w:top w:val="none" w:sz="0" w:space="0" w:color="auto"/>
        <w:left w:val="none" w:sz="0" w:space="0" w:color="auto"/>
        <w:bottom w:val="none" w:sz="0" w:space="0" w:color="auto"/>
        <w:right w:val="none" w:sz="0" w:space="0" w:color="auto"/>
      </w:divBdr>
    </w:div>
    <w:div w:id="462357660">
      <w:bodyDiv w:val="1"/>
      <w:marLeft w:val="0"/>
      <w:marRight w:val="0"/>
      <w:marTop w:val="0"/>
      <w:marBottom w:val="0"/>
      <w:divBdr>
        <w:top w:val="none" w:sz="0" w:space="0" w:color="auto"/>
        <w:left w:val="none" w:sz="0" w:space="0" w:color="auto"/>
        <w:bottom w:val="none" w:sz="0" w:space="0" w:color="auto"/>
        <w:right w:val="none" w:sz="0" w:space="0" w:color="auto"/>
      </w:divBdr>
    </w:div>
    <w:div w:id="463275636">
      <w:bodyDiv w:val="1"/>
      <w:marLeft w:val="0"/>
      <w:marRight w:val="0"/>
      <w:marTop w:val="0"/>
      <w:marBottom w:val="0"/>
      <w:divBdr>
        <w:top w:val="none" w:sz="0" w:space="0" w:color="auto"/>
        <w:left w:val="none" w:sz="0" w:space="0" w:color="auto"/>
        <w:bottom w:val="none" w:sz="0" w:space="0" w:color="auto"/>
        <w:right w:val="none" w:sz="0" w:space="0" w:color="auto"/>
      </w:divBdr>
    </w:div>
    <w:div w:id="463425143">
      <w:bodyDiv w:val="1"/>
      <w:marLeft w:val="0"/>
      <w:marRight w:val="0"/>
      <w:marTop w:val="0"/>
      <w:marBottom w:val="0"/>
      <w:divBdr>
        <w:top w:val="none" w:sz="0" w:space="0" w:color="auto"/>
        <w:left w:val="none" w:sz="0" w:space="0" w:color="auto"/>
        <w:bottom w:val="none" w:sz="0" w:space="0" w:color="auto"/>
        <w:right w:val="none" w:sz="0" w:space="0" w:color="auto"/>
      </w:divBdr>
    </w:div>
    <w:div w:id="464087127">
      <w:bodyDiv w:val="1"/>
      <w:marLeft w:val="0"/>
      <w:marRight w:val="0"/>
      <w:marTop w:val="0"/>
      <w:marBottom w:val="0"/>
      <w:divBdr>
        <w:top w:val="none" w:sz="0" w:space="0" w:color="auto"/>
        <w:left w:val="none" w:sz="0" w:space="0" w:color="auto"/>
        <w:bottom w:val="none" w:sz="0" w:space="0" w:color="auto"/>
        <w:right w:val="none" w:sz="0" w:space="0" w:color="auto"/>
      </w:divBdr>
    </w:div>
    <w:div w:id="464667313">
      <w:bodyDiv w:val="1"/>
      <w:marLeft w:val="0"/>
      <w:marRight w:val="0"/>
      <w:marTop w:val="0"/>
      <w:marBottom w:val="0"/>
      <w:divBdr>
        <w:top w:val="none" w:sz="0" w:space="0" w:color="auto"/>
        <w:left w:val="none" w:sz="0" w:space="0" w:color="auto"/>
        <w:bottom w:val="none" w:sz="0" w:space="0" w:color="auto"/>
        <w:right w:val="none" w:sz="0" w:space="0" w:color="auto"/>
      </w:divBdr>
    </w:div>
    <w:div w:id="466708653">
      <w:bodyDiv w:val="1"/>
      <w:marLeft w:val="0"/>
      <w:marRight w:val="0"/>
      <w:marTop w:val="0"/>
      <w:marBottom w:val="0"/>
      <w:divBdr>
        <w:top w:val="none" w:sz="0" w:space="0" w:color="auto"/>
        <w:left w:val="none" w:sz="0" w:space="0" w:color="auto"/>
        <w:bottom w:val="none" w:sz="0" w:space="0" w:color="auto"/>
        <w:right w:val="none" w:sz="0" w:space="0" w:color="auto"/>
      </w:divBdr>
    </w:div>
    <w:div w:id="467093192">
      <w:bodyDiv w:val="1"/>
      <w:marLeft w:val="0"/>
      <w:marRight w:val="0"/>
      <w:marTop w:val="0"/>
      <w:marBottom w:val="0"/>
      <w:divBdr>
        <w:top w:val="none" w:sz="0" w:space="0" w:color="auto"/>
        <w:left w:val="none" w:sz="0" w:space="0" w:color="auto"/>
        <w:bottom w:val="none" w:sz="0" w:space="0" w:color="auto"/>
        <w:right w:val="none" w:sz="0" w:space="0" w:color="auto"/>
      </w:divBdr>
    </w:div>
    <w:div w:id="467163654">
      <w:bodyDiv w:val="1"/>
      <w:marLeft w:val="0"/>
      <w:marRight w:val="0"/>
      <w:marTop w:val="0"/>
      <w:marBottom w:val="0"/>
      <w:divBdr>
        <w:top w:val="none" w:sz="0" w:space="0" w:color="auto"/>
        <w:left w:val="none" w:sz="0" w:space="0" w:color="auto"/>
        <w:bottom w:val="none" w:sz="0" w:space="0" w:color="auto"/>
        <w:right w:val="none" w:sz="0" w:space="0" w:color="auto"/>
      </w:divBdr>
    </w:div>
    <w:div w:id="467817168">
      <w:bodyDiv w:val="1"/>
      <w:marLeft w:val="0"/>
      <w:marRight w:val="0"/>
      <w:marTop w:val="0"/>
      <w:marBottom w:val="0"/>
      <w:divBdr>
        <w:top w:val="none" w:sz="0" w:space="0" w:color="auto"/>
        <w:left w:val="none" w:sz="0" w:space="0" w:color="auto"/>
        <w:bottom w:val="none" w:sz="0" w:space="0" w:color="auto"/>
        <w:right w:val="none" w:sz="0" w:space="0" w:color="auto"/>
      </w:divBdr>
    </w:div>
    <w:div w:id="467868569">
      <w:bodyDiv w:val="1"/>
      <w:marLeft w:val="0"/>
      <w:marRight w:val="0"/>
      <w:marTop w:val="0"/>
      <w:marBottom w:val="0"/>
      <w:divBdr>
        <w:top w:val="none" w:sz="0" w:space="0" w:color="auto"/>
        <w:left w:val="none" w:sz="0" w:space="0" w:color="auto"/>
        <w:bottom w:val="none" w:sz="0" w:space="0" w:color="auto"/>
        <w:right w:val="none" w:sz="0" w:space="0" w:color="auto"/>
      </w:divBdr>
    </w:div>
    <w:div w:id="469637371">
      <w:bodyDiv w:val="1"/>
      <w:marLeft w:val="0"/>
      <w:marRight w:val="0"/>
      <w:marTop w:val="0"/>
      <w:marBottom w:val="0"/>
      <w:divBdr>
        <w:top w:val="none" w:sz="0" w:space="0" w:color="auto"/>
        <w:left w:val="none" w:sz="0" w:space="0" w:color="auto"/>
        <w:bottom w:val="none" w:sz="0" w:space="0" w:color="auto"/>
        <w:right w:val="none" w:sz="0" w:space="0" w:color="auto"/>
      </w:divBdr>
    </w:div>
    <w:div w:id="469707312">
      <w:bodyDiv w:val="1"/>
      <w:marLeft w:val="0"/>
      <w:marRight w:val="0"/>
      <w:marTop w:val="0"/>
      <w:marBottom w:val="0"/>
      <w:divBdr>
        <w:top w:val="none" w:sz="0" w:space="0" w:color="auto"/>
        <w:left w:val="none" w:sz="0" w:space="0" w:color="auto"/>
        <w:bottom w:val="none" w:sz="0" w:space="0" w:color="auto"/>
        <w:right w:val="none" w:sz="0" w:space="0" w:color="auto"/>
      </w:divBdr>
    </w:div>
    <w:div w:id="470365599">
      <w:bodyDiv w:val="1"/>
      <w:marLeft w:val="0"/>
      <w:marRight w:val="0"/>
      <w:marTop w:val="0"/>
      <w:marBottom w:val="0"/>
      <w:divBdr>
        <w:top w:val="none" w:sz="0" w:space="0" w:color="auto"/>
        <w:left w:val="none" w:sz="0" w:space="0" w:color="auto"/>
        <w:bottom w:val="none" w:sz="0" w:space="0" w:color="auto"/>
        <w:right w:val="none" w:sz="0" w:space="0" w:color="auto"/>
      </w:divBdr>
    </w:div>
    <w:div w:id="470706971">
      <w:bodyDiv w:val="1"/>
      <w:marLeft w:val="0"/>
      <w:marRight w:val="0"/>
      <w:marTop w:val="0"/>
      <w:marBottom w:val="0"/>
      <w:divBdr>
        <w:top w:val="none" w:sz="0" w:space="0" w:color="auto"/>
        <w:left w:val="none" w:sz="0" w:space="0" w:color="auto"/>
        <w:bottom w:val="none" w:sz="0" w:space="0" w:color="auto"/>
        <w:right w:val="none" w:sz="0" w:space="0" w:color="auto"/>
      </w:divBdr>
    </w:div>
    <w:div w:id="472254247">
      <w:bodyDiv w:val="1"/>
      <w:marLeft w:val="0"/>
      <w:marRight w:val="0"/>
      <w:marTop w:val="0"/>
      <w:marBottom w:val="0"/>
      <w:divBdr>
        <w:top w:val="none" w:sz="0" w:space="0" w:color="auto"/>
        <w:left w:val="none" w:sz="0" w:space="0" w:color="auto"/>
        <w:bottom w:val="none" w:sz="0" w:space="0" w:color="auto"/>
        <w:right w:val="none" w:sz="0" w:space="0" w:color="auto"/>
      </w:divBdr>
    </w:div>
    <w:div w:id="472716056">
      <w:bodyDiv w:val="1"/>
      <w:marLeft w:val="0"/>
      <w:marRight w:val="0"/>
      <w:marTop w:val="0"/>
      <w:marBottom w:val="0"/>
      <w:divBdr>
        <w:top w:val="none" w:sz="0" w:space="0" w:color="auto"/>
        <w:left w:val="none" w:sz="0" w:space="0" w:color="auto"/>
        <w:bottom w:val="none" w:sz="0" w:space="0" w:color="auto"/>
        <w:right w:val="none" w:sz="0" w:space="0" w:color="auto"/>
      </w:divBdr>
    </w:div>
    <w:div w:id="473524531">
      <w:bodyDiv w:val="1"/>
      <w:marLeft w:val="0"/>
      <w:marRight w:val="0"/>
      <w:marTop w:val="0"/>
      <w:marBottom w:val="0"/>
      <w:divBdr>
        <w:top w:val="none" w:sz="0" w:space="0" w:color="auto"/>
        <w:left w:val="none" w:sz="0" w:space="0" w:color="auto"/>
        <w:bottom w:val="none" w:sz="0" w:space="0" w:color="auto"/>
        <w:right w:val="none" w:sz="0" w:space="0" w:color="auto"/>
      </w:divBdr>
    </w:div>
    <w:div w:id="475994698">
      <w:bodyDiv w:val="1"/>
      <w:marLeft w:val="0"/>
      <w:marRight w:val="0"/>
      <w:marTop w:val="0"/>
      <w:marBottom w:val="0"/>
      <w:divBdr>
        <w:top w:val="none" w:sz="0" w:space="0" w:color="auto"/>
        <w:left w:val="none" w:sz="0" w:space="0" w:color="auto"/>
        <w:bottom w:val="none" w:sz="0" w:space="0" w:color="auto"/>
        <w:right w:val="none" w:sz="0" w:space="0" w:color="auto"/>
      </w:divBdr>
    </w:div>
    <w:div w:id="478696651">
      <w:bodyDiv w:val="1"/>
      <w:marLeft w:val="0"/>
      <w:marRight w:val="0"/>
      <w:marTop w:val="0"/>
      <w:marBottom w:val="0"/>
      <w:divBdr>
        <w:top w:val="none" w:sz="0" w:space="0" w:color="auto"/>
        <w:left w:val="none" w:sz="0" w:space="0" w:color="auto"/>
        <w:bottom w:val="none" w:sz="0" w:space="0" w:color="auto"/>
        <w:right w:val="none" w:sz="0" w:space="0" w:color="auto"/>
      </w:divBdr>
    </w:div>
    <w:div w:id="479350786">
      <w:bodyDiv w:val="1"/>
      <w:marLeft w:val="0"/>
      <w:marRight w:val="0"/>
      <w:marTop w:val="0"/>
      <w:marBottom w:val="0"/>
      <w:divBdr>
        <w:top w:val="none" w:sz="0" w:space="0" w:color="auto"/>
        <w:left w:val="none" w:sz="0" w:space="0" w:color="auto"/>
        <w:bottom w:val="none" w:sz="0" w:space="0" w:color="auto"/>
        <w:right w:val="none" w:sz="0" w:space="0" w:color="auto"/>
      </w:divBdr>
    </w:div>
    <w:div w:id="479419273">
      <w:bodyDiv w:val="1"/>
      <w:marLeft w:val="0"/>
      <w:marRight w:val="0"/>
      <w:marTop w:val="0"/>
      <w:marBottom w:val="0"/>
      <w:divBdr>
        <w:top w:val="none" w:sz="0" w:space="0" w:color="auto"/>
        <w:left w:val="none" w:sz="0" w:space="0" w:color="auto"/>
        <w:bottom w:val="none" w:sz="0" w:space="0" w:color="auto"/>
        <w:right w:val="none" w:sz="0" w:space="0" w:color="auto"/>
      </w:divBdr>
    </w:div>
    <w:div w:id="481771381">
      <w:bodyDiv w:val="1"/>
      <w:marLeft w:val="0"/>
      <w:marRight w:val="0"/>
      <w:marTop w:val="0"/>
      <w:marBottom w:val="0"/>
      <w:divBdr>
        <w:top w:val="none" w:sz="0" w:space="0" w:color="auto"/>
        <w:left w:val="none" w:sz="0" w:space="0" w:color="auto"/>
        <w:bottom w:val="none" w:sz="0" w:space="0" w:color="auto"/>
        <w:right w:val="none" w:sz="0" w:space="0" w:color="auto"/>
      </w:divBdr>
    </w:div>
    <w:div w:id="482351465">
      <w:bodyDiv w:val="1"/>
      <w:marLeft w:val="0"/>
      <w:marRight w:val="0"/>
      <w:marTop w:val="0"/>
      <w:marBottom w:val="0"/>
      <w:divBdr>
        <w:top w:val="none" w:sz="0" w:space="0" w:color="auto"/>
        <w:left w:val="none" w:sz="0" w:space="0" w:color="auto"/>
        <w:bottom w:val="none" w:sz="0" w:space="0" w:color="auto"/>
        <w:right w:val="none" w:sz="0" w:space="0" w:color="auto"/>
      </w:divBdr>
    </w:div>
    <w:div w:id="482430368">
      <w:bodyDiv w:val="1"/>
      <w:marLeft w:val="0"/>
      <w:marRight w:val="0"/>
      <w:marTop w:val="0"/>
      <w:marBottom w:val="0"/>
      <w:divBdr>
        <w:top w:val="none" w:sz="0" w:space="0" w:color="auto"/>
        <w:left w:val="none" w:sz="0" w:space="0" w:color="auto"/>
        <w:bottom w:val="none" w:sz="0" w:space="0" w:color="auto"/>
        <w:right w:val="none" w:sz="0" w:space="0" w:color="auto"/>
      </w:divBdr>
    </w:div>
    <w:div w:id="485754118">
      <w:bodyDiv w:val="1"/>
      <w:marLeft w:val="0"/>
      <w:marRight w:val="0"/>
      <w:marTop w:val="0"/>
      <w:marBottom w:val="0"/>
      <w:divBdr>
        <w:top w:val="none" w:sz="0" w:space="0" w:color="auto"/>
        <w:left w:val="none" w:sz="0" w:space="0" w:color="auto"/>
        <w:bottom w:val="none" w:sz="0" w:space="0" w:color="auto"/>
        <w:right w:val="none" w:sz="0" w:space="0" w:color="auto"/>
      </w:divBdr>
    </w:div>
    <w:div w:id="485820418">
      <w:bodyDiv w:val="1"/>
      <w:marLeft w:val="0"/>
      <w:marRight w:val="0"/>
      <w:marTop w:val="0"/>
      <w:marBottom w:val="0"/>
      <w:divBdr>
        <w:top w:val="none" w:sz="0" w:space="0" w:color="auto"/>
        <w:left w:val="none" w:sz="0" w:space="0" w:color="auto"/>
        <w:bottom w:val="none" w:sz="0" w:space="0" w:color="auto"/>
        <w:right w:val="none" w:sz="0" w:space="0" w:color="auto"/>
      </w:divBdr>
    </w:div>
    <w:div w:id="487332091">
      <w:bodyDiv w:val="1"/>
      <w:marLeft w:val="0"/>
      <w:marRight w:val="0"/>
      <w:marTop w:val="0"/>
      <w:marBottom w:val="0"/>
      <w:divBdr>
        <w:top w:val="none" w:sz="0" w:space="0" w:color="auto"/>
        <w:left w:val="none" w:sz="0" w:space="0" w:color="auto"/>
        <w:bottom w:val="none" w:sz="0" w:space="0" w:color="auto"/>
        <w:right w:val="none" w:sz="0" w:space="0" w:color="auto"/>
      </w:divBdr>
    </w:div>
    <w:div w:id="488449372">
      <w:bodyDiv w:val="1"/>
      <w:marLeft w:val="0"/>
      <w:marRight w:val="0"/>
      <w:marTop w:val="0"/>
      <w:marBottom w:val="0"/>
      <w:divBdr>
        <w:top w:val="none" w:sz="0" w:space="0" w:color="auto"/>
        <w:left w:val="none" w:sz="0" w:space="0" w:color="auto"/>
        <w:bottom w:val="none" w:sz="0" w:space="0" w:color="auto"/>
        <w:right w:val="none" w:sz="0" w:space="0" w:color="auto"/>
      </w:divBdr>
    </w:div>
    <w:div w:id="490025275">
      <w:bodyDiv w:val="1"/>
      <w:marLeft w:val="0"/>
      <w:marRight w:val="0"/>
      <w:marTop w:val="0"/>
      <w:marBottom w:val="0"/>
      <w:divBdr>
        <w:top w:val="none" w:sz="0" w:space="0" w:color="auto"/>
        <w:left w:val="none" w:sz="0" w:space="0" w:color="auto"/>
        <w:bottom w:val="none" w:sz="0" w:space="0" w:color="auto"/>
        <w:right w:val="none" w:sz="0" w:space="0" w:color="auto"/>
      </w:divBdr>
    </w:div>
    <w:div w:id="490100786">
      <w:bodyDiv w:val="1"/>
      <w:marLeft w:val="0"/>
      <w:marRight w:val="0"/>
      <w:marTop w:val="0"/>
      <w:marBottom w:val="0"/>
      <w:divBdr>
        <w:top w:val="none" w:sz="0" w:space="0" w:color="auto"/>
        <w:left w:val="none" w:sz="0" w:space="0" w:color="auto"/>
        <w:bottom w:val="none" w:sz="0" w:space="0" w:color="auto"/>
        <w:right w:val="none" w:sz="0" w:space="0" w:color="auto"/>
      </w:divBdr>
    </w:div>
    <w:div w:id="490949176">
      <w:bodyDiv w:val="1"/>
      <w:marLeft w:val="0"/>
      <w:marRight w:val="0"/>
      <w:marTop w:val="0"/>
      <w:marBottom w:val="0"/>
      <w:divBdr>
        <w:top w:val="none" w:sz="0" w:space="0" w:color="auto"/>
        <w:left w:val="none" w:sz="0" w:space="0" w:color="auto"/>
        <w:bottom w:val="none" w:sz="0" w:space="0" w:color="auto"/>
        <w:right w:val="none" w:sz="0" w:space="0" w:color="auto"/>
      </w:divBdr>
    </w:div>
    <w:div w:id="492262811">
      <w:bodyDiv w:val="1"/>
      <w:marLeft w:val="0"/>
      <w:marRight w:val="0"/>
      <w:marTop w:val="0"/>
      <w:marBottom w:val="0"/>
      <w:divBdr>
        <w:top w:val="none" w:sz="0" w:space="0" w:color="auto"/>
        <w:left w:val="none" w:sz="0" w:space="0" w:color="auto"/>
        <w:bottom w:val="none" w:sz="0" w:space="0" w:color="auto"/>
        <w:right w:val="none" w:sz="0" w:space="0" w:color="auto"/>
      </w:divBdr>
    </w:div>
    <w:div w:id="492793296">
      <w:bodyDiv w:val="1"/>
      <w:marLeft w:val="0"/>
      <w:marRight w:val="0"/>
      <w:marTop w:val="0"/>
      <w:marBottom w:val="0"/>
      <w:divBdr>
        <w:top w:val="none" w:sz="0" w:space="0" w:color="auto"/>
        <w:left w:val="none" w:sz="0" w:space="0" w:color="auto"/>
        <w:bottom w:val="none" w:sz="0" w:space="0" w:color="auto"/>
        <w:right w:val="none" w:sz="0" w:space="0" w:color="auto"/>
      </w:divBdr>
    </w:div>
    <w:div w:id="492916316">
      <w:bodyDiv w:val="1"/>
      <w:marLeft w:val="0"/>
      <w:marRight w:val="0"/>
      <w:marTop w:val="0"/>
      <w:marBottom w:val="0"/>
      <w:divBdr>
        <w:top w:val="none" w:sz="0" w:space="0" w:color="auto"/>
        <w:left w:val="none" w:sz="0" w:space="0" w:color="auto"/>
        <w:bottom w:val="none" w:sz="0" w:space="0" w:color="auto"/>
        <w:right w:val="none" w:sz="0" w:space="0" w:color="auto"/>
      </w:divBdr>
    </w:div>
    <w:div w:id="494220671">
      <w:bodyDiv w:val="1"/>
      <w:marLeft w:val="0"/>
      <w:marRight w:val="0"/>
      <w:marTop w:val="0"/>
      <w:marBottom w:val="0"/>
      <w:divBdr>
        <w:top w:val="none" w:sz="0" w:space="0" w:color="auto"/>
        <w:left w:val="none" w:sz="0" w:space="0" w:color="auto"/>
        <w:bottom w:val="none" w:sz="0" w:space="0" w:color="auto"/>
        <w:right w:val="none" w:sz="0" w:space="0" w:color="auto"/>
      </w:divBdr>
    </w:div>
    <w:div w:id="494414000">
      <w:bodyDiv w:val="1"/>
      <w:marLeft w:val="0"/>
      <w:marRight w:val="0"/>
      <w:marTop w:val="0"/>
      <w:marBottom w:val="0"/>
      <w:divBdr>
        <w:top w:val="none" w:sz="0" w:space="0" w:color="auto"/>
        <w:left w:val="none" w:sz="0" w:space="0" w:color="auto"/>
        <w:bottom w:val="none" w:sz="0" w:space="0" w:color="auto"/>
        <w:right w:val="none" w:sz="0" w:space="0" w:color="auto"/>
      </w:divBdr>
    </w:div>
    <w:div w:id="494616111">
      <w:bodyDiv w:val="1"/>
      <w:marLeft w:val="0"/>
      <w:marRight w:val="0"/>
      <w:marTop w:val="0"/>
      <w:marBottom w:val="0"/>
      <w:divBdr>
        <w:top w:val="none" w:sz="0" w:space="0" w:color="auto"/>
        <w:left w:val="none" w:sz="0" w:space="0" w:color="auto"/>
        <w:bottom w:val="none" w:sz="0" w:space="0" w:color="auto"/>
        <w:right w:val="none" w:sz="0" w:space="0" w:color="auto"/>
      </w:divBdr>
    </w:div>
    <w:div w:id="495386664">
      <w:bodyDiv w:val="1"/>
      <w:marLeft w:val="0"/>
      <w:marRight w:val="0"/>
      <w:marTop w:val="0"/>
      <w:marBottom w:val="0"/>
      <w:divBdr>
        <w:top w:val="none" w:sz="0" w:space="0" w:color="auto"/>
        <w:left w:val="none" w:sz="0" w:space="0" w:color="auto"/>
        <w:bottom w:val="none" w:sz="0" w:space="0" w:color="auto"/>
        <w:right w:val="none" w:sz="0" w:space="0" w:color="auto"/>
      </w:divBdr>
    </w:div>
    <w:div w:id="496069350">
      <w:bodyDiv w:val="1"/>
      <w:marLeft w:val="0"/>
      <w:marRight w:val="0"/>
      <w:marTop w:val="0"/>
      <w:marBottom w:val="0"/>
      <w:divBdr>
        <w:top w:val="none" w:sz="0" w:space="0" w:color="auto"/>
        <w:left w:val="none" w:sz="0" w:space="0" w:color="auto"/>
        <w:bottom w:val="none" w:sz="0" w:space="0" w:color="auto"/>
        <w:right w:val="none" w:sz="0" w:space="0" w:color="auto"/>
      </w:divBdr>
    </w:div>
    <w:div w:id="496581249">
      <w:bodyDiv w:val="1"/>
      <w:marLeft w:val="0"/>
      <w:marRight w:val="0"/>
      <w:marTop w:val="0"/>
      <w:marBottom w:val="0"/>
      <w:divBdr>
        <w:top w:val="none" w:sz="0" w:space="0" w:color="auto"/>
        <w:left w:val="none" w:sz="0" w:space="0" w:color="auto"/>
        <w:bottom w:val="none" w:sz="0" w:space="0" w:color="auto"/>
        <w:right w:val="none" w:sz="0" w:space="0" w:color="auto"/>
      </w:divBdr>
    </w:div>
    <w:div w:id="497423744">
      <w:bodyDiv w:val="1"/>
      <w:marLeft w:val="0"/>
      <w:marRight w:val="0"/>
      <w:marTop w:val="0"/>
      <w:marBottom w:val="0"/>
      <w:divBdr>
        <w:top w:val="none" w:sz="0" w:space="0" w:color="auto"/>
        <w:left w:val="none" w:sz="0" w:space="0" w:color="auto"/>
        <w:bottom w:val="none" w:sz="0" w:space="0" w:color="auto"/>
        <w:right w:val="none" w:sz="0" w:space="0" w:color="auto"/>
      </w:divBdr>
    </w:div>
    <w:div w:id="499467898">
      <w:bodyDiv w:val="1"/>
      <w:marLeft w:val="0"/>
      <w:marRight w:val="0"/>
      <w:marTop w:val="0"/>
      <w:marBottom w:val="0"/>
      <w:divBdr>
        <w:top w:val="none" w:sz="0" w:space="0" w:color="auto"/>
        <w:left w:val="none" w:sz="0" w:space="0" w:color="auto"/>
        <w:bottom w:val="none" w:sz="0" w:space="0" w:color="auto"/>
        <w:right w:val="none" w:sz="0" w:space="0" w:color="auto"/>
      </w:divBdr>
    </w:div>
    <w:div w:id="500050857">
      <w:bodyDiv w:val="1"/>
      <w:marLeft w:val="0"/>
      <w:marRight w:val="0"/>
      <w:marTop w:val="0"/>
      <w:marBottom w:val="0"/>
      <w:divBdr>
        <w:top w:val="none" w:sz="0" w:space="0" w:color="auto"/>
        <w:left w:val="none" w:sz="0" w:space="0" w:color="auto"/>
        <w:bottom w:val="none" w:sz="0" w:space="0" w:color="auto"/>
        <w:right w:val="none" w:sz="0" w:space="0" w:color="auto"/>
      </w:divBdr>
    </w:div>
    <w:div w:id="500504763">
      <w:bodyDiv w:val="1"/>
      <w:marLeft w:val="0"/>
      <w:marRight w:val="0"/>
      <w:marTop w:val="0"/>
      <w:marBottom w:val="0"/>
      <w:divBdr>
        <w:top w:val="none" w:sz="0" w:space="0" w:color="auto"/>
        <w:left w:val="none" w:sz="0" w:space="0" w:color="auto"/>
        <w:bottom w:val="none" w:sz="0" w:space="0" w:color="auto"/>
        <w:right w:val="none" w:sz="0" w:space="0" w:color="auto"/>
      </w:divBdr>
    </w:div>
    <w:div w:id="501317209">
      <w:bodyDiv w:val="1"/>
      <w:marLeft w:val="0"/>
      <w:marRight w:val="0"/>
      <w:marTop w:val="0"/>
      <w:marBottom w:val="0"/>
      <w:divBdr>
        <w:top w:val="none" w:sz="0" w:space="0" w:color="auto"/>
        <w:left w:val="none" w:sz="0" w:space="0" w:color="auto"/>
        <w:bottom w:val="none" w:sz="0" w:space="0" w:color="auto"/>
        <w:right w:val="none" w:sz="0" w:space="0" w:color="auto"/>
      </w:divBdr>
    </w:div>
    <w:div w:id="501774222">
      <w:bodyDiv w:val="1"/>
      <w:marLeft w:val="0"/>
      <w:marRight w:val="0"/>
      <w:marTop w:val="0"/>
      <w:marBottom w:val="0"/>
      <w:divBdr>
        <w:top w:val="none" w:sz="0" w:space="0" w:color="auto"/>
        <w:left w:val="none" w:sz="0" w:space="0" w:color="auto"/>
        <w:bottom w:val="none" w:sz="0" w:space="0" w:color="auto"/>
        <w:right w:val="none" w:sz="0" w:space="0" w:color="auto"/>
      </w:divBdr>
    </w:div>
    <w:div w:id="502084085">
      <w:bodyDiv w:val="1"/>
      <w:marLeft w:val="0"/>
      <w:marRight w:val="0"/>
      <w:marTop w:val="0"/>
      <w:marBottom w:val="0"/>
      <w:divBdr>
        <w:top w:val="none" w:sz="0" w:space="0" w:color="auto"/>
        <w:left w:val="none" w:sz="0" w:space="0" w:color="auto"/>
        <w:bottom w:val="none" w:sz="0" w:space="0" w:color="auto"/>
        <w:right w:val="none" w:sz="0" w:space="0" w:color="auto"/>
      </w:divBdr>
    </w:div>
    <w:div w:id="502283399">
      <w:bodyDiv w:val="1"/>
      <w:marLeft w:val="0"/>
      <w:marRight w:val="0"/>
      <w:marTop w:val="0"/>
      <w:marBottom w:val="0"/>
      <w:divBdr>
        <w:top w:val="none" w:sz="0" w:space="0" w:color="auto"/>
        <w:left w:val="none" w:sz="0" w:space="0" w:color="auto"/>
        <w:bottom w:val="none" w:sz="0" w:space="0" w:color="auto"/>
        <w:right w:val="none" w:sz="0" w:space="0" w:color="auto"/>
      </w:divBdr>
    </w:div>
    <w:div w:id="502471562">
      <w:bodyDiv w:val="1"/>
      <w:marLeft w:val="0"/>
      <w:marRight w:val="0"/>
      <w:marTop w:val="0"/>
      <w:marBottom w:val="0"/>
      <w:divBdr>
        <w:top w:val="none" w:sz="0" w:space="0" w:color="auto"/>
        <w:left w:val="none" w:sz="0" w:space="0" w:color="auto"/>
        <w:bottom w:val="none" w:sz="0" w:space="0" w:color="auto"/>
        <w:right w:val="none" w:sz="0" w:space="0" w:color="auto"/>
      </w:divBdr>
    </w:div>
    <w:div w:id="503131758">
      <w:bodyDiv w:val="1"/>
      <w:marLeft w:val="0"/>
      <w:marRight w:val="0"/>
      <w:marTop w:val="0"/>
      <w:marBottom w:val="0"/>
      <w:divBdr>
        <w:top w:val="none" w:sz="0" w:space="0" w:color="auto"/>
        <w:left w:val="none" w:sz="0" w:space="0" w:color="auto"/>
        <w:bottom w:val="none" w:sz="0" w:space="0" w:color="auto"/>
        <w:right w:val="none" w:sz="0" w:space="0" w:color="auto"/>
      </w:divBdr>
    </w:div>
    <w:div w:id="504131391">
      <w:bodyDiv w:val="1"/>
      <w:marLeft w:val="0"/>
      <w:marRight w:val="0"/>
      <w:marTop w:val="0"/>
      <w:marBottom w:val="0"/>
      <w:divBdr>
        <w:top w:val="none" w:sz="0" w:space="0" w:color="auto"/>
        <w:left w:val="none" w:sz="0" w:space="0" w:color="auto"/>
        <w:bottom w:val="none" w:sz="0" w:space="0" w:color="auto"/>
        <w:right w:val="none" w:sz="0" w:space="0" w:color="auto"/>
      </w:divBdr>
    </w:div>
    <w:div w:id="504175750">
      <w:bodyDiv w:val="1"/>
      <w:marLeft w:val="0"/>
      <w:marRight w:val="0"/>
      <w:marTop w:val="0"/>
      <w:marBottom w:val="0"/>
      <w:divBdr>
        <w:top w:val="none" w:sz="0" w:space="0" w:color="auto"/>
        <w:left w:val="none" w:sz="0" w:space="0" w:color="auto"/>
        <w:bottom w:val="none" w:sz="0" w:space="0" w:color="auto"/>
        <w:right w:val="none" w:sz="0" w:space="0" w:color="auto"/>
      </w:divBdr>
    </w:div>
    <w:div w:id="505288560">
      <w:bodyDiv w:val="1"/>
      <w:marLeft w:val="0"/>
      <w:marRight w:val="0"/>
      <w:marTop w:val="0"/>
      <w:marBottom w:val="0"/>
      <w:divBdr>
        <w:top w:val="none" w:sz="0" w:space="0" w:color="auto"/>
        <w:left w:val="none" w:sz="0" w:space="0" w:color="auto"/>
        <w:bottom w:val="none" w:sz="0" w:space="0" w:color="auto"/>
        <w:right w:val="none" w:sz="0" w:space="0" w:color="auto"/>
      </w:divBdr>
    </w:div>
    <w:div w:id="506331665">
      <w:bodyDiv w:val="1"/>
      <w:marLeft w:val="0"/>
      <w:marRight w:val="0"/>
      <w:marTop w:val="0"/>
      <w:marBottom w:val="0"/>
      <w:divBdr>
        <w:top w:val="none" w:sz="0" w:space="0" w:color="auto"/>
        <w:left w:val="none" w:sz="0" w:space="0" w:color="auto"/>
        <w:bottom w:val="none" w:sz="0" w:space="0" w:color="auto"/>
        <w:right w:val="none" w:sz="0" w:space="0" w:color="auto"/>
      </w:divBdr>
    </w:div>
    <w:div w:id="506597357">
      <w:bodyDiv w:val="1"/>
      <w:marLeft w:val="0"/>
      <w:marRight w:val="0"/>
      <w:marTop w:val="0"/>
      <w:marBottom w:val="0"/>
      <w:divBdr>
        <w:top w:val="none" w:sz="0" w:space="0" w:color="auto"/>
        <w:left w:val="none" w:sz="0" w:space="0" w:color="auto"/>
        <w:bottom w:val="none" w:sz="0" w:space="0" w:color="auto"/>
        <w:right w:val="none" w:sz="0" w:space="0" w:color="auto"/>
      </w:divBdr>
    </w:div>
    <w:div w:id="506793658">
      <w:bodyDiv w:val="1"/>
      <w:marLeft w:val="0"/>
      <w:marRight w:val="0"/>
      <w:marTop w:val="0"/>
      <w:marBottom w:val="0"/>
      <w:divBdr>
        <w:top w:val="none" w:sz="0" w:space="0" w:color="auto"/>
        <w:left w:val="none" w:sz="0" w:space="0" w:color="auto"/>
        <w:bottom w:val="none" w:sz="0" w:space="0" w:color="auto"/>
        <w:right w:val="none" w:sz="0" w:space="0" w:color="auto"/>
      </w:divBdr>
    </w:div>
    <w:div w:id="507209118">
      <w:bodyDiv w:val="1"/>
      <w:marLeft w:val="0"/>
      <w:marRight w:val="0"/>
      <w:marTop w:val="0"/>
      <w:marBottom w:val="0"/>
      <w:divBdr>
        <w:top w:val="none" w:sz="0" w:space="0" w:color="auto"/>
        <w:left w:val="none" w:sz="0" w:space="0" w:color="auto"/>
        <w:bottom w:val="none" w:sz="0" w:space="0" w:color="auto"/>
        <w:right w:val="none" w:sz="0" w:space="0" w:color="auto"/>
      </w:divBdr>
    </w:div>
    <w:div w:id="507519981">
      <w:bodyDiv w:val="1"/>
      <w:marLeft w:val="0"/>
      <w:marRight w:val="0"/>
      <w:marTop w:val="0"/>
      <w:marBottom w:val="0"/>
      <w:divBdr>
        <w:top w:val="none" w:sz="0" w:space="0" w:color="auto"/>
        <w:left w:val="none" w:sz="0" w:space="0" w:color="auto"/>
        <w:bottom w:val="none" w:sz="0" w:space="0" w:color="auto"/>
        <w:right w:val="none" w:sz="0" w:space="0" w:color="auto"/>
      </w:divBdr>
    </w:div>
    <w:div w:id="507522091">
      <w:bodyDiv w:val="1"/>
      <w:marLeft w:val="0"/>
      <w:marRight w:val="0"/>
      <w:marTop w:val="0"/>
      <w:marBottom w:val="0"/>
      <w:divBdr>
        <w:top w:val="none" w:sz="0" w:space="0" w:color="auto"/>
        <w:left w:val="none" w:sz="0" w:space="0" w:color="auto"/>
        <w:bottom w:val="none" w:sz="0" w:space="0" w:color="auto"/>
        <w:right w:val="none" w:sz="0" w:space="0" w:color="auto"/>
      </w:divBdr>
    </w:div>
    <w:div w:id="507869716">
      <w:bodyDiv w:val="1"/>
      <w:marLeft w:val="0"/>
      <w:marRight w:val="0"/>
      <w:marTop w:val="0"/>
      <w:marBottom w:val="0"/>
      <w:divBdr>
        <w:top w:val="none" w:sz="0" w:space="0" w:color="auto"/>
        <w:left w:val="none" w:sz="0" w:space="0" w:color="auto"/>
        <w:bottom w:val="none" w:sz="0" w:space="0" w:color="auto"/>
        <w:right w:val="none" w:sz="0" w:space="0" w:color="auto"/>
      </w:divBdr>
    </w:div>
    <w:div w:id="508761665">
      <w:bodyDiv w:val="1"/>
      <w:marLeft w:val="0"/>
      <w:marRight w:val="0"/>
      <w:marTop w:val="0"/>
      <w:marBottom w:val="0"/>
      <w:divBdr>
        <w:top w:val="none" w:sz="0" w:space="0" w:color="auto"/>
        <w:left w:val="none" w:sz="0" w:space="0" w:color="auto"/>
        <w:bottom w:val="none" w:sz="0" w:space="0" w:color="auto"/>
        <w:right w:val="none" w:sz="0" w:space="0" w:color="auto"/>
      </w:divBdr>
    </w:div>
    <w:div w:id="510025876">
      <w:bodyDiv w:val="1"/>
      <w:marLeft w:val="0"/>
      <w:marRight w:val="0"/>
      <w:marTop w:val="0"/>
      <w:marBottom w:val="0"/>
      <w:divBdr>
        <w:top w:val="none" w:sz="0" w:space="0" w:color="auto"/>
        <w:left w:val="none" w:sz="0" w:space="0" w:color="auto"/>
        <w:bottom w:val="none" w:sz="0" w:space="0" w:color="auto"/>
        <w:right w:val="none" w:sz="0" w:space="0" w:color="auto"/>
      </w:divBdr>
    </w:div>
    <w:div w:id="511184272">
      <w:bodyDiv w:val="1"/>
      <w:marLeft w:val="0"/>
      <w:marRight w:val="0"/>
      <w:marTop w:val="0"/>
      <w:marBottom w:val="0"/>
      <w:divBdr>
        <w:top w:val="none" w:sz="0" w:space="0" w:color="auto"/>
        <w:left w:val="none" w:sz="0" w:space="0" w:color="auto"/>
        <w:bottom w:val="none" w:sz="0" w:space="0" w:color="auto"/>
        <w:right w:val="none" w:sz="0" w:space="0" w:color="auto"/>
      </w:divBdr>
    </w:div>
    <w:div w:id="511995205">
      <w:bodyDiv w:val="1"/>
      <w:marLeft w:val="0"/>
      <w:marRight w:val="0"/>
      <w:marTop w:val="0"/>
      <w:marBottom w:val="0"/>
      <w:divBdr>
        <w:top w:val="none" w:sz="0" w:space="0" w:color="auto"/>
        <w:left w:val="none" w:sz="0" w:space="0" w:color="auto"/>
        <w:bottom w:val="none" w:sz="0" w:space="0" w:color="auto"/>
        <w:right w:val="none" w:sz="0" w:space="0" w:color="auto"/>
      </w:divBdr>
    </w:div>
    <w:div w:id="512452754">
      <w:bodyDiv w:val="1"/>
      <w:marLeft w:val="0"/>
      <w:marRight w:val="0"/>
      <w:marTop w:val="0"/>
      <w:marBottom w:val="0"/>
      <w:divBdr>
        <w:top w:val="none" w:sz="0" w:space="0" w:color="auto"/>
        <w:left w:val="none" w:sz="0" w:space="0" w:color="auto"/>
        <w:bottom w:val="none" w:sz="0" w:space="0" w:color="auto"/>
        <w:right w:val="none" w:sz="0" w:space="0" w:color="auto"/>
      </w:divBdr>
    </w:div>
    <w:div w:id="512688771">
      <w:bodyDiv w:val="1"/>
      <w:marLeft w:val="0"/>
      <w:marRight w:val="0"/>
      <w:marTop w:val="0"/>
      <w:marBottom w:val="0"/>
      <w:divBdr>
        <w:top w:val="none" w:sz="0" w:space="0" w:color="auto"/>
        <w:left w:val="none" w:sz="0" w:space="0" w:color="auto"/>
        <w:bottom w:val="none" w:sz="0" w:space="0" w:color="auto"/>
        <w:right w:val="none" w:sz="0" w:space="0" w:color="auto"/>
      </w:divBdr>
    </w:div>
    <w:div w:id="513031828">
      <w:bodyDiv w:val="1"/>
      <w:marLeft w:val="0"/>
      <w:marRight w:val="0"/>
      <w:marTop w:val="0"/>
      <w:marBottom w:val="0"/>
      <w:divBdr>
        <w:top w:val="none" w:sz="0" w:space="0" w:color="auto"/>
        <w:left w:val="none" w:sz="0" w:space="0" w:color="auto"/>
        <w:bottom w:val="none" w:sz="0" w:space="0" w:color="auto"/>
        <w:right w:val="none" w:sz="0" w:space="0" w:color="auto"/>
      </w:divBdr>
    </w:div>
    <w:div w:id="513888248">
      <w:bodyDiv w:val="1"/>
      <w:marLeft w:val="0"/>
      <w:marRight w:val="0"/>
      <w:marTop w:val="0"/>
      <w:marBottom w:val="0"/>
      <w:divBdr>
        <w:top w:val="none" w:sz="0" w:space="0" w:color="auto"/>
        <w:left w:val="none" w:sz="0" w:space="0" w:color="auto"/>
        <w:bottom w:val="none" w:sz="0" w:space="0" w:color="auto"/>
        <w:right w:val="none" w:sz="0" w:space="0" w:color="auto"/>
      </w:divBdr>
    </w:div>
    <w:div w:id="514077508">
      <w:bodyDiv w:val="1"/>
      <w:marLeft w:val="0"/>
      <w:marRight w:val="0"/>
      <w:marTop w:val="0"/>
      <w:marBottom w:val="0"/>
      <w:divBdr>
        <w:top w:val="none" w:sz="0" w:space="0" w:color="auto"/>
        <w:left w:val="none" w:sz="0" w:space="0" w:color="auto"/>
        <w:bottom w:val="none" w:sz="0" w:space="0" w:color="auto"/>
        <w:right w:val="none" w:sz="0" w:space="0" w:color="auto"/>
      </w:divBdr>
    </w:div>
    <w:div w:id="515192945">
      <w:bodyDiv w:val="1"/>
      <w:marLeft w:val="0"/>
      <w:marRight w:val="0"/>
      <w:marTop w:val="0"/>
      <w:marBottom w:val="0"/>
      <w:divBdr>
        <w:top w:val="none" w:sz="0" w:space="0" w:color="auto"/>
        <w:left w:val="none" w:sz="0" w:space="0" w:color="auto"/>
        <w:bottom w:val="none" w:sz="0" w:space="0" w:color="auto"/>
        <w:right w:val="none" w:sz="0" w:space="0" w:color="auto"/>
      </w:divBdr>
    </w:div>
    <w:div w:id="515462072">
      <w:bodyDiv w:val="1"/>
      <w:marLeft w:val="0"/>
      <w:marRight w:val="0"/>
      <w:marTop w:val="0"/>
      <w:marBottom w:val="0"/>
      <w:divBdr>
        <w:top w:val="none" w:sz="0" w:space="0" w:color="auto"/>
        <w:left w:val="none" w:sz="0" w:space="0" w:color="auto"/>
        <w:bottom w:val="none" w:sz="0" w:space="0" w:color="auto"/>
        <w:right w:val="none" w:sz="0" w:space="0" w:color="auto"/>
      </w:divBdr>
    </w:div>
    <w:div w:id="516888651">
      <w:bodyDiv w:val="1"/>
      <w:marLeft w:val="0"/>
      <w:marRight w:val="0"/>
      <w:marTop w:val="0"/>
      <w:marBottom w:val="0"/>
      <w:divBdr>
        <w:top w:val="none" w:sz="0" w:space="0" w:color="auto"/>
        <w:left w:val="none" w:sz="0" w:space="0" w:color="auto"/>
        <w:bottom w:val="none" w:sz="0" w:space="0" w:color="auto"/>
        <w:right w:val="none" w:sz="0" w:space="0" w:color="auto"/>
      </w:divBdr>
    </w:div>
    <w:div w:id="517432575">
      <w:bodyDiv w:val="1"/>
      <w:marLeft w:val="0"/>
      <w:marRight w:val="0"/>
      <w:marTop w:val="0"/>
      <w:marBottom w:val="0"/>
      <w:divBdr>
        <w:top w:val="none" w:sz="0" w:space="0" w:color="auto"/>
        <w:left w:val="none" w:sz="0" w:space="0" w:color="auto"/>
        <w:bottom w:val="none" w:sz="0" w:space="0" w:color="auto"/>
        <w:right w:val="none" w:sz="0" w:space="0" w:color="auto"/>
      </w:divBdr>
    </w:div>
    <w:div w:id="519316480">
      <w:bodyDiv w:val="1"/>
      <w:marLeft w:val="0"/>
      <w:marRight w:val="0"/>
      <w:marTop w:val="0"/>
      <w:marBottom w:val="0"/>
      <w:divBdr>
        <w:top w:val="none" w:sz="0" w:space="0" w:color="auto"/>
        <w:left w:val="none" w:sz="0" w:space="0" w:color="auto"/>
        <w:bottom w:val="none" w:sz="0" w:space="0" w:color="auto"/>
        <w:right w:val="none" w:sz="0" w:space="0" w:color="auto"/>
      </w:divBdr>
    </w:div>
    <w:div w:id="519470531">
      <w:bodyDiv w:val="1"/>
      <w:marLeft w:val="0"/>
      <w:marRight w:val="0"/>
      <w:marTop w:val="0"/>
      <w:marBottom w:val="0"/>
      <w:divBdr>
        <w:top w:val="none" w:sz="0" w:space="0" w:color="auto"/>
        <w:left w:val="none" w:sz="0" w:space="0" w:color="auto"/>
        <w:bottom w:val="none" w:sz="0" w:space="0" w:color="auto"/>
        <w:right w:val="none" w:sz="0" w:space="0" w:color="auto"/>
      </w:divBdr>
    </w:div>
    <w:div w:id="519510234">
      <w:bodyDiv w:val="1"/>
      <w:marLeft w:val="0"/>
      <w:marRight w:val="0"/>
      <w:marTop w:val="0"/>
      <w:marBottom w:val="0"/>
      <w:divBdr>
        <w:top w:val="none" w:sz="0" w:space="0" w:color="auto"/>
        <w:left w:val="none" w:sz="0" w:space="0" w:color="auto"/>
        <w:bottom w:val="none" w:sz="0" w:space="0" w:color="auto"/>
        <w:right w:val="none" w:sz="0" w:space="0" w:color="auto"/>
      </w:divBdr>
    </w:div>
    <w:div w:id="521356288">
      <w:bodyDiv w:val="1"/>
      <w:marLeft w:val="0"/>
      <w:marRight w:val="0"/>
      <w:marTop w:val="0"/>
      <w:marBottom w:val="0"/>
      <w:divBdr>
        <w:top w:val="none" w:sz="0" w:space="0" w:color="auto"/>
        <w:left w:val="none" w:sz="0" w:space="0" w:color="auto"/>
        <w:bottom w:val="none" w:sz="0" w:space="0" w:color="auto"/>
        <w:right w:val="none" w:sz="0" w:space="0" w:color="auto"/>
      </w:divBdr>
    </w:div>
    <w:div w:id="521404892">
      <w:bodyDiv w:val="1"/>
      <w:marLeft w:val="0"/>
      <w:marRight w:val="0"/>
      <w:marTop w:val="0"/>
      <w:marBottom w:val="0"/>
      <w:divBdr>
        <w:top w:val="none" w:sz="0" w:space="0" w:color="auto"/>
        <w:left w:val="none" w:sz="0" w:space="0" w:color="auto"/>
        <w:bottom w:val="none" w:sz="0" w:space="0" w:color="auto"/>
        <w:right w:val="none" w:sz="0" w:space="0" w:color="auto"/>
      </w:divBdr>
    </w:div>
    <w:div w:id="522328588">
      <w:bodyDiv w:val="1"/>
      <w:marLeft w:val="0"/>
      <w:marRight w:val="0"/>
      <w:marTop w:val="0"/>
      <w:marBottom w:val="0"/>
      <w:divBdr>
        <w:top w:val="none" w:sz="0" w:space="0" w:color="auto"/>
        <w:left w:val="none" w:sz="0" w:space="0" w:color="auto"/>
        <w:bottom w:val="none" w:sz="0" w:space="0" w:color="auto"/>
        <w:right w:val="none" w:sz="0" w:space="0" w:color="auto"/>
      </w:divBdr>
    </w:div>
    <w:div w:id="522405938">
      <w:bodyDiv w:val="1"/>
      <w:marLeft w:val="0"/>
      <w:marRight w:val="0"/>
      <w:marTop w:val="0"/>
      <w:marBottom w:val="0"/>
      <w:divBdr>
        <w:top w:val="none" w:sz="0" w:space="0" w:color="auto"/>
        <w:left w:val="none" w:sz="0" w:space="0" w:color="auto"/>
        <w:bottom w:val="none" w:sz="0" w:space="0" w:color="auto"/>
        <w:right w:val="none" w:sz="0" w:space="0" w:color="auto"/>
      </w:divBdr>
    </w:div>
    <w:div w:id="522476895">
      <w:bodyDiv w:val="1"/>
      <w:marLeft w:val="0"/>
      <w:marRight w:val="0"/>
      <w:marTop w:val="0"/>
      <w:marBottom w:val="0"/>
      <w:divBdr>
        <w:top w:val="none" w:sz="0" w:space="0" w:color="auto"/>
        <w:left w:val="none" w:sz="0" w:space="0" w:color="auto"/>
        <w:bottom w:val="none" w:sz="0" w:space="0" w:color="auto"/>
        <w:right w:val="none" w:sz="0" w:space="0" w:color="auto"/>
      </w:divBdr>
    </w:div>
    <w:div w:id="523446786">
      <w:bodyDiv w:val="1"/>
      <w:marLeft w:val="0"/>
      <w:marRight w:val="0"/>
      <w:marTop w:val="0"/>
      <w:marBottom w:val="0"/>
      <w:divBdr>
        <w:top w:val="none" w:sz="0" w:space="0" w:color="auto"/>
        <w:left w:val="none" w:sz="0" w:space="0" w:color="auto"/>
        <w:bottom w:val="none" w:sz="0" w:space="0" w:color="auto"/>
        <w:right w:val="none" w:sz="0" w:space="0" w:color="auto"/>
      </w:divBdr>
    </w:div>
    <w:div w:id="524445277">
      <w:bodyDiv w:val="1"/>
      <w:marLeft w:val="0"/>
      <w:marRight w:val="0"/>
      <w:marTop w:val="0"/>
      <w:marBottom w:val="0"/>
      <w:divBdr>
        <w:top w:val="none" w:sz="0" w:space="0" w:color="auto"/>
        <w:left w:val="none" w:sz="0" w:space="0" w:color="auto"/>
        <w:bottom w:val="none" w:sz="0" w:space="0" w:color="auto"/>
        <w:right w:val="none" w:sz="0" w:space="0" w:color="auto"/>
      </w:divBdr>
    </w:div>
    <w:div w:id="524447654">
      <w:bodyDiv w:val="1"/>
      <w:marLeft w:val="0"/>
      <w:marRight w:val="0"/>
      <w:marTop w:val="0"/>
      <w:marBottom w:val="0"/>
      <w:divBdr>
        <w:top w:val="none" w:sz="0" w:space="0" w:color="auto"/>
        <w:left w:val="none" w:sz="0" w:space="0" w:color="auto"/>
        <w:bottom w:val="none" w:sz="0" w:space="0" w:color="auto"/>
        <w:right w:val="none" w:sz="0" w:space="0" w:color="auto"/>
      </w:divBdr>
    </w:div>
    <w:div w:id="524712008">
      <w:bodyDiv w:val="1"/>
      <w:marLeft w:val="0"/>
      <w:marRight w:val="0"/>
      <w:marTop w:val="0"/>
      <w:marBottom w:val="0"/>
      <w:divBdr>
        <w:top w:val="none" w:sz="0" w:space="0" w:color="auto"/>
        <w:left w:val="none" w:sz="0" w:space="0" w:color="auto"/>
        <w:bottom w:val="none" w:sz="0" w:space="0" w:color="auto"/>
        <w:right w:val="none" w:sz="0" w:space="0" w:color="auto"/>
      </w:divBdr>
    </w:div>
    <w:div w:id="525563976">
      <w:bodyDiv w:val="1"/>
      <w:marLeft w:val="0"/>
      <w:marRight w:val="0"/>
      <w:marTop w:val="0"/>
      <w:marBottom w:val="0"/>
      <w:divBdr>
        <w:top w:val="none" w:sz="0" w:space="0" w:color="auto"/>
        <w:left w:val="none" w:sz="0" w:space="0" w:color="auto"/>
        <w:bottom w:val="none" w:sz="0" w:space="0" w:color="auto"/>
        <w:right w:val="none" w:sz="0" w:space="0" w:color="auto"/>
      </w:divBdr>
    </w:div>
    <w:div w:id="527137339">
      <w:bodyDiv w:val="1"/>
      <w:marLeft w:val="0"/>
      <w:marRight w:val="0"/>
      <w:marTop w:val="0"/>
      <w:marBottom w:val="0"/>
      <w:divBdr>
        <w:top w:val="none" w:sz="0" w:space="0" w:color="auto"/>
        <w:left w:val="none" w:sz="0" w:space="0" w:color="auto"/>
        <w:bottom w:val="none" w:sz="0" w:space="0" w:color="auto"/>
        <w:right w:val="none" w:sz="0" w:space="0" w:color="auto"/>
      </w:divBdr>
    </w:div>
    <w:div w:id="527530788">
      <w:bodyDiv w:val="1"/>
      <w:marLeft w:val="0"/>
      <w:marRight w:val="0"/>
      <w:marTop w:val="0"/>
      <w:marBottom w:val="0"/>
      <w:divBdr>
        <w:top w:val="none" w:sz="0" w:space="0" w:color="auto"/>
        <w:left w:val="none" w:sz="0" w:space="0" w:color="auto"/>
        <w:bottom w:val="none" w:sz="0" w:space="0" w:color="auto"/>
        <w:right w:val="none" w:sz="0" w:space="0" w:color="auto"/>
      </w:divBdr>
    </w:div>
    <w:div w:id="528881947">
      <w:bodyDiv w:val="1"/>
      <w:marLeft w:val="0"/>
      <w:marRight w:val="0"/>
      <w:marTop w:val="0"/>
      <w:marBottom w:val="0"/>
      <w:divBdr>
        <w:top w:val="none" w:sz="0" w:space="0" w:color="auto"/>
        <w:left w:val="none" w:sz="0" w:space="0" w:color="auto"/>
        <w:bottom w:val="none" w:sz="0" w:space="0" w:color="auto"/>
        <w:right w:val="none" w:sz="0" w:space="0" w:color="auto"/>
      </w:divBdr>
    </w:div>
    <w:div w:id="529223912">
      <w:bodyDiv w:val="1"/>
      <w:marLeft w:val="0"/>
      <w:marRight w:val="0"/>
      <w:marTop w:val="0"/>
      <w:marBottom w:val="0"/>
      <w:divBdr>
        <w:top w:val="none" w:sz="0" w:space="0" w:color="auto"/>
        <w:left w:val="none" w:sz="0" w:space="0" w:color="auto"/>
        <w:bottom w:val="none" w:sz="0" w:space="0" w:color="auto"/>
        <w:right w:val="none" w:sz="0" w:space="0" w:color="auto"/>
      </w:divBdr>
    </w:div>
    <w:div w:id="530068565">
      <w:bodyDiv w:val="1"/>
      <w:marLeft w:val="0"/>
      <w:marRight w:val="0"/>
      <w:marTop w:val="0"/>
      <w:marBottom w:val="0"/>
      <w:divBdr>
        <w:top w:val="none" w:sz="0" w:space="0" w:color="auto"/>
        <w:left w:val="none" w:sz="0" w:space="0" w:color="auto"/>
        <w:bottom w:val="none" w:sz="0" w:space="0" w:color="auto"/>
        <w:right w:val="none" w:sz="0" w:space="0" w:color="auto"/>
      </w:divBdr>
    </w:div>
    <w:div w:id="531067822">
      <w:bodyDiv w:val="1"/>
      <w:marLeft w:val="0"/>
      <w:marRight w:val="0"/>
      <w:marTop w:val="0"/>
      <w:marBottom w:val="0"/>
      <w:divBdr>
        <w:top w:val="none" w:sz="0" w:space="0" w:color="auto"/>
        <w:left w:val="none" w:sz="0" w:space="0" w:color="auto"/>
        <w:bottom w:val="none" w:sz="0" w:space="0" w:color="auto"/>
        <w:right w:val="none" w:sz="0" w:space="0" w:color="auto"/>
      </w:divBdr>
    </w:div>
    <w:div w:id="531646846">
      <w:bodyDiv w:val="1"/>
      <w:marLeft w:val="0"/>
      <w:marRight w:val="0"/>
      <w:marTop w:val="0"/>
      <w:marBottom w:val="0"/>
      <w:divBdr>
        <w:top w:val="none" w:sz="0" w:space="0" w:color="auto"/>
        <w:left w:val="none" w:sz="0" w:space="0" w:color="auto"/>
        <w:bottom w:val="none" w:sz="0" w:space="0" w:color="auto"/>
        <w:right w:val="none" w:sz="0" w:space="0" w:color="auto"/>
      </w:divBdr>
    </w:div>
    <w:div w:id="534733416">
      <w:bodyDiv w:val="1"/>
      <w:marLeft w:val="0"/>
      <w:marRight w:val="0"/>
      <w:marTop w:val="0"/>
      <w:marBottom w:val="0"/>
      <w:divBdr>
        <w:top w:val="none" w:sz="0" w:space="0" w:color="auto"/>
        <w:left w:val="none" w:sz="0" w:space="0" w:color="auto"/>
        <w:bottom w:val="none" w:sz="0" w:space="0" w:color="auto"/>
        <w:right w:val="none" w:sz="0" w:space="0" w:color="auto"/>
      </w:divBdr>
    </w:div>
    <w:div w:id="535042317">
      <w:bodyDiv w:val="1"/>
      <w:marLeft w:val="0"/>
      <w:marRight w:val="0"/>
      <w:marTop w:val="0"/>
      <w:marBottom w:val="0"/>
      <w:divBdr>
        <w:top w:val="none" w:sz="0" w:space="0" w:color="auto"/>
        <w:left w:val="none" w:sz="0" w:space="0" w:color="auto"/>
        <w:bottom w:val="none" w:sz="0" w:space="0" w:color="auto"/>
        <w:right w:val="none" w:sz="0" w:space="0" w:color="auto"/>
      </w:divBdr>
    </w:div>
    <w:div w:id="535852721">
      <w:bodyDiv w:val="1"/>
      <w:marLeft w:val="0"/>
      <w:marRight w:val="0"/>
      <w:marTop w:val="0"/>
      <w:marBottom w:val="0"/>
      <w:divBdr>
        <w:top w:val="none" w:sz="0" w:space="0" w:color="auto"/>
        <w:left w:val="none" w:sz="0" w:space="0" w:color="auto"/>
        <w:bottom w:val="none" w:sz="0" w:space="0" w:color="auto"/>
        <w:right w:val="none" w:sz="0" w:space="0" w:color="auto"/>
      </w:divBdr>
      <w:divsChild>
        <w:div w:id="885406793">
          <w:marLeft w:val="0"/>
          <w:marRight w:val="0"/>
          <w:marTop w:val="0"/>
          <w:marBottom w:val="0"/>
          <w:divBdr>
            <w:top w:val="none" w:sz="0" w:space="0" w:color="auto"/>
            <w:left w:val="none" w:sz="0" w:space="0" w:color="auto"/>
            <w:bottom w:val="none" w:sz="0" w:space="0" w:color="auto"/>
            <w:right w:val="none" w:sz="0" w:space="0" w:color="auto"/>
          </w:divBdr>
        </w:div>
        <w:div w:id="1263996316">
          <w:marLeft w:val="0"/>
          <w:marRight w:val="0"/>
          <w:marTop w:val="0"/>
          <w:marBottom w:val="0"/>
          <w:divBdr>
            <w:top w:val="none" w:sz="0" w:space="0" w:color="auto"/>
            <w:left w:val="none" w:sz="0" w:space="0" w:color="auto"/>
            <w:bottom w:val="none" w:sz="0" w:space="0" w:color="auto"/>
            <w:right w:val="none" w:sz="0" w:space="0" w:color="auto"/>
          </w:divBdr>
        </w:div>
        <w:div w:id="927426362">
          <w:marLeft w:val="0"/>
          <w:marRight w:val="0"/>
          <w:marTop w:val="0"/>
          <w:marBottom w:val="0"/>
          <w:divBdr>
            <w:top w:val="none" w:sz="0" w:space="0" w:color="auto"/>
            <w:left w:val="none" w:sz="0" w:space="0" w:color="auto"/>
            <w:bottom w:val="none" w:sz="0" w:space="0" w:color="auto"/>
            <w:right w:val="none" w:sz="0" w:space="0" w:color="auto"/>
          </w:divBdr>
        </w:div>
        <w:div w:id="1420328389">
          <w:marLeft w:val="0"/>
          <w:marRight w:val="0"/>
          <w:marTop w:val="0"/>
          <w:marBottom w:val="0"/>
          <w:divBdr>
            <w:top w:val="none" w:sz="0" w:space="0" w:color="auto"/>
            <w:left w:val="none" w:sz="0" w:space="0" w:color="auto"/>
            <w:bottom w:val="none" w:sz="0" w:space="0" w:color="auto"/>
            <w:right w:val="none" w:sz="0" w:space="0" w:color="auto"/>
          </w:divBdr>
        </w:div>
        <w:div w:id="725568046">
          <w:marLeft w:val="0"/>
          <w:marRight w:val="0"/>
          <w:marTop w:val="0"/>
          <w:marBottom w:val="0"/>
          <w:divBdr>
            <w:top w:val="none" w:sz="0" w:space="0" w:color="auto"/>
            <w:left w:val="none" w:sz="0" w:space="0" w:color="auto"/>
            <w:bottom w:val="none" w:sz="0" w:space="0" w:color="auto"/>
            <w:right w:val="none" w:sz="0" w:space="0" w:color="auto"/>
          </w:divBdr>
        </w:div>
        <w:div w:id="1391684817">
          <w:marLeft w:val="0"/>
          <w:marRight w:val="0"/>
          <w:marTop w:val="0"/>
          <w:marBottom w:val="0"/>
          <w:divBdr>
            <w:top w:val="none" w:sz="0" w:space="0" w:color="auto"/>
            <w:left w:val="none" w:sz="0" w:space="0" w:color="auto"/>
            <w:bottom w:val="none" w:sz="0" w:space="0" w:color="auto"/>
            <w:right w:val="none" w:sz="0" w:space="0" w:color="auto"/>
          </w:divBdr>
        </w:div>
        <w:div w:id="613680134">
          <w:marLeft w:val="0"/>
          <w:marRight w:val="0"/>
          <w:marTop w:val="0"/>
          <w:marBottom w:val="0"/>
          <w:divBdr>
            <w:top w:val="none" w:sz="0" w:space="0" w:color="auto"/>
            <w:left w:val="none" w:sz="0" w:space="0" w:color="auto"/>
            <w:bottom w:val="none" w:sz="0" w:space="0" w:color="auto"/>
            <w:right w:val="none" w:sz="0" w:space="0" w:color="auto"/>
          </w:divBdr>
        </w:div>
      </w:divsChild>
    </w:div>
    <w:div w:id="536550363">
      <w:bodyDiv w:val="1"/>
      <w:marLeft w:val="0"/>
      <w:marRight w:val="0"/>
      <w:marTop w:val="0"/>
      <w:marBottom w:val="0"/>
      <w:divBdr>
        <w:top w:val="none" w:sz="0" w:space="0" w:color="auto"/>
        <w:left w:val="none" w:sz="0" w:space="0" w:color="auto"/>
        <w:bottom w:val="none" w:sz="0" w:space="0" w:color="auto"/>
        <w:right w:val="none" w:sz="0" w:space="0" w:color="auto"/>
      </w:divBdr>
    </w:div>
    <w:div w:id="538591810">
      <w:bodyDiv w:val="1"/>
      <w:marLeft w:val="0"/>
      <w:marRight w:val="0"/>
      <w:marTop w:val="0"/>
      <w:marBottom w:val="0"/>
      <w:divBdr>
        <w:top w:val="none" w:sz="0" w:space="0" w:color="auto"/>
        <w:left w:val="none" w:sz="0" w:space="0" w:color="auto"/>
        <w:bottom w:val="none" w:sz="0" w:space="0" w:color="auto"/>
        <w:right w:val="none" w:sz="0" w:space="0" w:color="auto"/>
      </w:divBdr>
    </w:div>
    <w:div w:id="539249976">
      <w:bodyDiv w:val="1"/>
      <w:marLeft w:val="0"/>
      <w:marRight w:val="0"/>
      <w:marTop w:val="0"/>
      <w:marBottom w:val="0"/>
      <w:divBdr>
        <w:top w:val="none" w:sz="0" w:space="0" w:color="auto"/>
        <w:left w:val="none" w:sz="0" w:space="0" w:color="auto"/>
        <w:bottom w:val="none" w:sz="0" w:space="0" w:color="auto"/>
        <w:right w:val="none" w:sz="0" w:space="0" w:color="auto"/>
      </w:divBdr>
    </w:div>
    <w:div w:id="539443790">
      <w:bodyDiv w:val="1"/>
      <w:marLeft w:val="0"/>
      <w:marRight w:val="0"/>
      <w:marTop w:val="0"/>
      <w:marBottom w:val="0"/>
      <w:divBdr>
        <w:top w:val="none" w:sz="0" w:space="0" w:color="auto"/>
        <w:left w:val="none" w:sz="0" w:space="0" w:color="auto"/>
        <w:bottom w:val="none" w:sz="0" w:space="0" w:color="auto"/>
        <w:right w:val="none" w:sz="0" w:space="0" w:color="auto"/>
      </w:divBdr>
    </w:div>
    <w:div w:id="540173513">
      <w:bodyDiv w:val="1"/>
      <w:marLeft w:val="0"/>
      <w:marRight w:val="0"/>
      <w:marTop w:val="0"/>
      <w:marBottom w:val="0"/>
      <w:divBdr>
        <w:top w:val="none" w:sz="0" w:space="0" w:color="auto"/>
        <w:left w:val="none" w:sz="0" w:space="0" w:color="auto"/>
        <w:bottom w:val="none" w:sz="0" w:space="0" w:color="auto"/>
        <w:right w:val="none" w:sz="0" w:space="0" w:color="auto"/>
      </w:divBdr>
    </w:div>
    <w:div w:id="540440971">
      <w:bodyDiv w:val="1"/>
      <w:marLeft w:val="0"/>
      <w:marRight w:val="0"/>
      <w:marTop w:val="0"/>
      <w:marBottom w:val="0"/>
      <w:divBdr>
        <w:top w:val="none" w:sz="0" w:space="0" w:color="auto"/>
        <w:left w:val="none" w:sz="0" w:space="0" w:color="auto"/>
        <w:bottom w:val="none" w:sz="0" w:space="0" w:color="auto"/>
        <w:right w:val="none" w:sz="0" w:space="0" w:color="auto"/>
      </w:divBdr>
    </w:div>
    <w:div w:id="541097725">
      <w:bodyDiv w:val="1"/>
      <w:marLeft w:val="0"/>
      <w:marRight w:val="0"/>
      <w:marTop w:val="0"/>
      <w:marBottom w:val="0"/>
      <w:divBdr>
        <w:top w:val="none" w:sz="0" w:space="0" w:color="auto"/>
        <w:left w:val="none" w:sz="0" w:space="0" w:color="auto"/>
        <w:bottom w:val="none" w:sz="0" w:space="0" w:color="auto"/>
        <w:right w:val="none" w:sz="0" w:space="0" w:color="auto"/>
      </w:divBdr>
    </w:div>
    <w:div w:id="541131585">
      <w:bodyDiv w:val="1"/>
      <w:marLeft w:val="0"/>
      <w:marRight w:val="0"/>
      <w:marTop w:val="0"/>
      <w:marBottom w:val="0"/>
      <w:divBdr>
        <w:top w:val="none" w:sz="0" w:space="0" w:color="auto"/>
        <w:left w:val="none" w:sz="0" w:space="0" w:color="auto"/>
        <w:bottom w:val="none" w:sz="0" w:space="0" w:color="auto"/>
        <w:right w:val="none" w:sz="0" w:space="0" w:color="auto"/>
      </w:divBdr>
    </w:div>
    <w:div w:id="543953275">
      <w:bodyDiv w:val="1"/>
      <w:marLeft w:val="0"/>
      <w:marRight w:val="0"/>
      <w:marTop w:val="0"/>
      <w:marBottom w:val="0"/>
      <w:divBdr>
        <w:top w:val="none" w:sz="0" w:space="0" w:color="auto"/>
        <w:left w:val="none" w:sz="0" w:space="0" w:color="auto"/>
        <w:bottom w:val="none" w:sz="0" w:space="0" w:color="auto"/>
        <w:right w:val="none" w:sz="0" w:space="0" w:color="auto"/>
      </w:divBdr>
      <w:divsChild>
        <w:div w:id="1259755042">
          <w:marLeft w:val="0"/>
          <w:marRight w:val="0"/>
          <w:marTop w:val="0"/>
          <w:marBottom w:val="0"/>
          <w:divBdr>
            <w:top w:val="none" w:sz="0" w:space="0" w:color="auto"/>
            <w:left w:val="none" w:sz="0" w:space="0" w:color="auto"/>
            <w:bottom w:val="none" w:sz="0" w:space="0" w:color="auto"/>
            <w:right w:val="none" w:sz="0" w:space="0" w:color="auto"/>
          </w:divBdr>
        </w:div>
        <w:div w:id="1508712794">
          <w:marLeft w:val="0"/>
          <w:marRight w:val="0"/>
          <w:marTop w:val="0"/>
          <w:marBottom w:val="0"/>
          <w:divBdr>
            <w:top w:val="none" w:sz="0" w:space="0" w:color="auto"/>
            <w:left w:val="none" w:sz="0" w:space="0" w:color="auto"/>
            <w:bottom w:val="none" w:sz="0" w:space="0" w:color="auto"/>
            <w:right w:val="none" w:sz="0" w:space="0" w:color="auto"/>
          </w:divBdr>
        </w:div>
        <w:div w:id="63259423">
          <w:marLeft w:val="0"/>
          <w:marRight w:val="0"/>
          <w:marTop w:val="0"/>
          <w:marBottom w:val="0"/>
          <w:divBdr>
            <w:top w:val="none" w:sz="0" w:space="0" w:color="auto"/>
            <w:left w:val="none" w:sz="0" w:space="0" w:color="auto"/>
            <w:bottom w:val="none" w:sz="0" w:space="0" w:color="auto"/>
            <w:right w:val="none" w:sz="0" w:space="0" w:color="auto"/>
          </w:divBdr>
        </w:div>
      </w:divsChild>
    </w:div>
    <w:div w:id="544408165">
      <w:bodyDiv w:val="1"/>
      <w:marLeft w:val="0"/>
      <w:marRight w:val="0"/>
      <w:marTop w:val="0"/>
      <w:marBottom w:val="0"/>
      <w:divBdr>
        <w:top w:val="none" w:sz="0" w:space="0" w:color="auto"/>
        <w:left w:val="none" w:sz="0" w:space="0" w:color="auto"/>
        <w:bottom w:val="none" w:sz="0" w:space="0" w:color="auto"/>
        <w:right w:val="none" w:sz="0" w:space="0" w:color="auto"/>
      </w:divBdr>
    </w:div>
    <w:div w:id="545067510">
      <w:bodyDiv w:val="1"/>
      <w:marLeft w:val="0"/>
      <w:marRight w:val="0"/>
      <w:marTop w:val="0"/>
      <w:marBottom w:val="0"/>
      <w:divBdr>
        <w:top w:val="none" w:sz="0" w:space="0" w:color="auto"/>
        <w:left w:val="none" w:sz="0" w:space="0" w:color="auto"/>
        <w:bottom w:val="none" w:sz="0" w:space="0" w:color="auto"/>
        <w:right w:val="none" w:sz="0" w:space="0" w:color="auto"/>
      </w:divBdr>
    </w:div>
    <w:div w:id="546064308">
      <w:bodyDiv w:val="1"/>
      <w:marLeft w:val="0"/>
      <w:marRight w:val="0"/>
      <w:marTop w:val="0"/>
      <w:marBottom w:val="0"/>
      <w:divBdr>
        <w:top w:val="none" w:sz="0" w:space="0" w:color="auto"/>
        <w:left w:val="none" w:sz="0" w:space="0" w:color="auto"/>
        <w:bottom w:val="none" w:sz="0" w:space="0" w:color="auto"/>
        <w:right w:val="none" w:sz="0" w:space="0" w:color="auto"/>
      </w:divBdr>
    </w:div>
    <w:div w:id="546992817">
      <w:bodyDiv w:val="1"/>
      <w:marLeft w:val="0"/>
      <w:marRight w:val="0"/>
      <w:marTop w:val="0"/>
      <w:marBottom w:val="0"/>
      <w:divBdr>
        <w:top w:val="none" w:sz="0" w:space="0" w:color="auto"/>
        <w:left w:val="none" w:sz="0" w:space="0" w:color="auto"/>
        <w:bottom w:val="none" w:sz="0" w:space="0" w:color="auto"/>
        <w:right w:val="none" w:sz="0" w:space="0" w:color="auto"/>
      </w:divBdr>
    </w:div>
    <w:div w:id="547761595">
      <w:bodyDiv w:val="1"/>
      <w:marLeft w:val="0"/>
      <w:marRight w:val="0"/>
      <w:marTop w:val="0"/>
      <w:marBottom w:val="0"/>
      <w:divBdr>
        <w:top w:val="none" w:sz="0" w:space="0" w:color="auto"/>
        <w:left w:val="none" w:sz="0" w:space="0" w:color="auto"/>
        <w:bottom w:val="none" w:sz="0" w:space="0" w:color="auto"/>
        <w:right w:val="none" w:sz="0" w:space="0" w:color="auto"/>
      </w:divBdr>
    </w:div>
    <w:div w:id="548997191">
      <w:bodyDiv w:val="1"/>
      <w:marLeft w:val="0"/>
      <w:marRight w:val="0"/>
      <w:marTop w:val="0"/>
      <w:marBottom w:val="0"/>
      <w:divBdr>
        <w:top w:val="none" w:sz="0" w:space="0" w:color="auto"/>
        <w:left w:val="none" w:sz="0" w:space="0" w:color="auto"/>
        <w:bottom w:val="none" w:sz="0" w:space="0" w:color="auto"/>
        <w:right w:val="none" w:sz="0" w:space="0" w:color="auto"/>
      </w:divBdr>
    </w:div>
    <w:div w:id="549003638">
      <w:bodyDiv w:val="1"/>
      <w:marLeft w:val="0"/>
      <w:marRight w:val="0"/>
      <w:marTop w:val="0"/>
      <w:marBottom w:val="0"/>
      <w:divBdr>
        <w:top w:val="none" w:sz="0" w:space="0" w:color="auto"/>
        <w:left w:val="none" w:sz="0" w:space="0" w:color="auto"/>
        <w:bottom w:val="none" w:sz="0" w:space="0" w:color="auto"/>
        <w:right w:val="none" w:sz="0" w:space="0" w:color="auto"/>
      </w:divBdr>
    </w:div>
    <w:div w:id="549997352">
      <w:bodyDiv w:val="1"/>
      <w:marLeft w:val="0"/>
      <w:marRight w:val="0"/>
      <w:marTop w:val="0"/>
      <w:marBottom w:val="0"/>
      <w:divBdr>
        <w:top w:val="none" w:sz="0" w:space="0" w:color="auto"/>
        <w:left w:val="none" w:sz="0" w:space="0" w:color="auto"/>
        <w:bottom w:val="none" w:sz="0" w:space="0" w:color="auto"/>
        <w:right w:val="none" w:sz="0" w:space="0" w:color="auto"/>
      </w:divBdr>
    </w:div>
    <w:div w:id="553781911">
      <w:bodyDiv w:val="1"/>
      <w:marLeft w:val="0"/>
      <w:marRight w:val="0"/>
      <w:marTop w:val="0"/>
      <w:marBottom w:val="0"/>
      <w:divBdr>
        <w:top w:val="none" w:sz="0" w:space="0" w:color="auto"/>
        <w:left w:val="none" w:sz="0" w:space="0" w:color="auto"/>
        <w:bottom w:val="none" w:sz="0" w:space="0" w:color="auto"/>
        <w:right w:val="none" w:sz="0" w:space="0" w:color="auto"/>
      </w:divBdr>
    </w:div>
    <w:div w:id="554705250">
      <w:bodyDiv w:val="1"/>
      <w:marLeft w:val="0"/>
      <w:marRight w:val="0"/>
      <w:marTop w:val="0"/>
      <w:marBottom w:val="0"/>
      <w:divBdr>
        <w:top w:val="none" w:sz="0" w:space="0" w:color="auto"/>
        <w:left w:val="none" w:sz="0" w:space="0" w:color="auto"/>
        <w:bottom w:val="none" w:sz="0" w:space="0" w:color="auto"/>
        <w:right w:val="none" w:sz="0" w:space="0" w:color="auto"/>
      </w:divBdr>
    </w:div>
    <w:div w:id="555698739">
      <w:bodyDiv w:val="1"/>
      <w:marLeft w:val="0"/>
      <w:marRight w:val="0"/>
      <w:marTop w:val="0"/>
      <w:marBottom w:val="0"/>
      <w:divBdr>
        <w:top w:val="none" w:sz="0" w:space="0" w:color="auto"/>
        <w:left w:val="none" w:sz="0" w:space="0" w:color="auto"/>
        <w:bottom w:val="none" w:sz="0" w:space="0" w:color="auto"/>
        <w:right w:val="none" w:sz="0" w:space="0" w:color="auto"/>
      </w:divBdr>
    </w:div>
    <w:div w:id="555702388">
      <w:bodyDiv w:val="1"/>
      <w:marLeft w:val="0"/>
      <w:marRight w:val="0"/>
      <w:marTop w:val="0"/>
      <w:marBottom w:val="0"/>
      <w:divBdr>
        <w:top w:val="none" w:sz="0" w:space="0" w:color="auto"/>
        <w:left w:val="none" w:sz="0" w:space="0" w:color="auto"/>
        <w:bottom w:val="none" w:sz="0" w:space="0" w:color="auto"/>
        <w:right w:val="none" w:sz="0" w:space="0" w:color="auto"/>
      </w:divBdr>
    </w:div>
    <w:div w:id="555970634">
      <w:bodyDiv w:val="1"/>
      <w:marLeft w:val="0"/>
      <w:marRight w:val="0"/>
      <w:marTop w:val="0"/>
      <w:marBottom w:val="0"/>
      <w:divBdr>
        <w:top w:val="none" w:sz="0" w:space="0" w:color="auto"/>
        <w:left w:val="none" w:sz="0" w:space="0" w:color="auto"/>
        <w:bottom w:val="none" w:sz="0" w:space="0" w:color="auto"/>
        <w:right w:val="none" w:sz="0" w:space="0" w:color="auto"/>
      </w:divBdr>
    </w:div>
    <w:div w:id="556556222">
      <w:bodyDiv w:val="1"/>
      <w:marLeft w:val="0"/>
      <w:marRight w:val="0"/>
      <w:marTop w:val="0"/>
      <w:marBottom w:val="0"/>
      <w:divBdr>
        <w:top w:val="none" w:sz="0" w:space="0" w:color="auto"/>
        <w:left w:val="none" w:sz="0" w:space="0" w:color="auto"/>
        <w:bottom w:val="none" w:sz="0" w:space="0" w:color="auto"/>
        <w:right w:val="none" w:sz="0" w:space="0" w:color="auto"/>
      </w:divBdr>
    </w:div>
    <w:div w:id="556890764">
      <w:bodyDiv w:val="1"/>
      <w:marLeft w:val="0"/>
      <w:marRight w:val="0"/>
      <w:marTop w:val="0"/>
      <w:marBottom w:val="0"/>
      <w:divBdr>
        <w:top w:val="none" w:sz="0" w:space="0" w:color="auto"/>
        <w:left w:val="none" w:sz="0" w:space="0" w:color="auto"/>
        <w:bottom w:val="none" w:sz="0" w:space="0" w:color="auto"/>
        <w:right w:val="none" w:sz="0" w:space="0" w:color="auto"/>
      </w:divBdr>
    </w:div>
    <w:div w:id="557013001">
      <w:bodyDiv w:val="1"/>
      <w:marLeft w:val="0"/>
      <w:marRight w:val="0"/>
      <w:marTop w:val="0"/>
      <w:marBottom w:val="0"/>
      <w:divBdr>
        <w:top w:val="none" w:sz="0" w:space="0" w:color="auto"/>
        <w:left w:val="none" w:sz="0" w:space="0" w:color="auto"/>
        <w:bottom w:val="none" w:sz="0" w:space="0" w:color="auto"/>
        <w:right w:val="none" w:sz="0" w:space="0" w:color="auto"/>
      </w:divBdr>
    </w:div>
    <w:div w:id="557470631">
      <w:bodyDiv w:val="1"/>
      <w:marLeft w:val="0"/>
      <w:marRight w:val="0"/>
      <w:marTop w:val="0"/>
      <w:marBottom w:val="0"/>
      <w:divBdr>
        <w:top w:val="none" w:sz="0" w:space="0" w:color="auto"/>
        <w:left w:val="none" w:sz="0" w:space="0" w:color="auto"/>
        <w:bottom w:val="none" w:sz="0" w:space="0" w:color="auto"/>
        <w:right w:val="none" w:sz="0" w:space="0" w:color="auto"/>
      </w:divBdr>
    </w:div>
    <w:div w:id="557521897">
      <w:bodyDiv w:val="1"/>
      <w:marLeft w:val="0"/>
      <w:marRight w:val="0"/>
      <w:marTop w:val="0"/>
      <w:marBottom w:val="0"/>
      <w:divBdr>
        <w:top w:val="none" w:sz="0" w:space="0" w:color="auto"/>
        <w:left w:val="none" w:sz="0" w:space="0" w:color="auto"/>
        <w:bottom w:val="none" w:sz="0" w:space="0" w:color="auto"/>
        <w:right w:val="none" w:sz="0" w:space="0" w:color="auto"/>
      </w:divBdr>
    </w:div>
    <w:div w:id="557783289">
      <w:bodyDiv w:val="1"/>
      <w:marLeft w:val="0"/>
      <w:marRight w:val="0"/>
      <w:marTop w:val="0"/>
      <w:marBottom w:val="0"/>
      <w:divBdr>
        <w:top w:val="none" w:sz="0" w:space="0" w:color="auto"/>
        <w:left w:val="none" w:sz="0" w:space="0" w:color="auto"/>
        <w:bottom w:val="none" w:sz="0" w:space="0" w:color="auto"/>
        <w:right w:val="none" w:sz="0" w:space="0" w:color="auto"/>
      </w:divBdr>
    </w:div>
    <w:div w:id="557865051">
      <w:bodyDiv w:val="1"/>
      <w:marLeft w:val="0"/>
      <w:marRight w:val="0"/>
      <w:marTop w:val="0"/>
      <w:marBottom w:val="0"/>
      <w:divBdr>
        <w:top w:val="none" w:sz="0" w:space="0" w:color="auto"/>
        <w:left w:val="none" w:sz="0" w:space="0" w:color="auto"/>
        <w:bottom w:val="none" w:sz="0" w:space="0" w:color="auto"/>
        <w:right w:val="none" w:sz="0" w:space="0" w:color="auto"/>
      </w:divBdr>
    </w:div>
    <w:div w:id="558057116">
      <w:bodyDiv w:val="1"/>
      <w:marLeft w:val="0"/>
      <w:marRight w:val="0"/>
      <w:marTop w:val="0"/>
      <w:marBottom w:val="0"/>
      <w:divBdr>
        <w:top w:val="none" w:sz="0" w:space="0" w:color="auto"/>
        <w:left w:val="none" w:sz="0" w:space="0" w:color="auto"/>
        <w:bottom w:val="none" w:sz="0" w:space="0" w:color="auto"/>
        <w:right w:val="none" w:sz="0" w:space="0" w:color="auto"/>
      </w:divBdr>
    </w:div>
    <w:div w:id="558781517">
      <w:bodyDiv w:val="1"/>
      <w:marLeft w:val="0"/>
      <w:marRight w:val="0"/>
      <w:marTop w:val="0"/>
      <w:marBottom w:val="0"/>
      <w:divBdr>
        <w:top w:val="none" w:sz="0" w:space="0" w:color="auto"/>
        <w:left w:val="none" w:sz="0" w:space="0" w:color="auto"/>
        <w:bottom w:val="none" w:sz="0" w:space="0" w:color="auto"/>
        <w:right w:val="none" w:sz="0" w:space="0" w:color="auto"/>
      </w:divBdr>
    </w:div>
    <w:div w:id="559101944">
      <w:bodyDiv w:val="1"/>
      <w:marLeft w:val="0"/>
      <w:marRight w:val="0"/>
      <w:marTop w:val="0"/>
      <w:marBottom w:val="0"/>
      <w:divBdr>
        <w:top w:val="none" w:sz="0" w:space="0" w:color="auto"/>
        <w:left w:val="none" w:sz="0" w:space="0" w:color="auto"/>
        <w:bottom w:val="none" w:sz="0" w:space="0" w:color="auto"/>
        <w:right w:val="none" w:sz="0" w:space="0" w:color="auto"/>
      </w:divBdr>
    </w:div>
    <w:div w:id="560486060">
      <w:bodyDiv w:val="1"/>
      <w:marLeft w:val="0"/>
      <w:marRight w:val="0"/>
      <w:marTop w:val="0"/>
      <w:marBottom w:val="0"/>
      <w:divBdr>
        <w:top w:val="none" w:sz="0" w:space="0" w:color="auto"/>
        <w:left w:val="none" w:sz="0" w:space="0" w:color="auto"/>
        <w:bottom w:val="none" w:sz="0" w:space="0" w:color="auto"/>
        <w:right w:val="none" w:sz="0" w:space="0" w:color="auto"/>
      </w:divBdr>
    </w:div>
    <w:div w:id="560823608">
      <w:bodyDiv w:val="1"/>
      <w:marLeft w:val="0"/>
      <w:marRight w:val="0"/>
      <w:marTop w:val="0"/>
      <w:marBottom w:val="0"/>
      <w:divBdr>
        <w:top w:val="none" w:sz="0" w:space="0" w:color="auto"/>
        <w:left w:val="none" w:sz="0" w:space="0" w:color="auto"/>
        <w:bottom w:val="none" w:sz="0" w:space="0" w:color="auto"/>
        <w:right w:val="none" w:sz="0" w:space="0" w:color="auto"/>
      </w:divBdr>
    </w:div>
    <w:div w:id="561333809">
      <w:bodyDiv w:val="1"/>
      <w:marLeft w:val="0"/>
      <w:marRight w:val="0"/>
      <w:marTop w:val="0"/>
      <w:marBottom w:val="0"/>
      <w:divBdr>
        <w:top w:val="none" w:sz="0" w:space="0" w:color="auto"/>
        <w:left w:val="none" w:sz="0" w:space="0" w:color="auto"/>
        <w:bottom w:val="none" w:sz="0" w:space="0" w:color="auto"/>
        <w:right w:val="none" w:sz="0" w:space="0" w:color="auto"/>
      </w:divBdr>
    </w:div>
    <w:div w:id="561910004">
      <w:bodyDiv w:val="1"/>
      <w:marLeft w:val="0"/>
      <w:marRight w:val="0"/>
      <w:marTop w:val="0"/>
      <w:marBottom w:val="0"/>
      <w:divBdr>
        <w:top w:val="none" w:sz="0" w:space="0" w:color="auto"/>
        <w:left w:val="none" w:sz="0" w:space="0" w:color="auto"/>
        <w:bottom w:val="none" w:sz="0" w:space="0" w:color="auto"/>
        <w:right w:val="none" w:sz="0" w:space="0" w:color="auto"/>
      </w:divBdr>
    </w:div>
    <w:div w:id="562058199">
      <w:bodyDiv w:val="1"/>
      <w:marLeft w:val="0"/>
      <w:marRight w:val="0"/>
      <w:marTop w:val="0"/>
      <w:marBottom w:val="0"/>
      <w:divBdr>
        <w:top w:val="none" w:sz="0" w:space="0" w:color="auto"/>
        <w:left w:val="none" w:sz="0" w:space="0" w:color="auto"/>
        <w:bottom w:val="none" w:sz="0" w:space="0" w:color="auto"/>
        <w:right w:val="none" w:sz="0" w:space="0" w:color="auto"/>
      </w:divBdr>
    </w:div>
    <w:div w:id="562838373">
      <w:bodyDiv w:val="1"/>
      <w:marLeft w:val="0"/>
      <w:marRight w:val="0"/>
      <w:marTop w:val="0"/>
      <w:marBottom w:val="0"/>
      <w:divBdr>
        <w:top w:val="none" w:sz="0" w:space="0" w:color="auto"/>
        <w:left w:val="none" w:sz="0" w:space="0" w:color="auto"/>
        <w:bottom w:val="none" w:sz="0" w:space="0" w:color="auto"/>
        <w:right w:val="none" w:sz="0" w:space="0" w:color="auto"/>
      </w:divBdr>
    </w:div>
    <w:div w:id="562985624">
      <w:bodyDiv w:val="1"/>
      <w:marLeft w:val="0"/>
      <w:marRight w:val="0"/>
      <w:marTop w:val="0"/>
      <w:marBottom w:val="0"/>
      <w:divBdr>
        <w:top w:val="none" w:sz="0" w:space="0" w:color="auto"/>
        <w:left w:val="none" w:sz="0" w:space="0" w:color="auto"/>
        <w:bottom w:val="none" w:sz="0" w:space="0" w:color="auto"/>
        <w:right w:val="none" w:sz="0" w:space="0" w:color="auto"/>
      </w:divBdr>
    </w:div>
    <w:div w:id="563685781">
      <w:bodyDiv w:val="1"/>
      <w:marLeft w:val="0"/>
      <w:marRight w:val="0"/>
      <w:marTop w:val="0"/>
      <w:marBottom w:val="0"/>
      <w:divBdr>
        <w:top w:val="none" w:sz="0" w:space="0" w:color="auto"/>
        <w:left w:val="none" w:sz="0" w:space="0" w:color="auto"/>
        <w:bottom w:val="none" w:sz="0" w:space="0" w:color="auto"/>
        <w:right w:val="none" w:sz="0" w:space="0" w:color="auto"/>
      </w:divBdr>
    </w:div>
    <w:div w:id="564485912">
      <w:bodyDiv w:val="1"/>
      <w:marLeft w:val="0"/>
      <w:marRight w:val="0"/>
      <w:marTop w:val="0"/>
      <w:marBottom w:val="0"/>
      <w:divBdr>
        <w:top w:val="none" w:sz="0" w:space="0" w:color="auto"/>
        <w:left w:val="none" w:sz="0" w:space="0" w:color="auto"/>
        <w:bottom w:val="none" w:sz="0" w:space="0" w:color="auto"/>
        <w:right w:val="none" w:sz="0" w:space="0" w:color="auto"/>
      </w:divBdr>
    </w:div>
    <w:div w:id="565841885">
      <w:bodyDiv w:val="1"/>
      <w:marLeft w:val="0"/>
      <w:marRight w:val="0"/>
      <w:marTop w:val="0"/>
      <w:marBottom w:val="0"/>
      <w:divBdr>
        <w:top w:val="none" w:sz="0" w:space="0" w:color="auto"/>
        <w:left w:val="none" w:sz="0" w:space="0" w:color="auto"/>
        <w:bottom w:val="none" w:sz="0" w:space="0" w:color="auto"/>
        <w:right w:val="none" w:sz="0" w:space="0" w:color="auto"/>
      </w:divBdr>
    </w:div>
    <w:div w:id="569190276">
      <w:bodyDiv w:val="1"/>
      <w:marLeft w:val="0"/>
      <w:marRight w:val="0"/>
      <w:marTop w:val="0"/>
      <w:marBottom w:val="0"/>
      <w:divBdr>
        <w:top w:val="none" w:sz="0" w:space="0" w:color="auto"/>
        <w:left w:val="none" w:sz="0" w:space="0" w:color="auto"/>
        <w:bottom w:val="none" w:sz="0" w:space="0" w:color="auto"/>
        <w:right w:val="none" w:sz="0" w:space="0" w:color="auto"/>
      </w:divBdr>
    </w:div>
    <w:div w:id="569584023">
      <w:bodyDiv w:val="1"/>
      <w:marLeft w:val="0"/>
      <w:marRight w:val="0"/>
      <w:marTop w:val="0"/>
      <w:marBottom w:val="0"/>
      <w:divBdr>
        <w:top w:val="none" w:sz="0" w:space="0" w:color="auto"/>
        <w:left w:val="none" w:sz="0" w:space="0" w:color="auto"/>
        <w:bottom w:val="none" w:sz="0" w:space="0" w:color="auto"/>
        <w:right w:val="none" w:sz="0" w:space="0" w:color="auto"/>
      </w:divBdr>
    </w:div>
    <w:div w:id="572087694">
      <w:bodyDiv w:val="1"/>
      <w:marLeft w:val="0"/>
      <w:marRight w:val="0"/>
      <w:marTop w:val="0"/>
      <w:marBottom w:val="0"/>
      <w:divBdr>
        <w:top w:val="none" w:sz="0" w:space="0" w:color="auto"/>
        <w:left w:val="none" w:sz="0" w:space="0" w:color="auto"/>
        <w:bottom w:val="none" w:sz="0" w:space="0" w:color="auto"/>
        <w:right w:val="none" w:sz="0" w:space="0" w:color="auto"/>
      </w:divBdr>
      <w:divsChild>
        <w:div w:id="883255470">
          <w:marLeft w:val="0"/>
          <w:marRight w:val="0"/>
          <w:marTop w:val="0"/>
          <w:marBottom w:val="0"/>
          <w:divBdr>
            <w:top w:val="none" w:sz="0" w:space="0" w:color="auto"/>
            <w:left w:val="none" w:sz="0" w:space="0" w:color="auto"/>
            <w:bottom w:val="none" w:sz="0" w:space="0" w:color="auto"/>
            <w:right w:val="none" w:sz="0" w:space="0" w:color="auto"/>
          </w:divBdr>
        </w:div>
        <w:div w:id="289016407">
          <w:marLeft w:val="0"/>
          <w:marRight w:val="0"/>
          <w:marTop w:val="0"/>
          <w:marBottom w:val="0"/>
          <w:divBdr>
            <w:top w:val="none" w:sz="0" w:space="0" w:color="auto"/>
            <w:left w:val="none" w:sz="0" w:space="0" w:color="auto"/>
            <w:bottom w:val="none" w:sz="0" w:space="0" w:color="auto"/>
            <w:right w:val="none" w:sz="0" w:space="0" w:color="auto"/>
          </w:divBdr>
        </w:div>
        <w:div w:id="1132290052">
          <w:marLeft w:val="0"/>
          <w:marRight w:val="0"/>
          <w:marTop w:val="0"/>
          <w:marBottom w:val="0"/>
          <w:divBdr>
            <w:top w:val="none" w:sz="0" w:space="0" w:color="auto"/>
            <w:left w:val="none" w:sz="0" w:space="0" w:color="auto"/>
            <w:bottom w:val="none" w:sz="0" w:space="0" w:color="auto"/>
            <w:right w:val="none" w:sz="0" w:space="0" w:color="auto"/>
          </w:divBdr>
        </w:div>
        <w:div w:id="662927358">
          <w:marLeft w:val="0"/>
          <w:marRight w:val="0"/>
          <w:marTop w:val="0"/>
          <w:marBottom w:val="0"/>
          <w:divBdr>
            <w:top w:val="none" w:sz="0" w:space="0" w:color="auto"/>
            <w:left w:val="none" w:sz="0" w:space="0" w:color="auto"/>
            <w:bottom w:val="none" w:sz="0" w:space="0" w:color="auto"/>
            <w:right w:val="none" w:sz="0" w:space="0" w:color="auto"/>
          </w:divBdr>
        </w:div>
        <w:div w:id="1915506538">
          <w:marLeft w:val="0"/>
          <w:marRight w:val="0"/>
          <w:marTop w:val="0"/>
          <w:marBottom w:val="0"/>
          <w:divBdr>
            <w:top w:val="none" w:sz="0" w:space="0" w:color="auto"/>
            <w:left w:val="none" w:sz="0" w:space="0" w:color="auto"/>
            <w:bottom w:val="none" w:sz="0" w:space="0" w:color="auto"/>
            <w:right w:val="none" w:sz="0" w:space="0" w:color="auto"/>
          </w:divBdr>
        </w:div>
        <w:div w:id="993219557">
          <w:marLeft w:val="0"/>
          <w:marRight w:val="0"/>
          <w:marTop w:val="0"/>
          <w:marBottom w:val="0"/>
          <w:divBdr>
            <w:top w:val="none" w:sz="0" w:space="0" w:color="auto"/>
            <w:left w:val="none" w:sz="0" w:space="0" w:color="auto"/>
            <w:bottom w:val="none" w:sz="0" w:space="0" w:color="auto"/>
            <w:right w:val="none" w:sz="0" w:space="0" w:color="auto"/>
          </w:divBdr>
        </w:div>
        <w:div w:id="208764293">
          <w:marLeft w:val="0"/>
          <w:marRight w:val="0"/>
          <w:marTop w:val="0"/>
          <w:marBottom w:val="0"/>
          <w:divBdr>
            <w:top w:val="none" w:sz="0" w:space="0" w:color="auto"/>
            <w:left w:val="none" w:sz="0" w:space="0" w:color="auto"/>
            <w:bottom w:val="none" w:sz="0" w:space="0" w:color="auto"/>
            <w:right w:val="none" w:sz="0" w:space="0" w:color="auto"/>
          </w:divBdr>
        </w:div>
      </w:divsChild>
    </w:div>
    <w:div w:id="572813698">
      <w:bodyDiv w:val="1"/>
      <w:marLeft w:val="0"/>
      <w:marRight w:val="0"/>
      <w:marTop w:val="0"/>
      <w:marBottom w:val="0"/>
      <w:divBdr>
        <w:top w:val="none" w:sz="0" w:space="0" w:color="auto"/>
        <w:left w:val="none" w:sz="0" w:space="0" w:color="auto"/>
        <w:bottom w:val="none" w:sz="0" w:space="0" w:color="auto"/>
        <w:right w:val="none" w:sz="0" w:space="0" w:color="auto"/>
      </w:divBdr>
    </w:div>
    <w:div w:id="573973799">
      <w:bodyDiv w:val="1"/>
      <w:marLeft w:val="0"/>
      <w:marRight w:val="0"/>
      <w:marTop w:val="0"/>
      <w:marBottom w:val="0"/>
      <w:divBdr>
        <w:top w:val="none" w:sz="0" w:space="0" w:color="auto"/>
        <w:left w:val="none" w:sz="0" w:space="0" w:color="auto"/>
        <w:bottom w:val="none" w:sz="0" w:space="0" w:color="auto"/>
        <w:right w:val="none" w:sz="0" w:space="0" w:color="auto"/>
      </w:divBdr>
    </w:div>
    <w:div w:id="576213721">
      <w:bodyDiv w:val="1"/>
      <w:marLeft w:val="0"/>
      <w:marRight w:val="0"/>
      <w:marTop w:val="0"/>
      <w:marBottom w:val="0"/>
      <w:divBdr>
        <w:top w:val="none" w:sz="0" w:space="0" w:color="auto"/>
        <w:left w:val="none" w:sz="0" w:space="0" w:color="auto"/>
        <w:bottom w:val="none" w:sz="0" w:space="0" w:color="auto"/>
        <w:right w:val="none" w:sz="0" w:space="0" w:color="auto"/>
      </w:divBdr>
    </w:div>
    <w:div w:id="576860046">
      <w:bodyDiv w:val="1"/>
      <w:marLeft w:val="0"/>
      <w:marRight w:val="0"/>
      <w:marTop w:val="0"/>
      <w:marBottom w:val="0"/>
      <w:divBdr>
        <w:top w:val="none" w:sz="0" w:space="0" w:color="auto"/>
        <w:left w:val="none" w:sz="0" w:space="0" w:color="auto"/>
        <w:bottom w:val="none" w:sz="0" w:space="0" w:color="auto"/>
        <w:right w:val="none" w:sz="0" w:space="0" w:color="auto"/>
      </w:divBdr>
    </w:div>
    <w:div w:id="577179584">
      <w:bodyDiv w:val="1"/>
      <w:marLeft w:val="0"/>
      <w:marRight w:val="0"/>
      <w:marTop w:val="0"/>
      <w:marBottom w:val="0"/>
      <w:divBdr>
        <w:top w:val="none" w:sz="0" w:space="0" w:color="auto"/>
        <w:left w:val="none" w:sz="0" w:space="0" w:color="auto"/>
        <w:bottom w:val="none" w:sz="0" w:space="0" w:color="auto"/>
        <w:right w:val="none" w:sz="0" w:space="0" w:color="auto"/>
      </w:divBdr>
    </w:div>
    <w:div w:id="577448934">
      <w:bodyDiv w:val="1"/>
      <w:marLeft w:val="0"/>
      <w:marRight w:val="0"/>
      <w:marTop w:val="0"/>
      <w:marBottom w:val="0"/>
      <w:divBdr>
        <w:top w:val="none" w:sz="0" w:space="0" w:color="auto"/>
        <w:left w:val="none" w:sz="0" w:space="0" w:color="auto"/>
        <w:bottom w:val="none" w:sz="0" w:space="0" w:color="auto"/>
        <w:right w:val="none" w:sz="0" w:space="0" w:color="auto"/>
      </w:divBdr>
    </w:div>
    <w:div w:id="577709835">
      <w:bodyDiv w:val="1"/>
      <w:marLeft w:val="0"/>
      <w:marRight w:val="0"/>
      <w:marTop w:val="0"/>
      <w:marBottom w:val="0"/>
      <w:divBdr>
        <w:top w:val="none" w:sz="0" w:space="0" w:color="auto"/>
        <w:left w:val="none" w:sz="0" w:space="0" w:color="auto"/>
        <w:bottom w:val="none" w:sz="0" w:space="0" w:color="auto"/>
        <w:right w:val="none" w:sz="0" w:space="0" w:color="auto"/>
      </w:divBdr>
    </w:div>
    <w:div w:id="577791200">
      <w:bodyDiv w:val="1"/>
      <w:marLeft w:val="0"/>
      <w:marRight w:val="0"/>
      <w:marTop w:val="0"/>
      <w:marBottom w:val="0"/>
      <w:divBdr>
        <w:top w:val="none" w:sz="0" w:space="0" w:color="auto"/>
        <w:left w:val="none" w:sz="0" w:space="0" w:color="auto"/>
        <w:bottom w:val="none" w:sz="0" w:space="0" w:color="auto"/>
        <w:right w:val="none" w:sz="0" w:space="0" w:color="auto"/>
      </w:divBdr>
    </w:div>
    <w:div w:id="578095856">
      <w:bodyDiv w:val="1"/>
      <w:marLeft w:val="0"/>
      <w:marRight w:val="0"/>
      <w:marTop w:val="0"/>
      <w:marBottom w:val="0"/>
      <w:divBdr>
        <w:top w:val="none" w:sz="0" w:space="0" w:color="auto"/>
        <w:left w:val="none" w:sz="0" w:space="0" w:color="auto"/>
        <w:bottom w:val="none" w:sz="0" w:space="0" w:color="auto"/>
        <w:right w:val="none" w:sz="0" w:space="0" w:color="auto"/>
      </w:divBdr>
    </w:div>
    <w:div w:id="579829268">
      <w:bodyDiv w:val="1"/>
      <w:marLeft w:val="0"/>
      <w:marRight w:val="0"/>
      <w:marTop w:val="0"/>
      <w:marBottom w:val="0"/>
      <w:divBdr>
        <w:top w:val="none" w:sz="0" w:space="0" w:color="auto"/>
        <w:left w:val="none" w:sz="0" w:space="0" w:color="auto"/>
        <w:bottom w:val="none" w:sz="0" w:space="0" w:color="auto"/>
        <w:right w:val="none" w:sz="0" w:space="0" w:color="auto"/>
      </w:divBdr>
    </w:div>
    <w:div w:id="580339361">
      <w:bodyDiv w:val="1"/>
      <w:marLeft w:val="0"/>
      <w:marRight w:val="0"/>
      <w:marTop w:val="0"/>
      <w:marBottom w:val="0"/>
      <w:divBdr>
        <w:top w:val="none" w:sz="0" w:space="0" w:color="auto"/>
        <w:left w:val="none" w:sz="0" w:space="0" w:color="auto"/>
        <w:bottom w:val="none" w:sz="0" w:space="0" w:color="auto"/>
        <w:right w:val="none" w:sz="0" w:space="0" w:color="auto"/>
      </w:divBdr>
    </w:div>
    <w:div w:id="580876662">
      <w:bodyDiv w:val="1"/>
      <w:marLeft w:val="0"/>
      <w:marRight w:val="0"/>
      <w:marTop w:val="0"/>
      <w:marBottom w:val="0"/>
      <w:divBdr>
        <w:top w:val="none" w:sz="0" w:space="0" w:color="auto"/>
        <w:left w:val="none" w:sz="0" w:space="0" w:color="auto"/>
        <w:bottom w:val="none" w:sz="0" w:space="0" w:color="auto"/>
        <w:right w:val="none" w:sz="0" w:space="0" w:color="auto"/>
      </w:divBdr>
    </w:div>
    <w:div w:id="581067401">
      <w:bodyDiv w:val="1"/>
      <w:marLeft w:val="0"/>
      <w:marRight w:val="0"/>
      <w:marTop w:val="0"/>
      <w:marBottom w:val="0"/>
      <w:divBdr>
        <w:top w:val="none" w:sz="0" w:space="0" w:color="auto"/>
        <w:left w:val="none" w:sz="0" w:space="0" w:color="auto"/>
        <w:bottom w:val="none" w:sz="0" w:space="0" w:color="auto"/>
        <w:right w:val="none" w:sz="0" w:space="0" w:color="auto"/>
      </w:divBdr>
    </w:div>
    <w:div w:id="582304764">
      <w:bodyDiv w:val="1"/>
      <w:marLeft w:val="0"/>
      <w:marRight w:val="0"/>
      <w:marTop w:val="0"/>
      <w:marBottom w:val="0"/>
      <w:divBdr>
        <w:top w:val="none" w:sz="0" w:space="0" w:color="auto"/>
        <w:left w:val="none" w:sz="0" w:space="0" w:color="auto"/>
        <w:bottom w:val="none" w:sz="0" w:space="0" w:color="auto"/>
        <w:right w:val="none" w:sz="0" w:space="0" w:color="auto"/>
      </w:divBdr>
    </w:div>
    <w:div w:id="582419227">
      <w:bodyDiv w:val="1"/>
      <w:marLeft w:val="0"/>
      <w:marRight w:val="0"/>
      <w:marTop w:val="0"/>
      <w:marBottom w:val="0"/>
      <w:divBdr>
        <w:top w:val="none" w:sz="0" w:space="0" w:color="auto"/>
        <w:left w:val="none" w:sz="0" w:space="0" w:color="auto"/>
        <w:bottom w:val="none" w:sz="0" w:space="0" w:color="auto"/>
        <w:right w:val="none" w:sz="0" w:space="0" w:color="auto"/>
      </w:divBdr>
    </w:div>
    <w:div w:id="582686524">
      <w:bodyDiv w:val="1"/>
      <w:marLeft w:val="0"/>
      <w:marRight w:val="0"/>
      <w:marTop w:val="0"/>
      <w:marBottom w:val="0"/>
      <w:divBdr>
        <w:top w:val="none" w:sz="0" w:space="0" w:color="auto"/>
        <w:left w:val="none" w:sz="0" w:space="0" w:color="auto"/>
        <w:bottom w:val="none" w:sz="0" w:space="0" w:color="auto"/>
        <w:right w:val="none" w:sz="0" w:space="0" w:color="auto"/>
      </w:divBdr>
    </w:div>
    <w:div w:id="582909044">
      <w:bodyDiv w:val="1"/>
      <w:marLeft w:val="0"/>
      <w:marRight w:val="0"/>
      <w:marTop w:val="0"/>
      <w:marBottom w:val="0"/>
      <w:divBdr>
        <w:top w:val="none" w:sz="0" w:space="0" w:color="auto"/>
        <w:left w:val="none" w:sz="0" w:space="0" w:color="auto"/>
        <w:bottom w:val="none" w:sz="0" w:space="0" w:color="auto"/>
        <w:right w:val="none" w:sz="0" w:space="0" w:color="auto"/>
      </w:divBdr>
    </w:div>
    <w:div w:id="583150817">
      <w:bodyDiv w:val="1"/>
      <w:marLeft w:val="0"/>
      <w:marRight w:val="0"/>
      <w:marTop w:val="0"/>
      <w:marBottom w:val="0"/>
      <w:divBdr>
        <w:top w:val="none" w:sz="0" w:space="0" w:color="auto"/>
        <w:left w:val="none" w:sz="0" w:space="0" w:color="auto"/>
        <w:bottom w:val="none" w:sz="0" w:space="0" w:color="auto"/>
        <w:right w:val="none" w:sz="0" w:space="0" w:color="auto"/>
      </w:divBdr>
    </w:div>
    <w:div w:id="583223655">
      <w:bodyDiv w:val="1"/>
      <w:marLeft w:val="0"/>
      <w:marRight w:val="0"/>
      <w:marTop w:val="0"/>
      <w:marBottom w:val="0"/>
      <w:divBdr>
        <w:top w:val="none" w:sz="0" w:space="0" w:color="auto"/>
        <w:left w:val="none" w:sz="0" w:space="0" w:color="auto"/>
        <w:bottom w:val="none" w:sz="0" w:space="0" w:color="auto"/>
        <w:right w:val="none" w:sz="0" w:space="0" w:color="auto"/>
      </w:divBdr>
    </w:div>
    <w:div w:id="584998782">
      <w:bodyDiv w:val="1"/>
      <w:marLeft w:val="0"/>
      <w:marRight w:val="0"/>
      <w:marTop w:val="0"/>
      <w:marBottom w:val="0"/>
      <w:divBdr>
        <w:top w:val="none" w:sz="0" w:space="0" w:color="auto"/>
        <w:left w:val="none" w:sz="0" w:space="0" w:color="auto"/>
        <w:bottom w:val="none" w:sz="0" w:space="0" w:color="auto"/>
        <w:right w:val="none" w:sz="0" w:space="0" w:color="auto"/>
      </w:divBdr>
    </w:div>
    <w:div w:id="585069024">
      <w:bodyDiv w:val="1"/>
      <w:marLeft w:val="0"/>
      <w:marRight w:val="0"/>
      <w:marTop w:val="0"/>
      <w:marBottom w:val="0"/>
      <w:divBdr>
        <w:top w:val="none" w:sz="0" w:space="0" w:color="auto"/>
        <w:left w:val="none" w:sz="0" w:space="0" w:color="auto"/>
        <w:bottom w:val="none" w:sz="0" w:space="0" w:color="auto"/>
        <w:right w:val="none" w:sz="0" w:space="0" w:color="auto"/>
      </w:divBdr>
    </w:div>
    <w:div w:id="586036322">
      <w:bodyDiv w:val="1"/>
      <w:marLeft w:val="0"/>
      <w:marRight w:val="0"/>
      <w:marTop w:val="0"/>
      <w:marBottom w:val="0"/>
      <w:divBdr>
        <w:top w:val="none" w:sz="0" w:space="0" w:color="auto"/>
        <w:left w:val="none" w:sz="0" w:space="0" w:color="auto"/>
        <w:bottom w:val="none" w:sz="0" w:space="0" w:color="auto"/>
        <w:right w:val="none" w:sz="0" w:space="0" w:color="auto"/>
      </w:divBdr>
    </w:div>
    <w:div w:id="586042375">
      <w:bodyDiv w:val="1"/>
      <w:marLeft w:val="0"/>
      <w:marRight w:val="0"/>
      <w:marTop w:val="0"/>
      <w:marBottom w:val="0"/>
      <w:divBdr>
        <w:top w:val="none" w:sz="0" w:space="0" w:color="auto"/>
        <w:left w:val="none" w:sz="0" w:space="0" w:color="auto"/>
        <w:bottom w:val="none" w:sz="0" w:space="0" w:color="auto"/>
        <w:right w:val="none" w:sz="0" w:space="0" w:color="auto"/>
      </w:divBdr>
    </w:div>
    <w:div w:id="588077395">
      <w:bodyDiv w:val="1"/>
      <w:marLeft w:val="0"/>
      <w:marRight w:val="0"/>
      <w:marTop w:val="0"/>
      <w:marBottom w:val="0"/>
      <w:divBdr>
        <w:top w:val="none" w:sz="0" w:space="0" w:color="auto"/>
        <w:left w:val="none" w:sz="0" w:space="0" w:color="auto"/>
        <w:bottom w:val="none" w:sz="0" w:space="0" w:color="auto"/>
        <w:right w:val="none" w:sz="0" w:space="0" w:color="auto"/>
      </w:divBdr>
    </w:div>
    <w:div w:id="589462605">
      <w:bodyDiv w:val="1"/>
      <w:marLeft w:val="0"/>
      <w:marRight w:val="0"/>
      <w:marTop w:val="0"/>
      <w:marBottom w:val="0"/>
      <w:divBdr>
        <w:top w:val="none" w:sz="0" w:space="0" w:color="auto"/>
        <w:left w:val="none" w:sz="0" w:space="0" w:color="auto"/>
        <w:bottom w:val="none" w:sz="0" w:space="0" w:color="auto"/>
        <w:right w:val="none" w:sz="0" w:space="0" w:color="auto"/>
      </w:divBdr>
    </w:div>
    <w:div w:id="589701321">
      <w:bodyDiv w:val="1"/>
      <w:marLeft w:val="0"/>
      <w:marRight w:val="0"/>
      <w:marTop w:val="0"/>
      <w:marBottom w:val="0"/>
      <w:divBdr>
        <w:top w:val="none" w:sz="0" w:space="0" w:color="auto"/>
        <w:left w:val="none" w:sz="0" w:space="0" w:color="auto"/>
        <w:bottom w:val="none" w:sz="0" w:space="0" w:color="auto"/>
        <w:right w:val="none" w:sz="0" w:space="0" w:color="auto"/>
      </w:divBdr>
    </w:div>
    <w:div w:id="590822081">
      <w:bodyDiv w:val="1"/>
      <w:marLeft w:val="0"/>
      <w:marRight w:val="0"/>
      <w:marTop w:val="0"/>
      <w:marBottom w:val="0"/>
      <w:divBdr>
        <w:top w:val="none" w:sz="0" w:space="0" w:color="auto"/>
        <w:left w:val="none" w:sz="0" w:space="0" w:color="auto"/>
        <w:bottom w:val="none" w:sz="0" w:space="0" w:color="auto"/>
        <w:right w:val="none" w:sz="0" w:space="0" w:color="auto"/>
      </w:divBdr>
    </w:div>
    <w:div w:id="591354111">
      <w:bodyDiv w:val="1"/>
      <w:marLeft w:val="0"/>
      <w:marRight w:val="0"/>
      <w:marTop w:val="0"/>
      <w:marBottom w:val="0"/>
      <w:divBdr>
        <w:top w:val="none" w:sz="0" w:space="0" w:color="auto"/>
        <w:left w:val="none" w:sz="0" w:space="0" w:color="auto"/>
        <w:bottom w:val="none" w:sz="0" w:space="0" w:color="auto"/>
        <w:right w:val="none" w:sz="0" w:space="0" w:color="auto"/>
      </w:divBdr>
    </w:div>
    <w:div w:id="591739545">
      <w:bodyDiv w:val="1"/>
      <w:marLeft w:val="0"/>
      <w:marRight w:val="0"/>
      <w:marTop w:val="0"/>
      <w:marBottom w:val="0"/>
      <w:divBdr>
        <w:top w:val="none" w:sz="0" w:space="0" w:color="auto"/>
        <w:left w:val="none" w:sz="0" w:space="0" w:color="auto"/>
        <w:bottom w:val="none" w:sz="0" w:space="0" w:color="auto"/>
        <w:right w:val="none" w:sz="0" w:space="0" w:color="auto"/>
      </w:divBdr>
    </w:div>
    <w:div w:id="591933430">
      <w:bodyDiv w:val="1"/>
      <w:marLeft w:val="0"/>
      <w:marRight w:val="0"/>
      <w:marTop w:val="0"/>
      <w:marBottom w:val="0"/>
      <w:divBdr>
        <w:top w:val="none" w:sz="0" w:space="0" w:color="auto"/>
        <w:left w:val="none" w:sz="0" w:space="0" w:color="auto"/>
        <w:bottom w:val="none" w:sz="0" w:space="0" w:color="auto"/>
        <w:right w:val="none" w:sz="0" w:space="0" w:color="auto"/>
      </w:divBdr>
    </w:div>
    <w:div w:id="592784792">
      <w:bodyDiv w:val="1"/>
      <w:marLeft w:val="0"/>
      <w:marRight w:val="0"/>
      <w:marTop w:val="0"/>
      <w:marBottom w:val="0"/>
      <w:divBdr>
        <w:top w:val="none" w:sz="0" w:space="0" w:color="auto"/>
        <w:left w:val="none" w:sz="0" w:space="0" w:color="auto"/>
        <w:bottom w:val="none" w:sz="0" w:space="0" w:color="auto"/>
        <w:right w:val="none" w:sz="0" w:space="0" w:color="auto"/>
      </w:divBdr>
    </w:div>
    <w:div w:id="594947244">
      <w:bodyDiv w:val="1"/>
      <w:marLeft w:val="0"/>
      <w:marRight w:val="0"/>
      <w:marTop w:val="0"/>
      <w:marBottom w:val="0"/>
      <w:divBdr>
        <w:top w:val="none" w:sz="0" w:space="0" w:color="auto"/>
        <w:left w:val="none" w:sz="0" w:space="0" w:color="auto"/>
        <w:bottom w:val="none" w:sz="0" w:space="0" w:color="auto"/>
        <w:right w:val="none" w:sz="0" w:space="0" w:color="auto"/>
      </w:divBdr>
    </w:div>
    <w:div w:id="595870233">
      <w:bodyDiv w:val="1"/>
      <w:marLeft w:val="0"/>
      <w:marRight w:val="0"/>
      <w:marTop w:val="0"/>
      <w:marBottom w:val="0"/>
      <w:divBdr>
        <w:top w:val="none" w:sz="0" w:space="0" w:color="auto"/>
        <w:left w:val="none" w:sz="0" w:space="0" w:color="auto"/>
        <w:bottom w:val="none" w:sz="0" w:space="0" w:color="auto"/>
        <w:right w:val="none" w:sz="0" w:space="0" w:color="auto"/>
      </w:divBdr>
    </w:div>
    <w:div w:id="596251691">
      <w:bodyDiv w:val="1"/>
      <w:marLeft w:val="0"/>
      <w:marRight w:val="0"/>
      <w:marTop w:val="0"/>
      <w:marBottom w:val="0"/>
      <w:divBdr>
        <w:top w:val="none" w:sz="0" w:space="0" w:color="auto"/>
        <w:left w:val="none" w:sz="0" w:space="0" w:color="auto"/>
        <w:bottom w:val="none" w:sz="0" w:space="0" w:color="auto"/>
        <w:right w:val="none" w:sz="0" w:space="0" w:color="auto"/>
      </w:divBdr>
    </w:div>
    <w:div w:id="597760518">
      <w:bodyDiv w:val="1"/>
      <w:marLeft w:val="0"/>
      <w:marRight w:val="0"/>
      <w:marTop w:val="0"/>
      <w:marBottom w:val="0"/>
      <w:divBdr>
        <w:top w:val="none" w:sz="0" w:space="0" w:color="auto"/>
        <w:left w:val="none" w:sz="0" w:space="0" w:color="auto"/>
        <w:bottom w:val="none" w:sz="0" w:space="0" w:color="auto"/>
        <w:right w:val="none" w:sz="0" w:space="0" w:color="auto"/>
      </w:divBdr>
    </w:div>
    <w:div w:id="598953475">
      <w:bodyDiv w:val="1"/>
      <w:marLeft w:val="0"/>
      <w:marRight w:val="0"/>
      <w:marTop w:val="0"/>
      <w:marBottom w:val="0"/>
      <w:divBdr>
        <w:top w:val="none" w:sz="0" w:space="0" w:color="auto"/>
        <w:left w:val="none" w:sz="0" w:space="0" w:color="auto"/>
        <w:bottom w:val="none" w:sz="0" w:space="0" w:color="auto"/>
        <w:right w:val="none" w:sz="0" w:space="0" w:color="auto"/>
      </w:divBdr>
    </w:div>
    <w:div w:id="600376947">
      <w:bodyDiv w:val="1"/>
      <w:marLeft w:val="0"/>
      <w:marRight w:val="0"/>
      <w:marTop w:val="0"/>
      <w:marBottom w:val="0"/>
      <w:divBdr>
        <w:top w:val="none" w:sz="0" w:space="0" w:color="auto"/>
        <w:left w:val="none" w:sz="0" w:space="0" w:color="auto"/>
        <w:bottom w:val="none" w:sz="0" w:space="0" w:color="auto"/>
        <w:right w:val="none" w:sz="0" w:space="0" w:color="auto"/>
      </w:divBdr>
    </w:div>
    <w:div w:id="600381683">
      <w:bodyDiv w:val="1"/>
      <w:marLeft w:val="0"/>
      <w:marRight w:val="0"/>
      <w:marTop w:val="0"/>
      <w:marBottom w:val="0"/>
      <w:divBdr>
        <w:top w:val="none" w:sz="0" w:space="0" w:color="auto"/>
        <w:left w:val="none" w:sz="0" w:space="0" w:color="auto"/>
        <w:bottom w:val="none" w:sz="0" w:space="0" w:color="auto"/>
        <w:right w:val="none" w:sz="0" w:space="0" w:color="auto"/>
      </w:divBdr>
    </w:div>
    <w:div w:id="600840624">
      <w:bodyDiv w:val="1"/>
      <w:marLeft w:val="0"/>
      <w:marRight w:val="0"/>
      <w:marTop w:val="0"/>
      <w:marBottom w:val="0"/>
      <w:divBdr>
        <w:top w:val="none" w:sz="0" w:space="0" w:color="auto"/>
        <w:left w:val="none" w:sz="0" w:space="0" w:color="auto"/>
        <w:bottom w:val="none" w:sz="0" w:space="0" w:color="auto"/>
        <w:right w:val="none" w:sz="0" w:space="0" w:color="auto"/>
      </w:divBdr>
    </w:div>
    <w:div w:id="601063405">
      <w:bodyDiv w:val="1"/>
      <w:marLeft w:val="0"/>
      <w:marRight w:val="0"/>
      <w:marTop w:val="0"/>
      <w:marBottom w:val="0"/>
      <w:divBdr>
        <w:top w:val="none" w:sz="0" w:space="0" w:color="auto"/>
        <w:left w:val="none" w:sz="0" w:space="0" w:color="auto"/>
        <w:bottom w:val="none" w:sz="0" w:space="0" w:color="auto"/>
        <w:right w:val="none" w:sz="0" w:space="0" w:color="auto"/>
      </w:divBdr>
    </w:div>
    <w:div w:id="603416502">
      <w:bodyDiv w:val="1"/>
      <w:marLeft w:val="0"/>
      <w:marRight w:val="0"/>
      <w:marTop w:val="0"/>
      <w:marBottom w:val="0"/>
      <w:divBdr>
        <w:top w:val="none" w:sz="0" w:space="0" w:color="auto"/>
        <w:left w:val="none" w:sz="0" w:space="0" w:color="auto"/>
        <w:bottom w:val="none" w:sz="0" w:space="0" w:color="auto"/>
        <w:right w:val="none" w:sz="0" w:space="0" w:color="auto"/>
      </w:divBdr>
    </w:div>
    <w:div w:id="605847184">
      <w:bodyDiv w:val="1"/>
      <w:marLeft w:val="0"/>
      <w:marRight w:val="0"/>
      <w:marTop w:val="0"/>
      <w:marBottom w:val="0"/>
      <w:divBdr>
        <w:top w:val="none" w:sz="0" w:space="0" w:color="auto"/>
        <w:left w:val="none" w:sz="0" w:space="0" w:color="auto"/>
        <w:bottom w:val="none" w:sz="0" w:space="0" w:color="auto"/>
        <w:right w:val="none" w:sz="0" w:space="0" w:color="auto"/>
      </w:divBdr>
    </w:div>
    <w:div w:id="605891387">
      <w:bodyDiv w:val="1"/>
      <w:marLeft w:val="0"/>
      <w:marRight w:val="0"/>
      <w:marTop w:val="0"/>
      <w:marBottom w:val="0"/>
      <w:divBdr>
        <w:top w:val="none" w:sz="0" w:space="0" w:color="auto"/>
        <w:left w:val="none" w:sz="0" w:space="0" w:color="auto"/>
        <w:bottom w:val="none" w:sz="0" w:space="0" w:color="auto"/>
        <w:right w:val="none" w:sz="0" w:space="0" w:color="auto"/>
      </w:divBdr>
    </w:div>
    <w:div w:id="606042368">
      <w:bodyDiv w:val="1"/>
      <w:marLeft w:val="0"/>
      <w:marRight w:val="0"/>
      <w:marTop w:val="0"/>
      <w:marBottom w:val="0"/>
      <w:divBdr>
        <w:top w:val="none" w:sz="0" w:space="0" w:color="auto"/>
        <w:left w:val="none" w:sz="0" w:space="0" w:color="auto"/>
        <w:bottom w:val="none" w:sz="0" w:space="0" w:color="auto"/>
        <w:right w:val="none" w:sz="0" w:space="0" w:color="auto"/>
      </w:divBdr>
    </w:div>
    <w:div w:id="606693021">
      <w:bodyDiv w:val="1"/>
      <w:marLeft w:val="0"/>
      <w:marRight w:val="0"/>
      <w:marTop w:val="0"/>
      <w:marBottom w:val="0"/>
      <w:divBdr>
        <w:top w:val="none" w:sz="0" w:space="0" w:color="auto"/>
        <w:left w:val="none" w:sz="0" w:space="0" w:color="auto"/>
        <w:bottom w:val="none" w:sz="0" w:space="0" w:color="auto"/>
        <w:right w:val="none" w:sz="0" w:space="0" w:color="auto"/>
      </w:divBdr>
    </w:div>
    <w:div w:id="607008509">
      <w:bodyDiv w:val="1"/>
      <w:marLeft w:val="0"/>
      <w:marRight w:val="0"/>
      <w:marTop w:val="0"/>
      <w:marBottom w:val="0"/>
      <w:divBdr>
        <w:top w:val="none" w:sz="0" w:space="0" w:color="auto"/>
        <w:left w:val="none" w:sz="0" w:space="0" w:color="auto"/>
        <w:bottom w:val="none" w:sz="0" w:space="0" w:color="auto"/>
        <w:right w:val="none" w:sz="0" w:space="0" w:color="auto"/>
      </w:divBdr>
    </w:div>
    <w:div w:id="607084640">
      <w:bodyDiv w:val="1"/>
      <w:marLeft w:val="0"/>
      <w:marRight w:val="0"/>
      <w:marTop w:val="0"/>
      <w:marBottom w:val="0"/>
      <w:divBdr>
        <w:top w:val="none" w:sz="0" w:space="0" w:color="auto"/>
        <w:left w:val="none" w:sz="0" w:space="0" w:color="auto"/>
        <w:bottom w:val="none" w:sz="0" w:space="0" w:color="auto"/>
        <w:right w:val="none" w:sz="0" w:space="0" w:color="auto"/>
      </w:divBdr>
    </w:div>
    <w:div w:id="607086511">
      <w:bodyDiv w:val="1"/>
      <w:marLeft w:val="0"/>
      <w:marRight w:val="0"/>
      <w:marTop w:val="0"/>
      <w:marBottom w:val="0"/>
      <w:divBdr>
        <w:top w:val="none" w:sz="0" w:space="0" w:color="auto"/>
        <w:left w:val="none" w:sz="0" w:space="0" w:color="auto"/>
        <w:bottom w:val="none" w:sz="0" w:space="0" w:color="auto"/>
        <w:right w:val="none" w:sz="0" w:space="0" w:color="auto"/>
      </w:divBdr>
    </w:div>
    <w:div w:id="607859348">
      <w:bodyDiv w:val="1"/>
      <w:marLeft w:val="0"/>
      <w:marRight w:val="0"/>
      <w:marTop w:val="0"/>
      <w:marBottom w:val="0"/>
      <w:divBdr>
        <w:top w:val="none" w:sz="0" w:space="0" w:color="auto"/>
        <w:left w:val="none" w:sz="0" w:space="0" w:color="auto"/>
        <w:bottom w:val="none" w:sz="0" w:space="0" w:color="auto"/>
        <w:right w:val="none" w:sz="0" w:space="0" w:color="auto"/>
      </w:divBdr>
    </w:div>
    <w:div w:id="608859866">
      <w:bodyDiv w:val="1"/>
      <w:marLeft w:val="0"/>
      <w:marRight w:val="0"/>
      <w:marTop w:val="0"/>
      <w:marBottom w:val="0"/>
      <w:divBdr>
        <w:top w:val="none" w:sz="0" w:space="0" w:color="auto"/>
        <w:left w:val="none" w:sz="0" w:space="0" w:color="auto"/>
        <w:bottom w:val="none" w:sz="0" w:space="0" w:color="auto"/>
        <w:right w:val="none" w:sz="0" w:space="0" w:color="auto"/>
      </w:divBdr>
    </w:div>
    <w:div w:id="609354807">
      <w:bodyDiv w:val="1"/>
      <w:marLeft w:val="0"/>
      <w:marRight w:val="0"/>
      <w:marTop w:val="0"/>
      <w:marBottom w:val="0"/>
      <w:divBdr>
        <w:top w:val="none" w:sz="0" w:space="0" w:color="auto"/>
        <w:left w:val="none" w:sz="0" w:space="0" w:color="auto"/>
        <w:bottom w:val="none" w:sz="0" w:space="0" w:color="auto"/>
        <w:right w:val="none" w:sz="0" w:space="0" w:color="auto"/>
      </w:divBdr>
    </w:div>
    <w:div w:id="610170033">
      <w:bodyDiv w:val="1"/>
      <w:marLeft w:val="0"/>
      <w:marRight w:val="0"/>
      <w:marTop w:val="0"/>
      <w:marBottom w:val="0"/>
      <w:divBdr>
        <w:top w:val="none" w:sz="0" w:space="0" w:color="auto"/>
        <w:left w:val="none" w:sz="0" w:space="0" w:color="auto"/>
        <w:bottom w:val="none" w:sz="0" w:space="0" w:color="auto"/>
        <w:right w:val="none" w:sz="0" w:space="0" w:color="auto"/>
      </w:divBdr>
    </w:div>
    <w:div w:id="610361755">
      <w:bodyDiv w:val="1"/>
      <w:marLeft w:val="0"/>
      <w:marRight w:val="0"/>
      <w:marTop w:val="0"/>
      <w:marBottom w:val="0"/>
      <w:divBdr>
        <w:top w:val="none" w:sz="0" w:space="0" w:color="auto"/>
        <w:left w:val="none" w:sz="0" w:space="0" w:color="auto"/>
        <w:bottom w:val="none" w:sz="0" w:space="0" w:color="auto"/>
        <w:right w:val="none" w:sz="0" w:space="0" w:color="auto"/>
      </w:divBdr>
    </w:div>
    <w:div w:id="611009616">
      <w:bodyDiv w:val="1"/>
      <w:marLeft w:val="0"/>
      <w:marRight w:val="0"/>
      <w:marTop w:val="0"/>
      <w:marBottom w:val="0"/>
      <w:divBdr>
        <w:top w:val="none" w:sz="0" w:space="0" w:color="auto"/>
        <w:left w:val="none" w:sz="0" w:space="0" w:color="auto"/>
        <w:bottom w:val="none" w:sz="0" w:space="0" w:color="auto"/>
        <w:right w:val="none" w:sz="0" w:space="0" w:color="auto"/>
      </w:divBdr>
    </w:div>
    <w:div w:id="611210924">
      <w:bodyDiv w:val="1"/>
      <w:marLeft w:val="0"/>
      <w:marRight w:val="0"/>
      <w:marTop w:val="0"/>
      <w:marBottom w:val="0"/>
      <w:divBdr>
        <w:top w:val="none" w:sz="0" w:space="0" w:color="auto"/>
        <w:left w:val="none" w:sz="0" w:space="0" w:color="auto"/>
        <w:bottom w:val="none" w:sz="0" w:space="0" w:color="auto"/>
        <w:right w:val="none" w:sz="0" w:space="0" w:color="auto"/>
      </w:divBdr>
    </w:div>
    <w:div w:id="611860379">
      <w:bodyDiv w:val="1"/>
      <w:marLeft w:val="0"/>
      <w:marRight w:val="0"/>
      <w:marTop w:val="0"/>
      <w:marBottom w:val="0"/>
      <w:divBdr>
        <w:top w:val="none" w:sz="0" w:space="0" w:color="auto"/>
        <w:left w:val="none" w:sz="0" w:space="0" w:color="auto"/>
        <w:bottom w:val="none" w:sz="0" w:space="0" w:color="auto"/>
        <w:right w:val="none" w:sz="0" w:space="0" w:color="auto"/>
      </w:divBdr>
    </w:div>
    <w:div w:id="614168066">
      <w:bodyDiv w:val="1"/>
      <w:marLeft w:val="0"/>
      <w:marRight w:val="0"/>
      <w:marTop w:val="0"/>
      <w:marBottom w:val="0"/>
      <w:divBdr>
        <w:top w:val="none" w:sz="0" w:space="0" w:color="auto"/>
        <w:left w:val="none" w:sz="0" w:space="0" w:color="auto"/>
        <w:bottom w:val="none" w:sz="0" w:space="0" w:color="auto"/>
        <w:right w:val="none" w:sz="0" w:space="0" w:color="auto"/>
      </w:divBdr>
    </w:div>
    <w:div w:id="614405372">
      <w:bodyDiv w:val="1"/>
      <w:marLeft w:val="0"/>
      <w:marRight w:val="0"/>
      <w:marTop w:val="0"/>
      <w:marBottom w:val="0"/>
      <w:divBdr>
        <w:top w:val="none" w:sz="0" w:space="0" w:color="auto"/>
        <w:left w:val="none" w:sz="0" w:space="0" w:color="auto"/>
        <w:bottom w:val="none" w:sz="0" w:space="0" w:color="auto"/>
        <w:right w:val="none" w:sz="0" w:space="0" w:color="auto"/>
      </w:divBdr>
    </w:div>
    <w:div w:id="615454249">
      <w:bodyDiv w:val="1"/>
      <w:marLeft w:val="0"/>
      <w:marRight w:val="0"/>
      <w:marTop w:val="0"/>
      <w:marBottom w:val="0"/>
      <w:divBdr>
        <w:top w:val="none" w:sz="0" w:space="0" w:color="auto"/>
        <w:left w:val="none" w:sz="0" w:space="0" w:color="auto"/>
        <w:bottom w:val="none" w:sz="0" w:space="0" w:color="auto"/>
        <w:right w:val="none" w:sz="0" w:space="0" w:color="auto"/>
      </w:divBdr>
    </w:div>
    <w:div w:id="615721559">
      <w:bodyDiv w:val="1"/>
      <w:marLeft w:val="0"/>
      <w:marRight w:val="0"/>
      <w:marTop w:val="0"/>
      <w:marBottom w:val="0"/>
      <w:divBdr>
        <w:top w:val="none" w:sz="0" w:space="0" w:color="auto"/>
        <w:left w:val="none" w:sz="0" w:space="0" w:color="auto"/>
        <w:bottom w:val="none" w:sz="0" w:space="0" w:color="auto"/>
        <w:right w:val="none" w:sz="0" w:space="0" w:color="auto"/>
      </w:divBdr>
    </w:div>
    <w:div w:id="616451877">
      <w:bodyDiv w:val="1"/>
      <w:marLeft w:val="0"/>
      <w:marRight w:val="0"/>
      <w:marTop w:val="0"/>
      <w:marBottom w:val="0"/>
      <w:divBdr>
        <w:top w:val="none" w:sz="0" w:space="0" w:color="auto"/>
        <w:left w:val="none" w:sz="0" w:space="0" w:color="auto"/>
        <w:bottom w:val="none" w:sz="0" w:space="0" w:color="auto"/>
        <w:right w:val="none" w:sz="0" w:space="0" w:color="auto"/>
      </w:divBdr>
      <w:divsChild>
        <w:div w:id="1273513085">
          <w:marLeft w:val="0"/>
          <w:marRight w:val="0"/>
          <w:marTop w:val="0"/>
          <w:marBottom w:val="0"/>
          <w:divBdr>
            <w:top w:val="none" w:sz="0" w:space="0" w:color="auto"/>
            <w:left w:val="none" w:sz="0" w:space="0" w:color="auto"/>
            <w:bottom w:val="none" w:sz="0" w:space="0" w:color="auto"/>
            <w:right w:val="none" w:sz="0" w:space="0" w:color="auto"/>
          </w:divBdr>
        </w:div>
        <w:div w:id="1784373936">
          <w:marLeft w:val="0"/>
          <w:marRight w:val="0"/>
          <w:marTop w:val="0"/>
          <w:marBottom w:val="0"/>
          <w:divBdr>
            <w:top w:val="none" w:sz="0" w:space="0" w:color="auto"/>
            <w:left w:val="none" w:sz="0" w:space="0" w:color="auto"/>
            <w:bottom w:val="none" w:sz="0" w:space="0" w:color="auto"/>
            <w:right w:val="none" w:sz="0" w:space="0" w:color="auto"/>
          </w:divBdr>
        </w:div>
      </w:divsChild>
    </w:div>
    <w:div w:id="617370383">
      <w:bodyDiv w:val="1"/>
      <w:marLeft w:val="0"/>
      <w:marRight w:val="0"/>
      <w:marTop w:val="0"/>
      <w:marBottom w:val="0"/>
      <w:divBdr>
        <w:top w:val="none" w:sz="0" w:space="0" w:color="auto"/>
        <w:left w:val="none" w:sz="0" w:space="0" w:color="auto"/>
        <w:bottom w:val="none" w:sz="0" w:space="0" w:color="auto"/>
        <w:right w:val="none" w:sz="0" w:space="0" w:color="auto"/>
      </w:divBdr>
    </w:div>
    <w:div w:id="617562372">
      <w:bodyDiv w:val="1"/>
      <w:marLeft w:val="0"/>
      <w:marRight w:val="0"/>
      <w:marTop w:val="0"/>
      <w:marBottom w:val="0"/>
      <w:divBdr>
        <w:top w:val="none" w:sz="0" w:space="0" w:color="auto"/>
        <w:left w:val="none" w:sz="0" w:space="0" w:color="auto"/>
        <w:bottom w:val="none" w:sz="0" w:space="0" w:color="auto"/>
        <w:right w:val="none" w:sz="0" w:space="0" w:color="auto"/>
      </w:divBdr>
    </w:div>
    <w:div w:id="617881449">
      <w:bodyDiv w:val="1"/>
      <w:marLeft w:val="0"/>
      <w:marRight w:val="0"/>
      <w:marTop w:val="0"/>
      <w:marBottom w:val="0"/>
      <w:divBdr>
        <w:top w:val="none" w:sz="0" w:space="0" w:color="auto"/>
        <w:left w:val="none" w:sz="0" w:space="0" w:color="auto"/>
        <w:bottom w:val="none" w:sz="0" w:space="0" w:color="auto"/>
        <w:right w:val="none" w:sz="0" w:space="0" w:color="auto"/>
      </w:divBdr>
    </w:div>
    <w:div w:id="618144965">
      <w:bodyDiv w:val="1"/>
      <w:marLeft w:val="0"/>
      <w:marRight w:val="0"/>
      <w:marTop w:val="0"/>
      <w:marBottom w:val="0"/>
      <w:divBdr>
        <w:top w:val="none" w:sz="0" w:space="0" w:color="auto"/>
        <w:left w:val="none" w:sz="0" w:space="0" w:color="auto"/>
        <w:bottom w:val="none" w:sz="0" w:space="0" w:color="auto"/>
        <w:right w:val="none" w:sz="0" w:space="0" w:color="auto"/>
      </w:divBdr>
    </w:div>
    <w:div w:id="618494314">
      <w:bodyDiv w:val="1"/>
      <w:marLeft w:val="0"/>
      <w:marRight w:val="0"/>
      <w:marTop w:val="0"/>
      <w:marBottom w:val="0"/>
      <w:divBdr>
        <w:top w:val="none" w:sz="0" w:space="0" w:color="auto"/>
        <w:left w:val="none" w:sz="0" w:space="0" w:color="auto"/>
        <w:bottom w:val="none" w:sz="0" w:space="0" w:color="auto"/>
        <w:right w:val="none" w:sz="0" w:space="0" w:color="auto"/>
      </w:divBdr>
    </w:div>
    <w:div w:id="618996685">
      <w:bodyDiv w:val="1"/>
      <w:marLeft w:val="0"/>
      <w:marRight w:val="0"/>
      <w:marTop w:val="0"/>
      <w:marBottom w:val="0"/>
      <w:divBdr>
        <w:top w:val="none" w:sz="0" w:space="0" w:color="auto"/>
        <w:left w:val="none" w:sz="0" w:space="0" w:color="auto"/>
        <w:bottom w:val="none" w:sz="0" w:space="0" w:color="auto"/>
        <w:right w:val="none" w:sz="0" w:space="0" w:color="auto"/>
      </w:divBdr>
    </w:div>
    <w:div w:id="619991275">
      <w:bodyDiv w:val="1"/>
      <w:marLeft w:val="0"/>
      <w:marRight w:val="0"/>
      <w:marTop w:val="0"/>
      <w:marBottom w:val="0"/>
      <w:divBdr>
        <w:top w:val="none" w:sz="0" w:space="0" w:color="auto"/>
        <w:left w:val="none" w:sz="0" w:space="0" w:color="auto"/>
        <w:bottom w:val="none" w:sz="0" w:space="0" w:color="auto"/>
        <w:right w:val="none" w:sz="0" w:space="0" w:color="auto"/>
      </w:divBdr>
    </w:div>
    <w:div w:id="621352168">
      <w:bodyDiv w:val="1"/>
      <w:marLeft w:val="0"/>
      <w:marRight w:val="0"/>
      <w:marTop w:val="0"/>
      <w:marBottom w:val="0"/>
      <w:divBdr>
        <w:top w:val="none" w:sz="0" w:space="0" w:color="auto"/>
        <w:left w:val="none" w:sz="0" w:space="0" w:color="auto"/>
        <w:bottom w:val="none" w:sz="0" w:space="0" w:color="auto"/>
        <w:right w:val="none" w:sz="0" w:space="0" w:color="auto"/>
      </w:divBdr>
    </w:div>
    <w:div w:id="621770429">
      <w:bodyDiv w:val="1"/>
      <w:marLeft w:val="0"/>
      <w:marRight w:val="0"/>
      <w:marTop w:val="0"/>
      <w:marBottom w:val="0"/>
      <w:divBdr>
        <w:top w:val="none" w:sz="0" w:space="0" w:color="auto"/>
        <w:left w:val="none" w:sz="0" w:space="0" w:color="auto"/>
        <w:bottom w:val="none" w:sz="0" w:space="0" w:color="auto"/>
        <w:right w:val="none" w:sz="0" w:space="0" w:color="auto"/>
      </w:divBdr>
    </w:div>
    <w:div w:id="621956763">
      <w:bodyDiv w:val="1"/>
      <w:marLeft w:val="0"/>
      <w:marRight w:val="0"/>
      <w:marTop w:val="0"/>
      <w:marBottom w:val="0"/>
      <w:divBdr>
        <w:top w:val="none" w:sz="0" w:space="0" w:color="auto"/>
        <w:left w:val="none" w:sz="0" w:space="0" w:color="auto"/>
        <w:bottom w:val="none" w:sz="0" w:space="0" w:color="auto"/>
        <w:right w:val="none" w:sz="0" w:space="0" w:color="auto"/>
      </w:divBdr>
    </w:div>
    <w:div w:id="622155458">
      <w:bodyDiv w:val="1"/>
      <w:marLeft w:val="0"/>
      <w:marRight w:val="0"/>
      <w:marTop w:val="0"/>
      <w:marBottom w:val="0"/>
      <w:divBdr>
        <w:top w:val="none" w:sz="0" w:space="0" w:color="auto"/>
        <w:left w:val="none" w:sz="0" w:space="0" w:color="auto"/>
        <w:bottom w:val="none" w:sz="0" w:space="0" w:color="auto"/>
        <w:right w:val="none" w:sz="0" w:space="0" w:color="auto"/>
      </w:divBdr>
    </w:div>
    <w:div w:id="622274371">
      <w:bodyDiv w:val="1"/>
      <w:marLeft w:val="0"/>
      <w:marRight w:val="0"/>
      <w:marTop w:val="0"/>
      <w:marBottom w:val="0"/>
      <w:divBdr>
        <w:top w:val="none" w:sz="0" w:space="0" w:color="auto"/>
        <w:left w:val="none" w:sz="0" w:space="0" w:color="auto"/>
        <w:bottom w:val="none" w:sz="0" w:space="0" w:color="auto"/>
        <w:right w:val="none" w:sz="0" w:space="0" w:color="auto"/>
      </w:divBdr>
    </w:div>
    <w:div w:id="625161213">
      <w:bodyDiv w:val="1"/>
      <w:marLeft w:val="0"/>
      <w:marRight w:val="0"/>
      <w:marTop w:val="0"/>
      <w:marBottom w:val="0"/>
      <w:divBdr>
        <w:top w:val="none" w:sz="0" w:space="0" w:color="auto"/>
        <w:left w:val="none" w:sz="0" w:space="0" w:color="auto"/>
        <w:bottom w:val="none" w:sz="0" w:space="0" w:color="auto"/>
        <w:right w:val="none" w:sz="0" w:space="0" w:color="auto"/>
      </w:divBdr>
    </w:div>
    <w:div w:id="625818421">
      <w:bodyDiv w:val="1"/>
      <w:marLeft w:val="0"/>
      <w:marRight w:val="0"/>
      <w:marTop w:val="0"/>
      <w:marBottom w:val="0"/>
      <w:divBdr>
        <w:top w:val="none" w:sz="0" w:space="0" w:color="auto"/>
        <w:left w:val="none" w:sz="0" w:space="0" w:color="auto"/>
        <w:bottom w:val="none" w:sz="0" w:space="0" w:color="auto"/>
        <w:right w:val="none" w:sz="0" w:space="0" w:color="auto"/>
      </w:divBdr>
    </w:div>
    <w:div w:id="626353465">
      <w:bodyDiv w:val="1"/>
      <w:marLeft w:val="0"/>
      <w:marRight w:val="0"/>
      <w:marTop w:val="0"/>
      <w:marBottom w:val="0"/>
      <w:divBdr>
        <w:top w:val="none" w:sz="0" w:space="0" w:color="auto"/>
        <w:left w:val="none" w:sz="0" w:space="0" w:color="auto"/>
        <w:bottom w:val="none" w:sz="0" w:space="0" w:color="auto"/>
        <w:right w:val="none" w:sz="0" w:space="0" w:color="auto"/>
      </w:divBdr>
    </w:div>
    <w:div w:id="626543559">
      <w:bodyDiv w:val="1"/>
      <w:marLeft w:val="0"/>
      <w:marRight w:val="0"/>
      <w:marTop w:val="0"/>
      <w:marBottom w:val="0"/>
      <w:divBdr>
        <w:top w:val="none" w:sz="0" w:space="0" w:color="auto"/>
        <w:left w:val="none" w:sz="0" w:space="0" w:color="auto"/>
        <w:bottom w:val="none" w:sz="0" w:space="0" w:color="auto"/>
        <w:right w:val="none" w:sz="0" w:space="0" w:color="auto"/>
      </w:divBdr>
    </w:div>
    <w:div w:id="626620368">
      <w:bodyDiv w:val="1"/>
      <w:marLeft w:val="0"/>
      <w:marRight w:val="0"/>
      <w:marTop w:val="0"/>
      <w:marBottom w:val="0"/>
      <w:divBdr>
        <w:top w:val="none" w:sz="0" w:space="0" w:color="auto"/>
        <w:left w:val="none" w:sz="0" w:space="0" w:color="auto"/>
        <w:bottom w:val="none" w:sz="0" w:space="0" w:color="auto"/>
        <w:right w:val="none" w:sz="0" w:space="0" w:color="auto"/>
      </w:divBdr>
    </w:div>
    <w:div w:id="627132021">
      <w:bodyDiv w:val="1"/>
      <w:marLeft w:val="0"/>
      <w:marRight w:val="0"/>
      <w:marTop w:val="0"/>
      <w:marBottom w:val="0"/>
      <w:divBdr>
        <w:top w:val="none" w:sz="0" w:space="0" w:color="auto"/>
        <w:left w:val="none" w:sz="0" w:space="0" w:color="auto"/>
        <w:bottom w:val="none" w:sz="0" w:space="0" w:color="auto"/>
        <w:right w:val="none" w:sz="0" w:space="0" w:color="auto"/>
      </w:divBdr>
    </w:div>
    <w:div w:id="627705381">
      <w:bodyDiv w:val="1"/>
      <w:marLeft w:val="0"/>
      <w:marRight w:val="0"/>
      <w:marTop w:val="0"/>
      <w:marBottom w:val="0"/>
      <w:divBdr>
        <w:top w:val="none" w:sz="0" w:space="0" w:color="auto"/>
        <w:left w:val="none" w:sz="0" w:space="0" w:color="auto"/>
        <w:bottom w:val="none" w:sz="0" w:space="0" w:color="auto"/>
        <w:right w:val="none" w:sz="0" w:space="0" w:color="auto"/>
      </w:divBdr>
    </w:div>
    <w:div w:id="628559776">
      <w:bodyDiv w:val="1"/>
      <w:marLeft w:val="0"/>
      <w:marRight w:val="0"/>
      <w:marTop w:val="0"/>
      <w:marBottom w:val="0"/>
      <w:divBdr>
        <w:top w:val="none" w:sz="0" w:space="0" w:color="auto"/>
        <w:left w:val="none" w:sz="0" w:space="0" w:color="auto"/>
        <w:bottom w:val="none" w:sz="0" w:space="0" w:color="auto"/>
        <w:right w:val="none" w:sz="0" w:space="0" w:color="auto"/>
      </w:divBdr>
    </w:div>
    <w:div w:id="628704927">
      <w:bodyDiv w:val="1"/>
      <w:marLeft w:val="0"/>
      <w:marRight w:val="0"/>
      <w:marTop w:val="0"/>
      <w:marBottom w:val="0"/>
      <w:divBdr>
        <w:top w:val="none" w:sz="0" w:space="0" w:color="auto"/>
        <w:left w:val="none" w:sz="0" w:space="0" w:color="auto"/>
        <w:bottom w:val="none" w:sz="0" w:space="0" w:color="auto"/>
        <w:right w:val="none" w:sz="0" w:space="0" w:color="auto"/>
      </w:divBdr>
    </w:div>
    <w:div w:id="628822859">
      <w:bodyDiv w:val="1"/>
      <w:marLeft w:val="0"/>
      <w:marRight w:val="0"/>
      <w:marTop w:val="0"/>
      <w:marBottom w:val="0"/>
      <w:divBdr>
        <w:top w:val="none" w:sz="0" w:space="0" w:color="auto"/>
        <w:left w:val="none" w:sz="0" w:space="0" w:color="auto"/>
        <w:bottom w:val="none" w:sz="0" w:space="0" w:color="auto"/>
        <w:right w:val="none" w:sz="0" w:space="0" w:color="auto"/>
      </w:divBdr>
    </w:div>
    <w:div w:id="628900785">
      <w:bodyDiv w:val="1"/>
      <w:marLeft w:val="0"/>
      <w:marRight w:val="0"/>
      <w:marTop w:val="0"/>
      <w:marBottom w:val="0"/>
      <w:divBdr>
        <w:top w:val="none" w:sz="0" w:space="0" w:color="auto"/>
        <w:left w:val="none" w:sz="0" w:space="0" w:color="auto"/>
        <w:bottom w:val="none" w:sz="0" w:space="0" w:color="auto"/>
        <w:right w:val="none" w:sz="0" w:space="0" w:color="auto"/>
      </w:divBdr>
    </w:div>
    <w:div w:id="628976290">
      <w:bodyDiv w:val="1"/>
      <w:marLeft w:val="0"/>
      <w:marRight w:val="0"/>
      <w:marTop w:val="0"/>
      <w:marBottom w:val="0"/>
      <w:divBdr>
        <w:top w:val="none" w:sz="0" w:space="0" w:color="auto"/>
        <w:left w:val="none" w:sz="0" w:space="0" w:color="auto"/>
        <w:bottom w:val="none" w:sz="0" w:space="0" w:color="auto"/>
        <w:right w:val="none" w:sz="0" w:space="0" w:color="auto"/>
      </w:divBdr>
    </w:div>
    <w:div w:id="629243760">
      <w:bodyDiv w:val="1"/>
      <w:marLeft w:val="0"/>
      <w:marRight w:val="0"/>
      <w:marTop w:val="0"/>
      <w:marBottom w:val="0"/>
      <w:divBdr>
        <w:top w:val="none" w:sz="0" w:space="0" w:color="auto"/>
        <w:left w:val="none" w:sz="0" w:space="0" w:color="auto"/>
        <w:bottom w:val="none" w:sz="0" w:space="0" w:color="auto"/>
        <w:right w:val="none" w:sz="0" w:space="0" w:color="auto"/>
      </w:divBdr>
    </w:div>
    <w:div w:id="629291076">
      <w:bodyDiv w:val="1"/>
      <w:marLeft w:val="0"/>
      <w:marRight w:val="0"/>
      <w:marTop w:val="0"/>
      <w:marBottom w:val="0"/>
      <w:divBdr>
        <w:top w:val="none" w:sz="0" w:space="0" w:color="auto"/>
        <w:left w:val="none" w:sz="0" w:space="0" w:color="auto"/>
        <w:bottom w:val="none" w:sz="0" w:space="0" w:color="auto"/>
        <w:right w:val="none" w:sz="0" w:space="0" w:color="auto"/>
      </w:divBdr>
    </w:div>
    <w:div w:id="629747264">
      <w:bodyDiv w:val="1"/>
      <w:marLeft w:val="0"/>
      <w:marRight w:val="0"/>
      <w:marTop w:val="0"/>
      <w:marBottom w:val="0"/>
      <w:divBdr>
        <w:top w:val="none" w:sz="0" w:space="0" w:color="auto"/>
        <w:left w:val="none" w:sz="0" w:space="0" w:color="auto"/>
        <w:bottom w:val="none" w:sz="0" w:space="0" w:color="auto"/>
        <w:right w:val="none" w:sz="0" w:space="0" w:color="auto"/>
      </w:divBdr>
    </w:div>
    <w:div w:id="630476098">
      <w:bodyDiv w:val="1"/>
      <w:marLeft w:val="0"/>
      <w:marRight w:val="0"/>
      <w:marTop w:val="0"/>
      <w:marBottom w:val="0"/>
      <w:divBdr>
        <w:top w:val="none" w:sz="0" w:space="0" w:color="auto"/>
        <w:left w:val="none" w:sz="0" w:space="0" w:color="auto"/>
        <w:bottom w:val="none" w:sz="0" w:space="0" w:color="auto"/>
        <w:right w:val="none" w:sz="0" w:space="0" w:color="auto"/>
      </w:divBdr>
    </w:div>
    <w:div w:id="631054416">
      <w:bodyDiv w:val="1"/>
      <w:marLeft w:val="0"/>
      <w:marRight w:val="0"/>
      <w:marTop w:val="0"/>
      <w:marBottom w:val="0"/>
      <w:divBdr>
        <w:top w:val="none" w:sz="0" w:space="0" w:color="auto"/>
        <w:left w:val="none" w:sz="0" w:space="0" w:color="auto"/>
        <w:bottom w:val="none" w:sz="0" w:space="0" w:color="auto"/>
        <w:right w:val="none" w:sz="0" w:space="0" w:color="auto"/>
      </w:divBdr>
    </w:div>
    <w:div w:id="631404765">
      <w:bodyDiv w:val="1"/>
      <w:marLeft w:val="0"/>
      <w:marRight w:val="0"/>
      <w:marTop w:val="0"/>
      <w:marBottom w:val="0"/>
      <w:divBdr>
        <w:top w:val="none" w:sz="0" w:space="0" w:color="auto"/>
        <w:left w:val="none" w:sz="0" w:space="0" w:color="auto"/>
        <w:bottom w:val="none" w:sz="0" w:space="0" w:color="auto"/>
        <w:right w:val="none" w:sz="0" w:space="0" w:color="auto"/>
      </w:divBdr>
    </w:div>
    <w:div w:id="632827629">
      <w:bodyDiv w:val="1"/>
      <w:marLeft w:val="0"/>
      <w:marRight w:val="0"/>
      <w:marTop w:val="0"/>
      <w:marBottom w:val="0"/>
      <w:divBdr>
        <w:top w:val="none" w:sz="0" w:space="0" w:color="auto"/>
        <w:left w:val="none" w:sz="0" w:space="0" w:color="auto"/>
        <w:bottom w:val="none" w:sz="0" w:space="0" w:color="auto"/>
        <w:right w:val="none" w:sz="0" w:space="0" w:color="auto"/>
      </w:divBdr>
    </w:div>
    <w:div w:id="634263314">
      <w:bodyDiv w:val="1"/>
      <w:marLeft w:val="0"/>
      <w:marRight w:val="0"/>
      <w:marTop w:val="0"/>
      <w:marBottom w:val="0"/>
      <w:divBdr>
        <w:top w:val="none" w:sz="0" w:space="0" w:color="auto"/>
        <w:left w:val="none" w:sz="0" w:space="0" w:color="auto"/>
        <w:bottom w:val="none" w:sz="0" w:space="0" w:color="auto"/>
        <w:right w:val="none" w:sz="0" w:space="0" w:color="auto"/>
      </w:divBdr>
    </w:div>
    <w:div w:id="634335631">
      <w:bodyDiv w:val="1"/>
      <w:marLeft w:val="0"/>
      <w:marRight w:val="0"/>
      <w:marTop w:val="0"/>
      <w:marBottom w:val="0"/>
      <w:divBdr>
        <w:top w:val="none" w:sz="0" w:space="0" w:color="auto"/>
        <w:left w:val="none" w:sz="0" w:space="0" w:color="auto"/>
        <w:bottom w:val="none" w:sz="0" w:space="0" w:color="auto"/>
        <w:right w:val="none" w:sz="0" w:space="0" w:color="auto"/>
      </w:divBdr>
    </w:div>
    <w:div w:id="635112725">
      <w:bodyDiv w:val="1"/>
      <w:marLeft w:val="0"/>
      <w:marRight w:val="0"/>
      <w:marTop w:val="0"/>
      <w:marBottom w:val="0"/>
      <w:divBdr>
        <w:top w:val="none" w:sz="0" w:space="0" w:color="auto"/>
        <w:left w:val="none" w:sz="0" w:space="0" w:color="auto"/>
        <w:bottom w:val="none" w:sz="0" w:space="0" w:color="auto"/>
        <w:right w:val="none" w:sz="0" w:space="0" w:color="auto"/>
      </w:divBdr>
    </w:div>
    <w:div w:id="635915368">
      <w:bodyDiv w:val="1"/>
      <w:marLeft w:val="0"/>
      <w:marRight w:val="0"/>
      <w:marTop w:val="0"/>
      <w:marBottom w:val="0"/>
      <w:divBdr>
        <w:top w:val="none" w:sz="0" w:space="0" w:color="auto"/>
        <w:left w:val="none" w:sz="0" w:space="0" w:color="auto"/>
        <w:bottom w:val="none" w:sz="0" w:space="0" w:color="auto"/>
        <w:right w:val="none" w:sz="0" w:space="0" w:color="auto"/>
      </w:divBdr>
    </w:div>
    <w:div w:id="636691137">
      <w:bodyDiv w:val="1"/>
      <w:marLeft w:val="0"/>
      <w:marRight w:val="0"/>
      <w:marTop w:val="0"/>
      <w:marBottom w:val="0"/>
      <w:divBdr>
        <w:top w:val="none" w:sz="0" w:space="0" w:color="auto"/>
        <w:left w:val="none" w:sz="0" w:space="0" w:color="auto"/>
        <w:bottom w:val="none" w:sz="0" w:space="0" w:color="auto"/>
        <w:right w:val="none" w:sz="0" w:space="0" w:color="auto"/>
      </w:divBdr>
    </w:div>
    <w:div w:id="640496396">
      <w:bodyDiv w:val="1"/>
      <w:marLeft w:val="0"/>
      <w:marRight w:val="0"/>
      <w:marTop w:val="0"/>
      <w:marBottom w:val="0"/>
      <w:divBdr>
        <w:top w:val="none" w:sz="0" w:space="0" w:color="auto"/>
        <w:left w:val="none" w:sz="0" w:space="0" w:color="auto"/>
        <w:bottom w:val="none" w:sz="0" w:space="0" w:color="auto"/>
        <w:right w:val="none" w:sz="0" w:space="0" w:color="auto"/>
      </w:divBdr>
    </w:div>
    <w:div w:id="641809335">
      <w:bodyDiv w:val="1"/>
      <w:marLeft w:val="0"/>
      <w:marRight w:val="0"/>
      <w:marTop w:val="0"/>
      <w:marBottom w:val="0"/>
      <w:divBdr>
        <w:top w:val="none" w:sz="0" w:space="0" w:color="auto"/>
        <w:left w:val="none" w:sz="0" w:space="0" w:color="auto"/>
        <w:bottom w:val="none" w:sz="0" w:space="0" w:color="auto"/>
        <w:right w:val="none" w:sz="0" w:space="0" w:color="auto"/>
      </w:divBdr>
    </w:div>
    <w:div w:id="644238110">
      <w:bodyDiv w:val="1"/>
      <w:marLeft w:val="0"/>
      <w:marRight w:val="0"/>
      <w:marTop w:val="0"/>
      <w:marBottom w:val="0"/>
      <w:divBdr>
        <w:top w:val="none" w:sz="0" w:space="0" w:color="auto"/>
        <w:left w:val="none" w:sz="0" w:space="0" w:color="auto"/>
        <w:bottom w:val="none" w:sz="0" w:space="0" w:color="auto"/>
        <w:right w:val="none" w:sz="0" w:space="0" w:color="auto"/>
      </w:divBdr>
    </w:div>
    <w:div w:id="644702964">
      <w:bodyDiv w:val="1"/>
      <w:marLeft w:val="0"/>
      <w:marRight w:val="0"/>
      <w:marTop w:val="0"/>
      <w:marBottom w:val="0"/>
      <w:divBdr>
        <w:top w:val="none" w:sz="0" w:space="0" w:color="auto"/>
        <w:left w:val="none" w:sz="0" w:space="0" w:color="auto"/>
        <w:bottom w:val="none" w:sz="0" w:space="0" w:color="auto"/>
        <w:right w:val="none" w:sz="0" w:space="0" w:color="auto"/>
      </w:divBdr>
    </w:div>
    <w:div w:id="645163940">
      <w:bodyDiv w:val="1"/>
      <w:marLeft w:val="0"/>
      <w:marRight w:val="0"/>
      <w:marTop w:val="0"/>
      <w:marBottom w:val="0"/>
      <w:divBdr>
        <w:top w:val="none" w:sz="0" w:space="0" w:color="auto"/>
        <w:left w:val="none" w:sz="0" w:space="0" w:color="auto"/>
        <w:bottom w:val="none" w:sz="0" w:space="0" w:color="auto"/>
        <w:right w:val="none" w:sz="0" w:space="0" w:color="auto"/>
      </w:divBdr>
    </w:div>
    <w:div w:id="646327403">
      <w:bodyDiv w:val="1"/>
      <w:marLeft w:val="0"/>
      <w:marRight w:val="0"/>
      <w:marTop w:val="0"/>
      <w:marBottom w:val="0"/>
      <w:divBdr>
        <w:top w:val="none" w:sz="0" w:space="0" w:color="auto"/>
        <w:left w:val="none" w:sz="0" w:space="0" w:color="auto"/>
        <w:bottom w:val="none" w:sz="0" w:space="0" w:color="auto"/>
        <w:right w:val="none" w:sz="0" w:space="0" w:color="auto"/>
      </w:divBdr>
    </w:div>
    <w:div w:id="647173735">
      <w:bodyDiv w:val="1"/>
      <w:marLeft w:val="0"/>
      <w:marRight w:val="0"/>
      <w:marTop w:val="0"/>
      <w:marBottom w:val="0"/>
      <w:divBdr>
        <w:top w:val="none" w:sz="0" w:space="0" w:color="auto"/>
        <w:left w:val="none" w:sz="0" w:space="0" w:color="auto"/>
        <w:bottom w:val="none" w:sz="0" w:space="0" w:color="auto"/>
        <w:right w:val="none" w:sz="0" w:space="0" w:color="auto"/>
      </w:divBdr>
    </w:div>
    <w:div w:id="647244930">
      <w:bodyDiv w:val="1"/>
      <w:marLeft w:val="0"/>
      <w:marRight w:val="0"/>
      <w:marTop w:val="0"/>
      <w:marBottom w:val="0"/>
      <w:divBdr>
        <w:top w:val="none" w:sz="0" w:space="0" w:color="auto"/>
        <w:left w:val="none" w:sz="0" w:space="0" w:color="auto"/>
        <w:bottom w:val="none" w:sz="0" w:space="0" w:color="auto"/>
        <w:right w:val="none" w:sz="0" w:space="0" w:color="auto"/>
      </w:divBdr>
    </w:div>
    <w:div w:id="647367746">
      <w:bodyDiv w:val="1"/>
      <w:marLeft w:val="0"/>
      <w:marRight w:val="0"/>
      <w:marTop w:val="0"/>
      <w:marBottom w:val="0"/>
      <w:divBdr>
        <w:top w:val="none" w:sz="0" w:space="0" w:color="auto"/>
        <w:left w:val="none" w:sz="0" w:space="0" w:color="auto"/>
        <w:bottom w:val="none" w:sz="0" w:space="0" w:color="auto"/>
        <w:right w:val="none" w:sz="0" w:space="0" w:color="auto"/>
      </w:divBdr>
    </w:div>
    <w:div w:id="647898859">
      <w:bodyDiv w:val="1"/>
      <w:marLeft w:val="0"/>
      <w:marRight w:val="0"/>
      <w:marTop w:val="0"/>
      <w:marBottom w:val="0"/>
      <w:divBdr>
        <w:top w:val="none" w:sz="0" w:space="0" w:color="auto"/>
        <w:left w:val="none" w:sz="0" w:space="0" w:color="auto"/>
        <w:bottom w:val="none" w:sz="0" w:space="0" w:color="auto"/>
        <w:right w:val="none" w:sz="0" w:space="0" w:color="auto"/>
      </w:divBdr>
    </w:div>
    <w:div w:id="648021138">
      <w:bodyDiv w:val="1"/>
      <w:marLeft w:val="0"/>
      <w:marRight w:val="0"/>
      <w:marTop w:val="0"/>
      <w:marBottom w:val="0"/>
      <w:divBdr>
        <w:top w:val="none" w:sz="0" w:space="0" w:color="auto"/>
        <w:left w:val="none" w:sz="0" w:space="0" w:color="auto"/>
        <w:bottom w:val="none" w:sz="0" w:space="0" w:color="auto"/>
        <w:right w:val="none" w:sz="0" w:space="0" w:color="auto"/>
      </w:divBdr>
    </w:div>
    <w:div w:id="648288016">
      <w:bodyDiv w:val="1"/>
      <w:marLeft w:val="0"/>
      <w:marRight w:val="0"/>
      <w:marTop w:val="0"/>
      <w:marBottom w:val="0"/>
      <w:divBdr>
        <w:top w:val="none" w:sz="0" w:space="0" w:color="auto"/>
        <w:left w:val="none" w:sz="0" w:space="0" w:color="auto"/>
        <w:bottom w:val="none" w:sz="0" w:space="0" w:color="auto"/>
        <w:right w:val="none" w:sz="0" w:space="0" w:color="auto"/>
      </w:divBdr>
    </w:div>
    <w:div w:id="650868880">
      <w:bodyDiv w:val="1"/>
      <w:marLeft w:val="0"/>
      <w:marRight w:val="0"/>
      <w:marTop w:val="0"/>
      <w:marBottom w:val="0"/>
      <w:divBdr>
        <w:top w:val="none" w:sz="0" w:space="0" w:color="auto"/>
        <w:left w:val="none" w:sz="0" w:space="0" w:color="auto"/>
        <w:bottom w:val="none" w:sz="0" w:space="0" w:color="auto"/>
        <w:right w:val="none" w:sz="0" w:space="0" w:color="auto"/>
      </w:divBdr>
    </w:div>
    <w:div w:id="650987188">
      <w:bodyDiv w:val="1"/>
      <w:marLeft w:val="0"/>
      <w:marRight w:val="0"/>
      <w:marTop w:val="0"/>
      <w:marBottom w:val="0"/>
      <w:divBdr>
        <w:top w:val="none" w:sz="0" w:space="0" w:color="auto"/>
        <w:left w:val="none" w:sz="0" w:space="0" w:color="auto"/>
        <w:bottom w:val="none" w:sz="0" w:space="0" w:color="auto"/>
        <w:right w:val="none" w:sz="0" w:space="0" w:color="auto"/>
      </w:divBdr>
    </w:div>
    <w:div w:id="651107926">
      <w:bodyDiv w:val="1"/>
      <w:marLeft w:val="0"/>
      <w:marRight w:val="0"/>
      <w:marTop w:val="0"/>
      <w:marBottom w:val="0"/>
      <w:divBdr>
        <w:top w:val="none" w:sz="0" w:space="0" w:color="auto"/>
        <w:left w:val="none" w:sz="0" w:space="0" w:color="auto"/>
        <w:bottom w:val="none" w:sz="0" w:space="0" w:color="auto"/>
        <w:right w:val="none" w:sz="0" w:space="0" w:color="auto"/>
      </w:divBdr>
    </w:div>
    <w:div w:id="651712366">
      <w:bodyDiv w:val="1"/>
      <w:marLeft w:val="0"/>
      <w:marRight w:val="0"/>
      <w:marTop w:val="0"/>
      <w:marBottom w:val="0"/>
      <w:divBdr>
        <w:top w:val="none" w:sz="0" w:space="0" w:color="auto"/>
        <w:left w:val="none" w:sz="0" w:space="0" w:color="auto"/>
        <w:bottom w:val="none" w:sz="0" w:space="0" w:color="auto"/>
        <w:right w:val="none" w:sz="0" w:space="0" w:color="auto"/>
      </w:divBdr>
    </w:div>
    <w:div w:id="652608394">
      <w:bodyDiv w:val="1"/>
      <w:marLeft w:val="0"/>
      <w:marRight w:val="0"/>
      <w:marTop w:val="0"/>
      <w:marBottom w:val="0"/>
      <w:divBdr>
        <w:top w:val="none" w:sz="0" w:space="0" w:color="auto"/>
        <w:left w:val="none" w:sz="0" w:space="0" w:color="auto"/>
        <w:bottom w:val="none" w:sz="0" w:space="0" w:color="auto"/>
        <w:right w:val="none" w:sz="0" w:space="0" w:color="auto"/>
      </w:divBdr>
    </w:div>
    <w:div w:id="652677899">
      <w:bodyDiv w:val="1"/>
      <w:marLeft w:val="0"/>
      <w:marRight w:val="0"/>
      <w:marTop w:val="0"/>
      <w:marBottom w:val="0"/>
      <w:divBdr>
        <w:top w:val="none" w:sz="0" w:space="0" w:color="auto"/>
        <w:left w:val="none" w:sz="0" w:space="0" w:color="auto"/>
        <w:bottom w:val="none" w:sz="0" w:space="0" w:color="auto"/>
        <w:right w:val="none" w:sz="0" w:space="0" w:color="auto"/>
      </w:divBdr>
    </w:div>
    <w:div w:id="654139928">
      <w:bodyDiv w:val="1"/>
      <w:marLeft w:val="0"/>
      <w:marRight w:val="0"/>
      <w:marTop w:val="0"/>
      <w:marBottom w:val="0"/>
      <w:divBdr>
        <w:top w:val="none" w:sz="0" w:space="0" w:color="auto"/>
        <w:left w:val="none" w:sz="0" w:space="0" w:color="auto"/>
        <w:bottom w:val="none" w:sz="0" w:space="0" w:color="auto"/>
        <w:right w:val="none" w:sz="0" w:space="0" w:color="auto"/>
      </w:divBdr>
    </w:div>
    <w:div w:id="655646237">
      <w:bodyDiv w:val="1"/>
      <w:marLeft w:val="0"/>
      <w:marRight w:val="0"/>
      <w:marTop w:val="0"/>
      <w:marBottom w:val="0"/>
      <w:divBdr>
        <w:top w:val="none" w:sz="0" w:space="0" w:color="auto"/>
        <w:left w:val="none" w:sz="0" w:space="0" w:color="auto"/>
        <w:bottom w:val="none" w:sz="0" w:space="0" w:color="auto"/>
        <w:right w:val="none" w:sz="0" w:space="0" w:color="auto"/>
      </w:divBdr>
    </w:div>
    <w:div w:id="656153588">
      <w:bodyDiv w:val="1"/>
      <w:marLeft w:val="0"/>
      <w:marRight w:val="0"/>
      <w:marTop w:val="0"/>
      <w:marBottom w:val="0"/>
      <w:divBdr>
        <w:top w:val="none" w:sz="0" w:space="0" w:color="auto"/>
        <w:left w:val="none" w:sz="0" w:space="0" w:color="auto"/>
        <w:bottom w:val="none" w:sz="0" w:space="0" w:color="auto"/>
        <w:right w:val="none" w:sz="0" w:space="0" w:color="auto"/>
      </w:divBdr>
    </w:div>
    <w:div w:id="656958571">
      <w:bodyDiv w:val="1"/>
      <w:marLeft w:val="0"/>
      <w:marRight w:val="0"/>
      <w:marTop w:val="0"/>
      <w:marBottom w:val="0"/>
      <w:divBdr>
        <w:top w:val="none" w:sz="0" w:space="0" w:color="auto"/>
        <w:left w:val="none" w:sz="0" w:space="0" w:color="auto"/>
        <w:bottom w:val="none" w:sz="0" w:space="0" w:color="auto"/>
        <w:right w:val="none" w:sz="0" w:space="0" w:color="auto"/>
      </w:divBdr>
    </w:div>
    <w:div w:id="657465835">
      <w:bodyDiv w:val="1"/>
      <w:marLeft w:val="0"/>
      <w:marRight w:val="0"/>
      <w:marTop w:val="0"/>
      <w:marBottom w:val="0"/>
      <w:divBdr>
        <w:top w:val="none" w:sz="0" w:space="0" w:color="auto"/>
        <w:left w:val="none" w:sz="0" w:space="0" w:color="auto"/>
        <w:bottom w:val="none" w:sz="0" w:space="0" w:color="auto"/>
        <w:right w:val="none" w:sz="0" w:space="0" w:color="auto"/>
      </w:divBdr>
    </w:div>
    <w:div w:id="657922702">
      <w:bodyDiv w:val="1"/>
      <w:marLeft w:val="0"/>
      <w:marRight w:val="0"/>
      <w:marTop w:val="0"/>
      <w:marBottom w:val="0"/>
      <w:divBdr>
        <w:top w:val="none" w:sz="0" w:space="0" w:color="auto"/>
        <w:left w:val="none" w:sz="0" w:space="0" w:color="auto"/>
        <w:bottom w:val="none" w:sz="0" w:space="0" w:color="auto"/>
        <w:right w:val="none" w:sz="0" w:space="0" w:color="auto"/>
      </w:divBdr>
    </w:div>
    <w:div w:id="658654587">
      <w:bodyDiv w:val="1"/>
      <w:marLeft w:val="0"/>
      <w:marRight w:val="0"/>
      <w:marTop w:val="0"/>
      <w:marBottom w:val="0"/>
      <w:divBdr>
        <w:top w:val="none" w:sz="0" w:space="0" w:color="auto"/>
        <w:left w:val="none" w:sz="0" w:space="0" w:color="auto"/>
        <w:bottom w:val="none" w:sz="0" w:space="0" w:color="auto"/>
        <w:right w:val="none" w:sz="0" w:space="0" w:color="auto"/>
      </w:divBdr>
    </w:div>
    <w:div w:id="660888385">
      <w:bodyDiv w:val="1"/>
      <w:marLeft w:val="0"/>
      <w:marRight w:val="0"/>
      <w:marTop w:val="0"/>
      <w:marBottom w:val="0"/>
      <w:divBdr>
        <w:top w:val="none" w:sz="0" w:space="0" w:color="auto"/>
        <w:left w:val="none" w:sz="0" w:space="0" w:color="auto"/>
        <w:bottom w:val="none" w:sz="0" w:space="0" w:color="auto"/>
        <w:right w:val="none" w:sz="0" w:space="0" w:color="auto"/>
      </w:divBdr>
    </w:div>
    <w:div w:id="663971634">
      <w:bodyDiv w:val="1"/>
      <w:marLeft w:val="0"/>
      <w:marRight w:val="0"/>
      <w:marTop w:val="0"/>
      <w:marBottom w:val="0"/>
      <w:divBdr>
        <w:top w:val="none" w:sz="0" w:space="0" w:color="auto"/>
        <w:left w:val="none" w:sz="0" w:space="0" w:color="auto"/>
        <w:bottom w:val="none" w:sz="0" w:space="0" w:color="auto"/>
        <w:right w:val="none" w:sz="0" w:space="0" w:color="auto"/>
      </w:divBdr>
    </w:div>
    <w:div w:id="663977653">
      <w:bodyDiv w:val="1"/>
      <w:marLeft w:val="0"/>
      <w:marRight w:val="0"/>
      <w:marTop w:val="0"/>
      <w:marBottom w:val="0"/>
      <w:divBdr>
        <w:top w:val="none" w:sz="0" w:space="0" w:color="auto"/>
        <w:left w:val="none" w:sz="0" w:space="0" w:color="auto"/>
        <w:bottom w:val="none" w:sz="0" w:space="0" w:color="auto"/>
        <w:right w:val="none" w:sz="0" w:space="0" w:color="auto"/>
      </w:divBdr>
    </w:div>
    <w:div w:id="665283299">
      <w:bodyDiv w:val="1"/>
      <w:marLeft w:val="0"/>
      <w:marRight w:val="0"/>
      <w:marTop w:val="0"/>
      <w:marBottom w:val="0"/>
      <w:divBdr>
        <w:top w:val="none" w:sz="0" w:space="0" w:color="auto"/>
        <w:left w:val="none" w:sz="0" w:space="0" w:color="auto"/>
        <w:bottom w:val="none" w:sz="0" w:space="0" w:color="auto"/>
        <w:right w:val="none" w:sz="0" w:space="0" w:color="auto"/>
      </w:divBdr>
    </w:div>
    <w:div w:id="665522461">
      <w:bodyDiv w:val="1"/>
      <w:marLeft w:val="0"/>
      <w:marRight w:val="0"/>
      <w:marTop w:val="0"/>
      <w:marBottom w:val="0"/>
      <w:divBdr>
        <w:top w:val="none" w:sz="0" w:space="0" w:color="auto"/>
        <w:left w:val="none" w:sz="0" w:space="0" w:color="auto"/>
        <w:bottom w:val="none" w:sz="0" w:space="0" w:color="auto"/>
        <w:right w:val="none" w:sz="0" w:space="0" w:color="auto"/>
      </w:divBdr>
    </w:div>
    <w:div w:id="666514897">
      <w:bodyDiv w:val="1"/>
      <w:marLeft w:val="0"/>
      <w:marRight w:val="0"/>
      <w:marTop w:val="0"/>
      <w:marBottom w:val="0"/>
      <w:divBdr>
        <w:top w:val="none" w:sz="0" w:space="0" w:color="auto"/>
        <w:left w:val="none" w:sz="0" w:space="0" w:color="auto"/>
        <w:bottom w:val="none" w:sz="0" w:space="0" w:color="auto"/>
        <w:right w:val="none" w:sz="0" w:space="0" w:color="auto"/>
      </w:divBdr>
    </w:div>
    <w:div w:id="668946760">
      <w:bodyDiv w:val="1"/>
      <w:marLeft w:val="0"/>
      <w:marRight w:val="0"/>
      <w:marTop w:val="0"/>
      <w:marBottom w:val="0"/>
      <w:divBdr>
        <w:top w:val="none" w:sz="0" w:space="0" w:color="auto"/>
        <w:left w:val="none" w:sz="0" w:space="0" w:color="auto"/>
        <w:bottom w:val="none" w:sz="0" w:space="0" w:color="auto"/>
        <w:right w:val="none" w:sz="0" w:space="0" w:color="auto"/>
      </w:divBdr>
    </w:div>
    <w:div w:id="669329294">
      <w:bodyDiv w:val="1"/>
      <w:marLeft w:val="0"/>
      <w:marRight w:val="0"/>
      <w:marTop w:val="0"/>
      <w:marBottom w:val="0"/>
      <w:divBdr>
        <w:top w:val="none" w:sz="0" w:space="0" w:color="auto"/>
        <w:left w:val="none" w:sz="0" w:space="0" w:color="auto"/>
        <w:bottom w:val="none" w:sz="0" w:space="0" w:color="auto"/>
        <w:right w:val="none" w:sz="0" w:space="0" w:color="auto"/>
      </w:divBdr>
    </w:div>
    <w:div w:id="669411979">
      <w:bodyDiv w:val="1"/>
      <w:marLeft w:val="0"/>
      <w:marRight w:val="0"/>
      <w:marTop w:val="0"/>
      <w:marBottom w:val="0"/>
      <w:divBdr>
        <w:top w:val="none" w:sz="0" w:space="0" w:color="auto"/>
        <w:left w:val="none" w:sz="0" w:space="0" w:color="auto"/>
        <w:bottom w:val="none" w:sz="0" w:space="0" w:color="auto"/>
        <w:right w:val="none" w:sz="0" w:space="0" w:color="auto"/>
      </w:divBdr>
    </w:div>
    <w:div w:id="669598869">
      <w:bodyDiv w:val="1"/>
      <w:marLeft w:val="0"/>
      <w:marRight w:val="0"/>
      <w:marTop w:val="0"/>
      <w:marBottom w:val="0"/>
      <w:divBdr>
        <w:top w:val="none" w:sz="0" w:space="0" w:color="auto"/>
        <w:left w:val="none" w:sz="0" w:space="0" w:color="auto"/>
        <w:bottom w:val="none" w:sz="0" w:space="0" w:color="auto"/>
        <w:right w:val="none" w:sz="0" w:space="0" w:color="auto"/>
      </w:divBdr>
    </w:div>
    <w:div w:id="669871567">
      <w:bodyDiv w:val="1"/>
      <w:marLeft w:val="0"/>
      <w:marRight w:val="0"/>
      <w:marTop w:val="0"/>
      <w:marBottom w:val="0"/>
      <w:divBdr>
        <w:top w:val="none" w:sz="0" w:space="0" w:color="auto"/>
        <w:left w:val="none" w:sz="0" w:space="0" w:color="auto"/>
        <w:bottom w:val="none" w:sz="0" w:space="0" w:color="auto"/>
        <w:right w:val="none" w:sz="0" w:space="0" w:color="auto"/>
      </w:divBdr>
    </w:div>
    <w:div w:id="669913923">
      <w:bodyDiv w:val="1"/>
      <w:marLeft w:val="0"/>
      <w:marRight w:val="0"/>
      <w:marTop w:val="0"/>
      <w:marBottom w:val="0"/>
      <w:divBdr>
        <w:top w:val="none" w:sz="0" w:space="0" w:color="auto"/>
        <w:left w:val="none" w:sz="0" w:space="0" w:color="auto"/>
        <w:bottom w:val="none" w:sz="0" w:space="0" w:color="auto"/>
        <w:right w:val="none" w:sz="0" w:space="0" w:color="auto"/>
      </w:divBdr>
    </w:div>
    <w:div w:id="670449648">
      <w:bodyDiv w:val="1"/>
      <w:marLeft w:val="0"/>
      <w:marRight w:val="0"/>
      <w:marTop w:val="0"/>
      <w:marBottom w:val="0"/>
      <w:divBdr>
        <w:top w:val="none" w:sz="0" w:space="0" w:color="auto"/>
        <w:left w:val="none" w:sz="0" w:space="0" w:color="auto"/>
        <w:bottom w:val="none" w:sz="0" w:space="0" w:color="auto"/>
        <w:right w:val="none" w:sz="0" w:space="0" w:color="auto"/>
      </w:divBdr>
    </w:div>
    <w:div w:id="670766241">
      <w:bodyDiv w:val="1"/>
      <w:marLeft w:val="0"/>
      <w:marRight w:val="0"/>
      <w:marTop w:val="0"/>
      <w:marBottom w:val="0"/>
      <w:divBdr>
        <w:top w:val="none" w:sz="0" w:space="0" w:color="auto"/>
        <w:left w:val="none" w:sz="0" w:space="0" w:color="auto"/>
        <w:bottom w:val="none" w:sz="0" w:space="0" w:color="auto"/>
        <w:right w:val="none" w:sz="0" w:space="0" w:color="auto"/>
      </w:divBdr>
    </w:div>
    <w:div w:id="671493574">
      <w:bodyDiv w:val="1"/>
      <w:marLeft w:val="0"/>
      <w:marRight w:val="0"/>
      <w:marTop w:val="0"/>
      <w:marBottom w:val="0"/>
      <w:divBdr>
        <w:top w:val="none" w:sz="0" w:space="0" w:color="auto"/>
        <w:left w:val="none" w:sz="0" w:space="0" w:color="auto"/>
        <w:bottom w:val="none" w:sz="0" w:space="0" w:color="auto"/>
        <w:right w:val="none" w:sz="0" w:space="0" w:color="auto"/>
      </w:divBdr>
    </w:div>
    <w:div w:id="672956386">
      <w:bodyDiv w:val="1"/>
      <w:marLeft w:val="0"/>
      <w:marRight w:val="0"/>
      <w:marTop w:val="0"/>
      <w:marBottom w:val="0"/>
      <w:divBdr>
        <w:top w:val="none" w:sz="0" w:space="0" w:color="auto"/>
        <w:left w:val="none" w:sz="0" w:space="0" w:color="auto"/>
        <w:bottom w:val="none" w:sz="0" w:space="0" w:color="auto"/>
        <w:right w:val="none" w:sz="0" w:space="0" w:color="auto"/>
      </w:divBdr>
    </w:div>
    <w:div w:id="673916500">
      <w:bodyDiv w:val="1"/>
      <w:marLeft w:val="0"/>
      <w:marRight w:val="0"/>
      <w:marTop w:val="0"/>
      <w:marBottom w:val="0"/>
      <w:divBdr>
        <w:top w:val="none" w:sz="0" w:space="0" w:color="auto"/>
        <w:left w:val="none" w:sz="0" w:space="0" w:color="auto"/>
        <w:bottom w:val="none" w:sz="0" w:space="0" w:color="auto"/>
        <w:right w:val="none" w:sz="0" w:space="0" w:color="auto"/>
      </w:divBdr>
    </w:div>
    <w:div w:id="674108411">
      <w:bodyDiv w:val="1"/>
      <w:marLeft w:val="0"/>
      <w:marRight w:val="0"/>
      <w:marTop w:val="0"/>
      <w:marBottom w:val="0"/>
      <w:divBdr>
        <w:top w:val="none" w:sz="0" w:space="0" w:color="auto"/>
        <w:left w:val="none" w:sz="0" w:space="0" w:color="auto"/>
        <w:bottom w:val="none" w:sz="0" w:space="0" w:color="auto"/>
        <w:right w:val="none" w:sz="0" w:space="0" w:color="auto"/>
      </w:divBdr>
    </w:div>
    <w:div w:id="674840568">
      <w:bodyDiv w:val="1"/>
      <w:marLeft w:val="0"/>
      <w:marRight w:val="0"/>
      <w:marTop w:val="0"/>
      <w:marBottom w:val="0"/>
      <w:divBdr>
        <w:top w:val="none" w:sz="0" w:space="0" w:color="auto"/>
        <w:left w:val="none" w:sz="0" w:space="0" w:color="auto"/>
        <w:bottom w:val="none" w:sz="0" w:space="0" w:color="auto"/>
        <w:right w:val="none" w:sz="0" w:space="0" w:color="auto"/>
      </w:divBdr>
    </w:div>
    <w:div w:id="674841792">
      <w:bodyDiv w:val="1"/>
      <w:marLeft w:val="0"/>
      <w:marRight w:val="0"/>
      <w:marTop w:val="0"/>
      <w:marBottom w:val="0"/>
      <w:divBdr>
        <w:top w:val="none" w:sz="0" w:space="0" w:color="auto"/>
        <w:left w:val="none" w:sz="0" w:space="0" w:color="auto"/>
        <w:bottom w:val="none" w:sz="0" w:space="0" w:color="auto"/>
        <w:right w:val="none" w:sz="0" w:space="0" w:color="auto"/>
      </w:divBdr>
    </w:div>
    <w:div w:id="675501380">
      <w:bodyDiv w:val="1"/>
      <w:marLeft w:val="0"/>
      <w:marRight w:val="0"/>
      <w:marTop w:val="0"/>
      <w:marBottom w:val="0"/>
      <w:divBdr>
        <w:top w:val="none" w:sz="0" w:space="0" w:color="auto"/>
        <w:left w:val="none" w:sz="0" w:space="0" w:color="auto"/>
        <w:bottom w:val="none" w:sz="0" w:space="0" w:color="auto"/>
        <w:right w:val="none" w:sz="0" w:space="0" w:color="auto"/>
      </w:divBdr>
    </w:div>
    <w:div w:id="675814904">
      <w:bodyDiv w:val="1"/>
      <w:marLeft w:val="0"/>
      <w:marRight w:val="0"/>
      <w:marTop w:val="0"/>
      <w:marBottom w:val="0"/>
      <w:divBdr>
        <w:top w:val="none" w:sz="0" w:space="0" w:color="auto"/>
        <w:left w:val="none" w:sz="0" w:space="0" w:color="auto"/>
        <w:bottom w:val="none" w:sz="0" w:space="0" w:color="auto"/>
        <w:right w:val="none" w:sz="0" w:space="0" w:color="auto"/>
      </w:divBdr>
    </w:div>
    <w:div w:id="675881799">
      <w:bodyDiv w:val="1"/>
      <w:marLeft w:val="0"/>
      <w:marRight w:val="0"/>
      <w:marTop w:val="0"/>
      <w:marBottom w:val="0"/>
      <w:divBdr>
        <w:top w:val="none" w:sz="0" w:space="0" w:color="auto"/>
        <w:left w:val="none" w:sz="0" w:space="0" w:color="auto"/>
        <w:bottom w:val="none" w:sz="0" w:space="0" w:color="auto"/>
        <w:right w:val="none" w:sz="0" w:space="0" w:color="auto"/>
      </w:divBdr>
    </w:div>
    <w:div w:id="676031962">
      <w:bodyDiv w:val="1"/>
      <w:marLeft w:val="0"/>
      <w:marRight w:val="0"/>
      <w:marTop w:val="0"/>
      <w:marBottom w:val="0"/>
      <w:divBdr>
        <w:top w:val="none" w:sz="0" w:space="0" w:color="auto"/>
        <w:left w:val="none" w:sz="0" w:space="0" w:color="auto"/>
        <w:bottom w:val="none" w:sz="0" w:space="0" w:color="auto"/>
        <w:right w:val="none" w:sz="0" w:space="0" w:color="auto"/>
      </w:divBdr>
    </w:div>
    <w:div w:id="676082234">
      <w:bodyDiv w:val="1"/>
      <w:marLeft w:val="0"/>
      <w:marRight w:val="0"/>
      <w:marTop w:val="0"/>
      <w:marBottom w:val="0"/>
      <w:divBdr>
        <w:top w:val="none" w:sz="0" w:space="0" w:color="auto"/>
        <w:left w:val="none" w:sz="0" w:space="0" w:color="auto"/>
        <w:bottom w:val="none" w:sz="0" w:space="0" w:color="auto"/>
        <w:right w:val="none" w:sz="0" w:space="0" w:color="auto"/>
      </w:divBdr>
    </w:div>
    <w:div w:id="676542356">
      <w:bodyDiv w:val="1"/>
      <w:marLeft w:val="0"/>
      <w:marRight w:val="0"/>
      <w:marTop w:val="0"/>
      <w:marBottom w:val="0"/>
      <w:divBdr>
        <w:top w:val="none" w:sz="0" w:space="0" w:color="auto"/>
        <w:left w:val="none" w:sz="0" w:space="0" w:color="auto"/>
        <w:bottom w:val="none" w:sz="0" w:space="0" w:color="auto"/>
        <w:right w:val="none" w:sz="0" w:space="0" w:color="auto"/>
      </w:divBdr>
    </w:div>
    <w:div w:id="676691231">
      <w:bodyDiv w:val="1"/>
      <w:marLeft w:val="0"/>
      <w:marRight w:val="0"/>
      <w:marTop w:val="0"/>
      <w:marBottom w:val="0"/>
      <w:divBdr>
        <w:top w:val="none" w:sz="0" w:space="0" w:color="auto"/>
        <w:left w:val="none" w:sz="0" w:space="0" w:color="auto"/>
        <w:bottom w:val="none" w:sz="0" w:space="0" w:color="auto"/>
        <w:right w:val="none" w:sz="0" w:space="0" w:color="auto"/>
      </w:divBdr>
    </w:div>
    <w:div w:id="676924326">
      <w:bodyDiv w:val="1"/>
      <w:marLeft w:val="0"/>
      <w:marRight w:val="0"/>
      <w:marTop w:val="0"/>
      <w:marBottom w:val="0"/>
      <w:divBdr>
        <w:top w:val="none" w:sz="0" w:space="0" w:color="auto"/>
        <w:left w:val="none" w:sz="0" w:space="0" w:color="auto"/>
        <w:bottom w:val="none" w:sz="0" w:space="0" w:color="auto"/>
        <w:right w:val="none" w:sz="0" w:space="0" w:color="auto"/>
      </w:divBdr>
    </w:div>
    <w:div w:id="676927364">
      <w:bodyDiv w:val="1"/>
      <w:marLeft w:val="0"/>
      <w:marRight w:val="0"/>
      <w:marTop w:val="0"/>
      <w:marBottom w:val="0"/>
      <w:divBdr>
        <w:top w:val="none" w:sz="0" w:space="0" w:color="auto"/>
        <w:left w:val="none" w:sz="0" w:space="0" w:color="auto"/>
        <w:bottom w:val="none" w:sz="0" w:space="0" w:color="auto"/>
        <w:right w:val="none" w:sz="0" w:space="0" w:color="auto"/>
      </w:divBdr>
    </w:div>
    <w:div w:id="677851795">
      <w:bodyDiv w:val="1"/>
      <w:marLeft w:val="0"/>
      <w:marRight w:val="0"/>
      <w:marTop w:val="0"/>
      <w:marBottom w:val="0"/>
      <w:divBdr>
        <w:top w:val="none" w:sz="0" w:space="0" w:color="auto"/>
        <w:left w:val="none" w:sz="0" w:space="0" w:color="auto"/>
        <w:bottom w:val="none" w:sz="0" w:space="0" w:color="auto"/>
        <w:right w:val="none" w:sz="0" w:space="0" w:color="auto"/>
      </w:divBdr>
    </w:div>
    <w:div w:id="679501731">
      <w:bodyDiv w:val="1"/>
      <w:marLeft w:val="0"/>
      <w:marRight w:val="0"/>
      <w:marTop w:val="0"/>
      <w:marBottom w:val="0"/>
      <w:divBdr>
        <w:top w:val="none" w:sz="0" w:space="0" w:color="auto"/>
        <w:left w:val="none" w:sz="0" w:space="0" w:color="auto"/>
        <w:bottom w:val="none" w:sz="0" w:space="0" w:color="auto"/>
        <w:right w:val="none" w:sz="0" w:space="0" w:color="auto"/>
      </w:divBdr>
    </w:div>
    <w:div w:id="681057235">
      <w:bodyDiv w:val="1"/>
      <w:marLeft w:val="0"/>
      <w:marRight w:val="0"/>
      <w:marTop w:val="0"/>
      <w:marBottom w:val="0"/>
      <w:divBdr>
        <w:top w:val="none" w:sz="0" w:space="0" w:color="auto"/>
        <w:left w:val="none" w:sz="0" w:space="0" w:color="auto"/>
        <w:bottom w:val="none" w:sz="0" w:space="0" w:color="auto"/>
        <w:right w:val="none" w:sz="0" w:space="0" w:color="auto"/>
      </w:divBdr>
    </w:div>
    <w:div w:id="682441675">
      <w:bodyDiv w:val="1"/>
      <w:marLeft w:val="0"/>
      <w:marRight w:val="0"/>
      <w:marTop w:val="0"/>
      <w:marBottom w:val="0"/>
      <w:divBdr>
        <w:top w:val="none" w:sz="0" w:space="0" w:color="auto"/>
        <w:left w:val="none" w:sz="0" w:space="0" w:color="auto"/>
        <w:bottom w:val="none" w:sz="0" w:space="0" w:color="auto"/>
        <w:right w:val="none" w:sz="0" w:space="0" w:color="auto"/>
      </w:divBdr>
    </w:div>
    <w:div w:id="683239777">
      <w:bodyDiv w:val="1"/>
      <w:marLeft w:val="0"/>
      <w:marRight w:val="0"/>
      <w:marTop w:val="0"/>
      <w:marBottom w:val="0"/>
      <w:divBdr>
        <w:top w:val="none" w:sz="0" w:space="0" w:color="auto"/>
        <w:left w:val="none" w:sz="0" w:space="0" w:color="auto"/>
        <w:bottom w:val="none" w:sz="0" w:space="0" w:color="auto"/>
        <w:right w:val="none" w:sz="0" w:space="0" w:color="auto"/>
      </w:divBdr>
    </w:div>
    <w:div w:id="685984723">
      <w:bodyDiv w:val="1"/>
      <w:marLeft w:val="0"/>
      <w:marRight w:val="0"/>
      <w:marTop w:val="0"/>
      <w:marBottom w:val="0"/>
      <w:divBdr>
        <w:top w:val="none" w:sz="0" w:space="0" w:color="auto"/>
        <w:left w:val="none" w:sz="0" w:space="0" w:color="auto"/>
        <w:bottom w:val="none" w:sz="0" w:space="0" w:color="auto"/>
        <w:right w:val="none" w:sz="0" w:space="0" w:color="auto"/>
      </w:divBdr>
    </w:div>
    <w:div w:id="686370507">
      <w:bodyDiv w:val="1"/>
      <w:marLeft w:val="0"/>
      <w:marRight w:val="0"/>
      <w:marTop w:val="0"/>
      <w:marBottom w:val="0"/>
      <w:divBdr>
        <w:top w:val="none" w:sz="0" w:space="0" w:color="auto"/>
        <w:left w:val="none" w:sz="0" w:space="0" w:color="auto"/>
        <w:bottom w:val="none" w:sz="0" w:space="0" w:color="auto"/>
        <w:right w:val="none" w:sz="0" w:space="0" w:color="auto"/>
      </w:divBdr>
    </w:div>
    <w:div w:id="686832026">
      <w:bodyDiv w:val="1"/>
      <w:marLeft w:val="0"/>
      <w:marRight w:val="0"/>
      <w:marTop w:val="0"/>
      <w:marBottom w:val="0"/>
      <w:divBdr>
        <w:top w:val="none" w:sz="0" w:space="0" w:color="auto"/>
        <w:left w:val="none" w:sz="0" w:space="0" w:color="auto"/>
        <w:bottom w:val="none" w:sz="0" w:space="0" w:color="auto"/>
        <w:right w:val="none" w:sz="0" w:space="0" w:color="auto"/>
      </w:divBdr>
    </w:div>
    <w:div w:id="687487092">
      <w:bodyDiv w:val="1"/>
      <w:marLeft w:val="0"/>
      <w:marRight w:val="0"/>
      <w:marTop w:val="0"/>
      <w:marBottom w:val="0"/>
      <w:divBdr>
        <w:top w:val="none" w:sz="0" w:space="0" w:color="auto"/>
        <w:left w:val="none" w:sz="0" w:space="0" w:color="auto"/>
        <w:bottom w:val="none" w:sz="0" w:space="0" w:color="auto"/>
        <w:right w:val="none" w:sz="0" w:space="0" w:color="auto"/>
      </w:divBdr>
    </w:div>
    <w:div w:id="687801396">
      <w:bodyDiv w:val="1"/>
      <w:marLeft w:val="0"/>
      <w:marRight w:val="0"/>
      <w:marTop w:val="0"/>
      <w:marBottom w:val="0"/>
      <w:divBdr>
        <w:top w:val="none" w:sz="0" w:space="0" w:color="auto"/>
        <w:left w:val="none" w:sz="0" w:space="0" w:color="auto"/>
        <w:bottom w:val="none" w:sz="0" w:space="0" w:color="auto"/>
        <w:right w:val="none" w:sz="0" w:space="0" w:color="auto"/>
      </w:divBdr>
    </w:div>
    <w:div w:id="689454041">
      <w:bodyDiv w:val="1"/>
      <w:marLeft w:val="0"/>
      <w:marRight w:val="0"/>
      <w:marTop w:val="0"/>
      <w:marBottom w:val="0"/>
      <w:divBdr>
        <w:top w:val="none" w:sz="0" w:space="0" w:color="auto"/>
        <w:left w:val="none" w:sz="0" w:space="0" w:color="auto"/>
        <w:bottom w:val="none" w:sz="0" w:space="0" w:color="auto"/>
        <w:right w:val="none" w:sz="0" w:space="0" w:color="auto"/>
      </w:divBdr>
    </w:div>
    <w:div w:id="691955863">
      <w:bodyDiv w:val="1"/>
      <w:marLeft w:val="0"/>
      <w:marRight w:val="0"/>
      <w:marTop w:val="0"/>
      <w:marBottom w:val="0"/>
      <w:divBdr>
        <w:top w:val="none" w:sz="0" w:space="0" w:color="auto"/>
        <w:left w:val="none" w:sz="0" w:space="0" w:color="auto"/>
        <w:bottom w:val="none" w:sz="0" w:space="0" w:color="auto"/>
        <w:right w:val="none" w:sz="0" w:space="0" w:color="auto"/>
      </w:divBdr>
    </w:div>
    <w:div w:id="694037594">
      <w:bodyDiv w:val="1"/>
      <w:marLeft w:val="0"/>
      <w:marRight w:val="0"/>
      <w:marTop w:val="0"/>
      <w:marBottom w:val="0"/>
      <w:divBdr>
        <w:top w:val="none" w:sz="0" w:space="0" w:color="auto"/>
        <w:left w:val="none" w:sz="0" w:space="0" w:color="auto"/>
        <w:bottom w:val="none" w:sz="0" w:space="0" w:color="auto"/>
        <w:right w:val="none" w:sz="0" w:space="0" w:color="auto"/>
      </w:divBdr>
    </w:div>
    <w:div w:id="694427421">
      <w:bodyDiv w:val="1"/>
      <w:marLeft w:val="0"/>
      <w:marRight w:val="0"/>
      <w:marTop w:val="0"/>
      <w:marBottom w:val="0"/>
      <w:divBdr>
        <w:top w:val="none" w:sz="0" w:space="0" w:color="auto"/>
        <w:left w:val="none" w:sz="0" w:space="0" w:color="auto"/>
        <w:bottom w:val="none" w:sz="0" w:space="0" w:color="auto"/>
        <w:right w:val="none" w:sz="0" w:space="0" w:color="auto"/>
      </w:divBdr>
    </w:div>
    <w:div w:id="695422293">
      <w:bodyDiv w:val="1"/>
      <w:marLeft w:val="0"/>
      <w:marRight w:val="0"/>
      <w:marTop w:val="0"/>
      <w:marBottom w:val="0"/>
      <w:divBdr>
        <w:top w:val="none" w:sz="0" w:space="0" w:color="auto"/>
        <w:left w:val="none" w:sz="0" w:space="0" w:color="auto"/>
        <w:bottom w:val="none" w:sz="0" w:space="0" w:color="auto"/>
        <w:right w:val="none" w:sz="0" w:space="0" w:color="auto"/>
      </w:divBdr>
    </w:div>
    <w:div w:id="695735752">
      <w:bodyDiv w:val="1"/>
      <w:marLeft w:val="0"/>
      <w:marRight w:val="0"/>
      <w:marTop w:val="0"/>
      <w:marBottom w:val="0"/>
      <w:divBdr>
        <w:top w:val="none" w:sz="0" w:space="0" w:color="auto"/>
        <w:left w:val="none" w:sz="0" w:space="0" w:color="auto"/>
        <w:bottom w:val="none" w:sz="0" w:space="0" w:color="auto"/>
        <w:right w:val="none" w:sz="0" w:space="0" w:color="auto"/>
      </w:divBdr>
    </w:div>
    <w:div w:id="697586623">
      <w:bodyDiv w:val="1"/>
      <w:marLeft w:val="0"/>
      <w:marRight w:val="0"/>
      <w:marTop w:val="0"/>
      <w:marBottom w:val="0"/>
      <w:divBdr>
        <w:top w:val="none" w:sz="0" w:space="0" w:color="auto"/>
        <w:left w:val="none" w:sz="0" w:space="0" w:color="auto"/>
        <w:bottom w:val="none" w:sz="0" w:space="0" w:color="auto"/>
        <w:right w:val="none" w:sz="0" w:space="0" w:color="auto"/>
      </w:divBdr>
    </w:div>
    <w:div w:id="698437802">
      <w:bodyDiv w:val="1"/>
      <w:marLeft w:val="0"/>
      <w:marRight w:val="0"/>
      <w:marTop w:val="0"/>
      <w:marBottom w:val="0"/>
      <w:divBdr>
        <w:top w:val="none" w:sz="0" w:space="0" w:color="auto"/>
        <w:left w:val="none" w:sz="0" w:space="0" w:color="auto"/>
        <w:bottom w:val="none" w:sz="0" w:space="0" w:color="auto"/>
        <w:right w:val="none" w:sz="0" w:space="0" w:color="auto"/>
      </w:divBdr>
    </w:div>
    <w:div w:id="700398809">
      <w:bodyDiv w:val="1"/>
      <w:marLeft w:val="0"/>
      <w:marRight w:val="0"/>
      <w:marTop w:val="0"/>
      <w:marBottom w:val="0"/>
      <w:divBdr>
        <w:top w:val="none" w:sz="0" w:space="0" w:color="auto"/>
        <w:left w:val="none" w:sz="0" w:space="0" w:color="auto"/>
        <w:bottom w:val="none" w:sz="0" w:space="0" w:color="auto"/>
        <w:right w:val="none" w:sz="0" w:space="0" w:color="auto"/>
      </w:divBdr>
    </w:div>
    <w:div w:id="700669444">
      <w:bodyDiv w:val="1"/>
      <w:marLeft w:val="0"/>
      <w:marRight w:val="0"/>
      <w:marTop w:val="0"/>
      <w:marBottom w:val="0"/>
      <w:divBdr>
        <w:top w:val="none" w:sz="0" w:space="0" w:color="auto"/>
        <w:left w:val="none" w:sz="0" w:space="0" w:color="auto"/>
        <w:bottom w:val="none" w:sz="0" w:space="0" w:color="auto"/>
        <w:right w:val="none" w:sz="0" w:space="0" w:color="auto"/>
      </w:divBdr>
    </w:div>
    <w:div w:id="701173294">
      <w:bodyDiv w:val="1"/>
      <w:marLeft w:val="0"/>
      <w:marRight w:val="0"/>
      <w:marTop w:val="0"/>
      <w:marBottom w:val="0"/>
      <w:divBdr>
        <w:top w:val="none" w:sz="0" w:space="0" w:color="auto"/>
        <w:left w:val="none" w:sz="0" w:space="0" w:color="auto"/>
        <w:bottom w:val="none" w:sz="0" w:space="0" w:color="auto"/>
        <w:right w:val="none" w:sz="0" w:space="0" w:color="auto"/>
      </w:divBdr>
    </w:div>
    <w:div w:id="702562017">
      <w:bodyDiv w:val="1"/>
      <w:marLeft w:val="0"/>
      <w:marRight w:val="0"/>
      <w:marTop w:val="0"/>
      <w:marBottom w:val="0"/>
      <w:divBdr>
        <w:top w:val="none" w:sz="0" w:space="0" w:color="auto"/>
        <w:left w:val="none" w:sz="0" w:space="0" w:color="auto"/>
        <w:bottom w:val="none" w:sz="0" w:space="0" w:color="auto"/>
        <w:right w:val="none" w:sz="0" w:space="0" w:color="auto"/>
      </w:divBdr>
    </w:div>
    <w:div w:id="705450612">
      <w:bodyDiv w:val="1"/>
      <w:marLeft w:val="0"/>
      <w:marRight w:val="0"/>
      <w:marTop w:val="0"/>
      <w:marBottom w:val="0"/>
      <w:divBdr>
        <w:top w:val="none" w:sz="0" w:space="0" w:color="auto"/>
        <w:left w:val="none" w:sz="0" w:space="0" w:color="auto"/>
        <w:bottom w:val="none" w:sz="0" w:space="0" w:color="auto"/>
        <w:right w:val="none" w:sz="0" w:space="0" w:color="auto"/>
      </w:divBdr>
    </w:div>
    <w:div w:id="706759852">
      <w:bodyDiv w:val="1"/>
      <w:marLeft w:val="0"/>
      <w:marRight w:val="0"/>
      <w:marTop w:val="0"/>
      <w:marBottom w:val="0"/>
      <w:divBdr>
        <w:top w:val="none" w:sz="0" w:space="0" w:color="auto"/>
        <w:left w:val="none" w:sz="0" w:space="0" w:color="auto"/>
        <w:bottom w:val="none" w:sz="0" w:space="0" w:color="auto"/>
        <w:right w:val="none" w:sz="0" w:space="0" w:color="auto"/>
      </w:divBdr>
    </w:div>
    <w:div w:id="707223782">
      <w:bodyDiv w:val="1"/>
      <w:marLeft w:val="0"/>
      <w:marRight w:val="0"/>
      <w:marTop w:val="0"/>
      <w:marBottom w:val="0"/>
      <w:divBdr>
        <w:top w:val="none" w:sz="0" w:space="0" w:color="auto"/>
        <w:left w:val="none" w:sz="0" w:space="0" w:color="auto"/>
        <w:bottom w:val="none" w:sz="0" w:space="0" w:color="auto"/>
        <w:right w:val="none" w:sz="0" w:space="0" w:color="auto"/>
      </w:divBdr>
    </w:div>
    <w:div w:id="708071379">
      <w:bodyDiv w:val="1"/>
      <w:marLeft w:val="0"/>
      <w:marRight w:val="0"/>
      <w:marTop w:val="0"/>
      <w:marBottom w:val="0"/>
      <w:divBdr>
        <w:top w:val="none" w:sz="0" w:space="0" w:color="auto"/>
        <w:left w:val="none" w:sz="0" w:space="0" w:color="auto"/>
        <w:bottom w:val="none" w:sz="0" w:space="0" w:color="auto"/>
        <w:right w:val="none" w:sz="0" w:space="0" w:color="auto"/>
      </w:divBdr>
    </w:div>
    <w:div w:id="708529322">
      <w:bodyDiv w:val="1"/>
      <w:marLeft w:val="0"/>
      <w:marRight w:val="0"/>
      <w:marTop w:val="0"/>
      <w:marBottom w:val="0"/>
      <w:divBdr>
        <w:top w:val="none" w:sz="0" w:space="0" w:color="auto"/>
        <w:left w:val="none" w:sz="0" w:space="0" w:color="auto"/>
        <w:bottom w:val="none" w:sz="0" w:space="0" w:color="auto"/>
        <w:right w:val="none" w:sz="0" w:space="0" w:color="auto"/>
      </w:divBdr>
    </w:div>
    <w:div w:id="710425384">
      <w:bodyDiv w:val="1"/>
      <w:marLeft w:val="0"/>
      <w:marRight w:val="0"/>
      <w:marTop w:val="0"/>
      <w:marBottom w:val="0"/>
      <w:divBdr>
        <w:top w:val="none" w:sz="0" w:space="0" w:color="auto"/>
        <w:left w:val="none" w:sz="0" w:space="0" w:color="auto"/>
        <w:bottom w:val="none" w:sz="0" w:space="0" w:color="auto"/>
        <w:right w:val="none" w:sz="0" w:space="0" w:color="auto"/>
      </w:divBdr>
    </w:div>
    <w:div w:id="711081202">
      <w:bodyDiv w:val="1"/>
      <w:marLeft w:val="0"/>
      <w:marRight w:val="0"/>
      <w:marTop w:val="0"/>
      <w:marBottom w:val="0"/>
      <w:divBdr>
        <w:top w:val="none" w:sz="0" w:space="0" w:color="auto"/>
        <w:left w:val="none" w:sz="0" w:space="0" w:color="auto"/>
        <w:bottom w:val="none" w:sz="0" w:space="0" w:color="auto"/>
        <w:right w:val="none" w:sz="0" w:space="0" w:color="auto"/>
      </w:divBdr>
    </w:div>
    <w:div w:id="711878779">
      <w:bodyDiv w:val="1"/>
      <w:marLeft w:val="0"/>
      <w:marRight w:val="0"/>
      <w:marTop w:val="0"/>
      <w:marBottom w:val="0"/>
      <w:divBdr>
        <w:top w:val="none" w:sz="0" w:space="0" w:color="auto"/>
        <w:left w:val="none" w:sz="0" w:space="0" w:color="auto"/>
        <w:bottom w:val="none" w:sz="0" w:space="0" w:color="auto"/>
        <w:right w:val="none" w:sz="0" w:space="0" w:color="auto"/>
      </w:divBdr>
    </w:div>
    <w:div w:id="712392365">
      <w:bodyDiv w:val="1"/>
      <w:marLeft w:val="0"/>
      <w:marRight w:val="0"/>
      <w:marTop w:val="0"/>
      <w:marBottom w:val="0"/>
      <w:divBdr>
        <w:top w:val="none" w:sz="0" w:space="0" w:color="auto"/>
        <w:left w:val="none" w:sz="0" w:space="0" w:color="auto"/>
        <w:bottom w:val="none" w:sz="0" w:space="0" w:color="auto"/>
        <w:right w:val="none" w:sz="0" w:space="0" w:color="auto"/>
      </w:divBdr>
    </w:div>
    <w:div w:id="713236943">
      <w:bodyDiv w:val="1"/>
      <w:marLeft w:val="0"/>
      <w:marRight w:val="0"/>
      <w:marTop w:val="0"/>
      <w:marBottom w:val="0"/>
      <w:divBdr>
        <w:top w:val="none" w:sz="0" w:space="0" w:color="auto"/>
        <w:left w:val="none" w:sz="0" w:space="0" w:color="auto"/>
        <w:bottom w:val="none" w:sz="0" w:space="0" w:color="auto"/>
        <w:right w:val="none" w:sz="0" w:space="0" w:color="auto"/>
      </w:divBdr>
    </w:div>
    <w:div w:id="713771379">
      <w:bodyDiv w:val="1"/>
      <w:marLeft w:val="0"/>
      <w:marRight w:val="0"/>
      <w:marTop w:val="0"/>
      <w:marBottom w:val="0"/>
      <w:divBdr>
        <w:top w:val="none" w:sz="0" w:space="0" w:color="auto"/>
        <w:left w:val="none" w:sz="0" w:space="0" w:color="auto"/>
        <w:bottom w:val="none" w:sz="0" w:space="0" w:color="auto"/>
        <w:right w:val="none" w:sz="0" w:space="0" w:color="auto"/>
      </w:divBdr>
    </w:div>
    <w:div w:id="715399594">
      <w:bodyDiv w:val="1"/>
      <w:marLeft w:val="0"/>
      <w:marRight w:val="0"/>
      <w:marTop w:val="0"/>
      <w:marBottom w:val="0"/>
      <w:divBdr>
        <w:top w:val="none" w:sz="0" w:space="0" w:color="auto"/>
        <w:left w:val="none" w:sz="0" w:space="0" w:color="auto"/>
        <w:bottom w:val="none" w:sz="0" w:space="0" w:color="auto"/>
        <w:right w:val="none" w:sz="0" w:space="0" w:color="auto"/>
      </w:divBdr>
    </w:div>
    <w:div w:id="715741405">
      <w:bodyDiv w:val="1"/>
      <w:marLeft w:val="0"/>
      <w:marRight w:val="0"/>
      <w:marTop w:val="0"/>
      <w:marBottom w:val="0"/>
      <w:divBdr>
        <w:top w:val="none" w:sz="0" w:space="0" w:color="auto"/>
        <w:left w:val="none" w:sz="0" w:space="0" w:color="auto"/>
        <w:bottom w:val="none" w:sz="0" w:space="0" w:color="auto"/>
        <w:right w:val="none" w:sz="0" w:space="0" w:color="auto"/>
      </w:divBdr>
    </w:div>
    <w:div w:id="716319480">
      <w:bodyDiv w:val="1"/>
      <w:marLeft w:val="0"/>
      <w:marRight w:val="0"/>
      <w:marTop w:val="0"/>
      <w:marBottom w:val="0"/>
      <w:divBdr>
        <w:top w:val="none" w:sz="0" w:space="0" w:color="auto"/>
        <w:left w:val="none" w:sz="0" w:space="0" w:color="auto"/>
        <w:bottom w:val="none" w:sz="0" w:space="0" w:color="auto"/>
        <w:right w:val="none" w:sz="0" w:space="0" w:color="auto"/>
      </w:divBdr>
    </w:div>
    <w:div w:id="717898739">
      <w:bodyDiv w:val="1"/>
      <w:marLeft w:val="0"/>
      <w:marRight w:val="0"/>
      <w:marTop w:val="0"/>
      <w:marBottom w:val="0"/>
      <w:divBdr>
        <w:top w:val="none" w:sz="0" w:space="0" w:color="auto"/>
        <w:left w:val="none" w:sz="0" w:space="0" w:color="auto"/>
        <w:bottom w:val="none" w:sz="0" w:space="0" w:color="auto"/>
        <w:right w:val="none" w:sz="0" w:space="0" w:color="auto"/>
      </w:divBdr>
    </w:div>
    <w:div w:id="717972135">
      <w:bodyDiv w:val="1"/>
      <w:marLeft w:val="0"/>
      <w:marRight w:val="0"/>
      <w:marTop w:val="0"/>
      <w:marBottom w:val="0"/>
      <w:divBdr>
        <w:top w:val="none" w:sz="0" w:space="0" w:color="auto"/>
        <w:left w:val="none" w:sz="0" w:space="0" w:color="auto"/>
        <w:bottom w:val="none" w:sz="0" w:space="0" w:color="auto"/>
        <w:right w:val="none" w:sz="0" w:space="0" w:color="auto"/>
      </w:divBdr>
    </w:div>
    <w:div w:id="718864453">
      <w:bodyDiv w:val="1"/>
      <w:marLeft w:val="0"/>
      <w:marRight w:val="0"/>
      <w:marTop w:val="0"/>
      <w:marBottom w:val="0"/>
      <w:divBdr>
        <w:top w:val="none" w:sz="0" w:space="0" w:color="auto"/>
        <w:left w:val="none" w:sz="0" w:space="0" w:color="auto"/>
        <w:bottom w:val="none" w:sz="0" w:space="0" w:color="auto"/>
        <w:right w:val="none" w:sz="0" w:space="0" w:color="auto"/>
      </w:divBdr>
    </w:div>
    <w:div w:id="719014720">
      <w:bodyDiv w:val="1"/>
      <w:marLeft w:val="0"/>
      <w:marRight w:val="0"/>
      <w:marTop w:val="0"/>
      <w:marBottom w:val="0"/>
      <w:divBdr>
        <w:top w:val="none" w:sz="0" w:space="0" w:color="auto"/>
        <w:left w:val="none" w:sz="0" w:space="0" w:color="auto"/>
        <w:bottom w:val="none" w:sz="0" w:space="0" w:color="auto"/>
        <w:right w:val="none" w:sz="0" w:space="0" w:color="auto"/>
      </w:divBdr>
    </w:div>
    <w:div w:id="719133867">
      <w:bodyDiv w:val="1"/>
      <w:marLeft w:val="0"/>
      <w:marRight w:val="0"/>
      <w:marTop w:val="0"/>
      <w:marBottom w:val="0"/>
      <w:divBdr>
        <w:top w:val="none" w:sz="0" w:space="0" w:color="auto"/>
        <w:left w:val="none" w:sz="0" w:space="0" w:color="auto"/>
        <w:bottom w:val="none" w:sz="0" w:space="0" w:color="auto"/>
        <w:right w:val="none" w:sz="0" w:space="0" w:color="auto"/>
      </w:divBdr>
    </w:div>
    <w:div w:id="720136459">
      <w:bodyDiv w:val="1"/>
      <w:marLeft w:val="0"/>
      <w:marRight w:val="0"/>
      <w:marTop w:val="0"/>
      <w:marBottom w:val="0"/>
      <w:divBdr>
        <w:top w:val="none" w:sz="0" w:space="0" w:color="auto"/>
        <w:left w:val="none" w:sz="0" w:space="0" w:color="auto"/>
        <w:bottom w:val="none" w:sz="0" w:space="0" w:color="auto"/>
        <w:right w:val="none" w:sz="0" w:space="0" w:color="auto"/>
      </w:divBdr>
    </w:div>
    <w:div w:id="720831002">
      <w:bodyDiv w:val="1"/>
      <w:marLeft w:val="0"/>
      <w:marRight w:val="0"/>
      <w:marTop w:val="0"/>
      <w:marBottom w:val="0"/>
      <w:divBdr>
        <w:top w:val="none" w:sz="0" w:space="0" w:color="auto"/>
        <w:left w:val="none" w:sz="0" w:space="0" w:color="auto"/>
        <w:bottom w:val="none" w:sz="0" w:space="0" w:color="auto"/>
        <w:right w:val="none" w:sz="0" w:space="0" w:color="auto"/>
      </w:divBdr>
    </w:div>
    <w:div w:id="723410890">
      <w:bodyDiv w:val="1"/>
      <w:marLeft w:val="0"/>
      <w:marRight w:val="0"/>
      <w:marTop w:val="0"/>
      <w:marBottom w:val="0"/>
      <w:divBdr>
        <w:top w:val="none" w:sz="0" w:space="0" w:color="auto"/>
        <w:left w:val="none" w:sz="0" w:space="0" w:color="auto"/>
        <w:bottom w:val="none" w:sz="0" w:space="0" w:color="auto"/>
        <w:right w:val="none" w:sz="0" w:space="0" w:color="auto"/>
      </w:divBdr>
    </w:div>
    <w:div w:id="724180232">
      <w:bodyDiv w:val="1"/>
      <w:marLeft w:val="0"/>
      <w:marRight w:val="0"/>
      <w:marTop w:val="0"/>
      <w:marBottom w:val="0"/>
      <w:divBdr>
        <w:top w:val="none" w:sz="0" w:space="0" w:color="auto"/>
        <w:left w:val="none" w:sz="0" w:space="0" w:color="auto"/>
        <w:bottom w:val="none" w:sz="0" w:space="0" w:color="auto"/>
        <w:right w:val="none" w:sz="0" w:space="0" w:color="auto"/>
      </w:divBdr>
    </w:div>
    <w:div w:id="725421083">
      <w:bodyDiv w:val="1"/>
      <w:marLeft w:val="0"/>
      <w:marRight w:val="0"/>
      <w:marTop w:val="0"/>
      <w:marBottom w:val="0"/>
      <w:divBdr>
        <w:top w:val="none" w:sz="0" w:space="0" w:color="auto"/>
        <w:left w:val="none" w:sz="0" w:space="0" w:color="auto"/>
        <w:bottom w:val="none" w:sz="0" w:space="0" w:color="auto"/>
        <w:right w:val="none" w:sz="0" w:space="0" w:color="auto"/>
      </w:divBdr>
    </w:div>
    <w:div w:id="728696335">
      <w:bodyDiv w:val="1"/>
      <w:marLeft w:val="0"/>
      <w:marRight w:val="0"/>
      <w:marTop w:val="0"/>
      <w:marBottom w:val="0"/>
      <w:divBdr>
        <w:top w:val="none" w:sz="0" w:space="0" w:color="auto"/>
        <w:left w:val="none" w:sz="0" w:space="0" w:color="auto"/>
        <w:bottom w:val="none" w:sz="0" w:space="0" w:color="auto"/>
        <w:right w:val="none" w:sz="0" w:space="0" w:color="auto"/>
      </w:divBdr>
    </w:div>
    <w:div w:id="729039569">
      <w:bodyDiv w:val="1"/>
      <w:marLeft w:val="0"/>
      <w:marRight w:val="0"/>
      <w:marTop w:val="0"/>
      <w:marBottom w:val="0"/>
      <w:divBdr>
        <w:top w:val="none" w:sz="0" w:space="0" w:color="auto"/>
        <w:left w:val="none" w:sz="0" w:space="0" w:color="auto"/>
        <w:bottom w:val="none" w:sz="0" w:space="0" w:color="auto"/>
        <w:right w:val="none" w:sz="0" w:space="0" w:color="auto"/>
      </w:divBdr>
    </w:div>
    <w:div w:id="729570892">
      <w:bodyDiv w:val="1"/>
      <w:marLeft w:val="0"/>
      <w:marRight w:val="0"/>
      <w:marTop w:val="0"/>
      <w:marBottom w:val="0"/>
      <w:divBdr>
        <w:top w:val="none" w:sz="0" w:space="0" w:color="auto"/>
        <w:left w:val="none" w:sz="0" w:space="0" w:color="auto"/>
        <w:bottom w:val="none" w:sz="0" w:space="0" w:color="auto"/>
        <w:right w:val="none" w:sz="0" w:space="0" w:color="auto"/>
      </w:divBdr>
    </w:div>
    <w:div w:id="730277543">
      <w:bodyDiv w:val="1"/>
      <w:marLeft w:val="0"/>
      <w:marRight w:val="0"/>
      <w:marTop w:val="0"/>
      <w:marBottom w:val="0"/>
      <w:divBdr>
        <w:top w:val="none" w:sz="0" w:space="0" w:color="auto"/>
        <w:left w:val="none" w:sz="0" w:space="0" w:color="auto"/>
        <w:bottom w:val="none" w:sz="0" w:space="0" w:color="auto"/>
        <w:right w:val="none" w:sz="0" w:space="0" w:color="auto"/>
      </w:divBdr>
    </w:div>
    <w:div w:id="730882424">
      <w:bodyDiv w:val="1"/>
      <w:marLeft w:val="0"/>
      <w:marRight w:val="0"/>
      <w:marTop w:val="0"/>
      <w:marBottom w:val="0"/>
      <w:divBdr>
        <w:top w:val="none" w:sz="0" w:space="0" w:color="auto"/>
        <w:left w:val="none" w:sz="0" w:space="0" w:color="auto"/>
        <w:bottom w:val="none" w:sz="0" w:space="0" w:color="auto"/>
        <w:right w:val="none" w:sz="0" w:space="0" w:color="auto"/>
      </w:divBdr>
    </w:div>
    <w:div w:id="730928874">
      <w:bodyDiv w:val="1"/>
      <w:marLeft w:val="0"/>
      <w:marRight w:val="0"/>
      <w:marTop w:val="0"/>
      <w:marBottom w:val="0"/>
      <w:divBdr>
        <w:top w:val="none" w:sz="0" w:space="0" w:color="auto"/>
        <w:left w:val="none" w:sz="0" w:space="0" w:color="auto"/>
        <w:bottom w:val="none" w:sz="0" w:space="0" w:color="auto"/>
        <w:right w:val="none" w:sz="0" w:space="0" w:color="auto"/>
      </w:divBdr>
    </w:div>
    <w:div w:id="731193407">
      <w:bodyDiv w:val="1"/>
      <w:marLeft w:val="0"/>
      <w:marRight w:val="0"/>
      <w:marTop w:val="0"/>
      <w:marBottom w:val="0"/>
      <w:divBdr>
        <w:top w:val="none" w:sz="0" w:space="0" w:color="auto"/>
        <w:left w:val="none" w:sz="0" w:space="0" w:color="auto"/>
        <w:bottom w:val="none" w:sz="0" w:space="0" w:color="auto"/>
        <w:right w:val="none" w:sz="0" w:space="0" w:color="auto"/>
      </w:divBdr>
    </w:div>
    <w:div w:id="731274033">
      <w:bodyDiv w:val="1"/>
      <w:marLeft w:val="0"/>
      <w:marRight w:val="0"/>
      <w:marTop w:val="0"/>
      <w:marBottom w:val="0"/>
      <w:divBdr>
        <w:top w:val="none" w:sz="0" w:space="0" w:color="auto"/>
        <w:left w:val="none" w:sz="0" w:space="0" w:color="auto"/>
        <w:bottom w:val="none" w:sz="0" w:space="0" w:color="auto"/>
        <w:right w:val="none" w:sz="0" w:space="0" w:color="auto"/>
      </w:divBdr>
    </w:div>
    <w:div w:id="731738195">
      <w:bodyDiv w:val="1"/>
      <w:marLeft w:val="0"/>
      <w:marRight w:val="0"/>
      <w:marTop w:val="0"/>
      <w:marBottom w:val="0"/>
      <w:divBdr>
        <w:top w:val="none" w:sz="0" w:space="0" w:color="auto"/>
        <w:left w:val="none" w:sz="0" w:space="0" w:color="auto"/>
        <w:bottom w:val="none" w:sz="0" w:space="0" w:color="auto"/>
        <w:right w:val="none" w:sz="0" w:space="0" w:color="auto"/>
      </w:divBdr>
    </w:div>
    <w:div w:id="732462365">
      <w:bodyDiv w:val="1"/>
      <w:marLeft w:val="0"/>
      <w:marRight w:val="0"/>
      <w:marTop w:val="0"/>
      <w:marBottom w:val="0"/>
      <w:divBdr>
        <w:top w:val="none" w:sz="0" w:space="0" w:color="auto"/>
        <w:left w:val="none" w:sz="0" w:space="0" w:color="auto"/>
        <w:bottom w:val="none" w:sz="0" w:space="0" w:color="auto"/>
        <w:right w:val="none" w:sz="0" w:space="0" w:color="auto"/>
      </w:divBdr>
    </w:div>
    <w:div w:id="732510431">
      <w:bodyDiv w:val="1"/>
      <w:marLeft w:val="0"/>
      <w:marRight w:val="0"/>
      <w:marTop w:val="0"/>
      <w:marBottom w:val="0"/>
      <w:divBdr>
        <w:top w:val="none" w:sz="0" w:space="0" w:color="auto"/>
        <w:left w:val="none" w:sz="0" w:space="0" w:color="auto"/>
        <w:bottom w:val="none" w:sz="0" w:space="0" w:color="auto"/>
        <w:right w:val="none" w:sz="0" w:space="0" w:color="auto"/>
      </w:divBdr>
    </w:div>
    <w:div w:id="732656312">
      <w:bodyDiv w:val="1"/>
      <w:marLeft w:val="0"/>
      <w:marRight w:val="0"/>
      <w:marTop w:val="0"/>
      <w:marBottom w:val="0"/>
      <w:divBdr>
        <w:top w:val="none" w:sz="0" w:space="0" w:color="auto"/>
        <w:left w:val="none" w:sz="0" w:space="0" w:color="auto"/>
        <w:bottom w:val="none" w:sz="0" w:space="0" w:color="auto"/>
        <w:right w:val="none" w:sz="0" w:space="0" w:color="auto"/>
      </w:divBdr>
    </w:div>
    <w:div w:id="736167142">
      <w:bodyDiv w:val="1"/>
      <w:marLeft w:val="0"/>
      <w:marRight w:val="0"/>
      <w:marTop w:val="0"/>
      <w:marBottom w:val="0"/>
      <w:divBdr>
        <w:top w:val="none" w:sz="0" w:space="0" w:color="auto"/>
        <w:left w:val="none" w:sz="0" w:space="0" w:color="auto"/>
        <w:bottom w:val="none" w:sz="0" w:space="0" w:color="auto"/>
        <w:right w:val="none" w:sz="0" w:space="0" w:color="auto"/>
      </w:divBdr>
    </w:div>
    <w:div w:id="737242322">
      <w:bodyDiv w:val="1"/>
      <w:marLeft w:val="0"/>
      <w:marRight w:val="0"/>
      <w:marTop w:val="0"/>
      <w:marBottom w:val="0"/>
      <w:divBdr>
        <w:top w:val="none" w:sz="0" w:space="0" w:color="auto"/>
        <w:left w:val="none" w:sz="0" w:space="0" w:color="auto"/>
        <w:bottom w:val="none" w:sz="0" w:space="0" w:color="auto"/>
        <w:right w:val="none" w:sz="0" w:space="0" w:color="auto"/>
      </w:divBdr>
    </w:div>
    <w:div w:id="738942765">
      <w:bodyDiv w:val="1"/>
      <w:marLeft w:val="0"/>
      <w:marRight w:val="0"/>
      <w:marTop w:val="0"/>
      <w:marBottom w:val="0"/>
      <w:divBdr>
        <w:top w:val="none" w:sz="0" w:space="0" w:color="auto"/>
        <w:left w:val="none" w:sz="0" w:space="0" w:color="auto"/>
        <w:bottom w:val="none" w:sz="0" w:space="0" w:color="auto"/>
        <w:right w:val="none" w:sz="0" w:space="0" w:color="auto"/>
      </w:divBdr>
    </w:div>
    <w:div w:id="739063849">
      <w:bodyDiv w:val="1"/>
      <w:marLeft w:val="0"/>
      <w:marRight w:val="0"/>
      <w:marTop w:val="0"/>
      <w:marBottom w:val="0"/>
      <w:divBdr>
        <w:top w:val="none" w:sz="0" w:space="0" w:color="auto"/>
        <w:left w:val="none" w:sz="0" w:space="0" w:color="auto"/>
        <w:bottom w:val="none" w:sz="0" w:space="0" w:color="auto"/>
        <w:right w:val="none" w:sz="0" w:space="0" w:color="auto"/>
      </w:divBdr>
    </w:div>
    <w:div w:id="739598938">
      <w:bodyDiv w:val="1"/>
      <w:marLeft w:val="0"/>
      <w:marRight w:val="0"/>
      <w:marTop w:val="0"/>
      <w:marBottom w:val="0"/>
      <w:divBdr>
        <w:top w:val="none" w:sz="0" w:space="0" w:color="auto"/>
        <w:left w:val="none" w:sz="0" w:space="0" w:color="auto"/>
        <w:bottom w:val="none" w:sz="0" w:space="0" w:color="auto"/>
        <w:right w:val="none" w:sz="0" w:space="0" w:color="auto"/>
      </w:divBdr>
    </w:div>
    <w:div w:id="740103641">
      <w:bodyDiv w:val="1"/>
      <w:marLeft w:val="0"/>
      <w:marRight w:val="0"/>
      <w:marTop w:val="0"/>
      <w:marBottom w:val="0"/>
      <w:divBdr>
        <w:top w:val="none" w:sz="0" w:space="0" w:color="auto"/>
        <w:left w:val="none" w:sz="0" w:space="0" w:color="auto"/>
        <w:bottom w:val="none" w:sz="0" w:space="0" w:color="auto"/>
        <w:right w:val="none" w:sz="0" w:space="0" w:color="auto"/>
      </w:divBdr>
    </w:div>
    <w:div w:id="740371329">
      <w:bodyDiv w:val="1"/>
      <w:marLeft w:val="0"/>
      <w:marRight w:val="0"/>
      <w:marTop w:val="0"/>
      <w:marBottom w:val="0"/>
      <w:divBdr>
        <w:top w:val="none" w:sz="0" w:space="0" w:color="auto"/>
        <w:left w:val="none" w:sz="0" w:space="0" w:color="auto"/>
        <w:bottom w:val="none" w:sz="0" w:space="0" w:color="auto"/>
        <w:right w:val="none" w:sz="0" w:space="0" w:color="auto"/>
      </w:divBdr>
    </w:div>
    <w:div w:id="742989279">
      <w:bodyDiv w:val="1"/>
      <w:marLeft w:val="0"/>
      <w:marRight w:val="0"/>
      <w:marTop w:val="0"/>
      <w:marBottom w:val="0"/>
      <w:divBdr>
        <w:top w:val="none" w:sz="0" w:space="0" w:color="auto"/>
        <w:left w:val="none" w:sz="0" w:space="0" w:color="auto"/>
        <w:bottom w:val="none" w:sz="0" w:space="0" w:color="auto"/>
        <w:right w:val="none" w:sz="0" w:space="0" w:color="auto"/>
      </w:divBdr>
    </w:div>
    <w:div w:id="744687193">
      <w:bodyDiv w:val="1"/>
      <w:marLeft w:val="0"/>
      <w:marRight w:val="0"/>
      <w:marTop w:val="0"/>
      <w:marBottom w:val="0"/>
      <w:divBdr>
        <w:top w:val="none" w:sz="0" w:space="0" w:color="auto"/>
        <w:left w:val="none" w:sz="0" w:space="0" w:color="auto"/>
        <w:bottom w:val="none" w:sz="0" w:space="0" w:color="auto"/>
        <w:right w:val="none" w:sz="0" w:space="0" w:color="auto"/>
      </w:divBdr>
    </w:div>
    <w:div w:id="744690026">
      <w:bodyDiv w:val="1"/>
      <w:marLeft w:val="0"/>
      <w:marRight w:val="0"/>
      <w:marTop w:val="0"/>
      <w:marBottom w:val="0"/>
      <w:divBdr>
        <w:top w:val="none" w:sz="0" w:space="0" w:color="auto"/>
        <w:left w:val="none" w:sz="0" w:space="0" w:color="auto"/>
        <w:bottom w:val="none" w:sz="0" w:space="0" w:color="auto"/>
        <w:right w:val="none" w:sz="0" w:space="0" w:color="auto"/>
      </w:divBdr>
    </w:div>
    <w:div w:id="745344292">
      <w:bodyDiv w:val="1"/>
      <w:marLeft w:val="0"/>
      <w:marRight w:val="0"/>
      <w:marTop w:val="0"/>
      <w:marBottom w:val="0"/>
      <w:divBdr>
        <w:top w:val="none" w:sz="0" w:space="0" w:color="auto"/>
        <w:left w:val="none" w:sz="0" w:space="0" w:color="auto"/>
        <w:bottom w:val="none" w:sz="0" w:space="0" w:color="auto"/>
        <w:right w:val="none" w:sz="0" w:space="0" w:color="auto"/>
      </w:divBdr>
    </w:div>
    <w:div w:id="745686180">
      <w:bodyDiv w:val="1"/>
      <w:marLeft w:val="0"/>
      <w:marRight w:val="0"/>
      <w:marTop w:val="0"/>
      <w:marBottom w:val="0"/>
      <w:divBdr>
        <w:top w:val="none" w:sz="0" w:space="0" w:color="auto"/>
        <w:left w:val="none" w:sz="0" w:space="0" w:color="auto"/>
        <w:bottom w:val="none" w:sz="0" w:space="0" w:color="auto"/>
        <w:right w:val="none" w:sz="0" w:space="0" w:color="auto"/>
      </w:divBdr>
    </w:div>
    <w:div w:id="747651740">
      <w:bodyDiv w:val="1"/>
      <w:marLeft w:val="0"/>
      <w:marRight w:val="0"/>
      <w:marTop w:val="0"/>
      <w:marBottom w:val="0"/>
      <w:divBdr>
        <w:top w:val="none" w:sz="0" w:space="0" w:color="auto"/>
        <w:left w:val="none" w:sz="0" w:space="0" w:color="auto"/>
        <w:bottom w:val="none" w:sz="0" w:space="0" w:color="auto"/>
        <w:right w:val="none" w:sz="0" w:space="0" w:color="auto"/>
      </w:divBdr>
    </w:div>
    <w:div w:id="747770717">
      <w:bodyDiv w:val="1"/>
      <w:marLeft w:val="0"/>
      <w:marRight w:val="0"/>
      <w:marTop w:val="0"/>
      <w:marBottom w:val="0"/>
      <w:divBdr>
        <w:top w:val="none" w:sz="0" w:space="0" w:color="auto"/>
        <w:left w:val="none" w:sz="0" w:space="0" w:color="auto"/>
        <w:bottom w:val="none" w:sz="0" w:space="0" w:color="auto"/>
        <w:right w:val="none" w:sz="0" w:space="0" w:color="auto"/>
      </w:divBdr>
    </w:div>
    <w:div w:id="748619754">
      <w:bodyDiv w:val="1"/>
      <w:marLeft w:val="0"/>
      <w:marRight w:val="0"/>
      <w:marTop w:val="0"/>
      <w:marBottom w:val="0"/>
      <w:divBdr>
        <w:top w:val="none" w:sz="0" w:space="0" w:color="auto"/>
        <w:left w:val="none" w:sz="0" w:space="0" w:color="auto"/>
        <w:bottom w:val="none" w:sz="0" w:space="0" w:color="auto"/>
        <w:right w:val="none" w:sz="0" w:space="0" w:color="auto"/>
      </w:divBdr>
    </w:div>
    <w:div w:id="748700012">
      <w:bodyDiv w:val="1"/>
      <w:marLeft w:val="0"/>
      <w:marRight w:val="0"/>
      <w:marTop w:val="0"/>
      <w:marBottom w:val="0"/>
      <w:divBdr>
        <w:top w:val="none" w:sz="0" w:space="0" w:color="auto"/>
        <w:left w:val="none" w:sz="0" w:space="0" w:color="auto"/>
        <w:bottom w:val="none" w:sz="0" w:space="0" w:color="auto"/>
        <w:right w:val="none" w:sz="0" w:space="0" w:color="auto"/>
      </w:divBdr>
    </w:div>
    <w:div w:id="749695923">
      <w:bodyDiv w:val="1"/>
      <w:marLeft w:val="0"/>
      <w:marRight w:val="0"/>
      <w:marTop w:val="0"/>
      <w:marBottom w:val="0"/>
      <w:divBdr>
        <w:top w:val="none" w:sz="0" w:space="0" w:color="auto"/>
        <w:left w:val="none" w:sz="0" w:space="0" w:color="auto"/>
        <w:bottom w:val="none" w:sz="0" w:space="0" w:color="auto"/>
        <w:right w:val="none" w:sz="0" w:space="0" w:color="auto"/>
      </w:divBdr>
    </w:div>
    <w:div w:id="750353487">
      <w:bodyDiv w:val="1"/>
      <w:marLeft w:val="0"/>
      <w:marRight w:val="0"/>
      <w:marTop w:val="0"/>
      <w:marBottom w:val="0"/>
      <w:divBdr>
        <w:top w:val="none" w:sz="0" w:space="0" w:color="auto"/>
        <w:left w:val="none" w:sz="0" w:space="0" w:color="auto"/>
        <w:bottom w:val="none" w:sz="0" w:space="0" w:color="auto"/>
        <w:right w:val="none" w:sz="0" w:space="0" w:color="auto"/>
      </w:divBdr>
    </w:div>
    <w:div w:id="753674161">
      <w:bodyDiv w:val="1"/>
      <w:marLeft w:val="0"/>
      <w:marRight w:val="0"/>
      <w:marTop w:val="0"/>
      <w:marBottom w:val="0"/>
      <w:divBdr>
        <w:top w:val="none" w:sz="0" w:space="0" w:color="auto"/>
        <w:left w:val="none" w:sz="0" w:space="0" w:color="auto"/>
        <w:bottom w:val="none" w:sz="0" w:space="0" w:color="auto"/>
        <w:right w:val="none" w:sz="0" w:space="0" w:color="auto"/>
      </w:divBdr>
    </w:div>
    <w:div w:id="754013933">
      <w:bodyDiv w:val="1"/>
      <w:marLeft w:val="0"/>
      <w:marRight w:val="0"/>
      <w:marTop w:val="0"/>
      <w:marBottom w:val="0"/>
      <w:divBdr>
        <w:top w:val="none" w:sz="0" w:space="0" w:color="auto"/>
        <w:left w:val="none" w:sz="0" w:space="0" w:color="auto"/>
        <w:bottom w:val="none" w:sz="0" w:space="0" w:color="auto"/>
        <w:right w:val="none" w:sz="0" w:space="0" w:color="auto"/>
      </w:divBdr>
    </w:div>
    <w:div w:id="754283575">
      <w:bodyDiv w:val="1"/>
      <w:marLeft w:val="0"/>
      <w:marRight w:val="0"/>
      <w:marTop w:val="0"/>
      <w:marBottom w:val="0"/>
      <w:divBdr>
        <w:top w:val="none" w:sz="0" w:space="0" w:color="auto"/>
        <w:left w:val="none" w:sz="0" w:space="0" w:color="auto"/>
        <w:bottom w:val="none" w:sz="0" w:space="0" w:color="auto"/>
        <w:right w:val="none" w:sz="0" w:space="0" w:color="auto"/>
      </w:divBdr>
    </w:div>
    <w:div w:id="754860870">
      <w:bodyDiv w:val="1"/>
      <w:marLeft w:val="0"/>
      <w:marRight w:val="0"/>
      <w:marTop w:val="0"/>
      <w:marBottom w:val="0"/>
      <w:divBdr>
        <w:top w:val="none" w:sz="0" w:space="0" w:color="auto"/>
        <w:left w:val="none" w:sz="0" w:space="0" w:color="auto"/>
        <w:bottom w:val="none" w:sz="0" w:space="0" w:color="auto"/>
        <w:right w:val="none" w:sz="0" w:space="0" w:color="auto"/>
      </w:divBdr>
    </w:div>
    <w:div w:id="756249707">
      <w:bodyDiv w:val="1"/>
      <w:marLeft w:val="0"/>
      <w:marRight w:val="0"/>
      <w:marTop w:val="0"/>
      <w:marBottom w:val="0"/>
      <w:divBdr>
        <w:top w:val="none" w:sz="0" w:space="0" w:color="auto"/>
        <w:left w:val="none" w:sz="0" w:space="0" w:color="auto"/>
        <w:bottom w:val="none" w:sz="0" w:space="0" w:color="auto"/>
        <w:right w:val="none" w:sz="0" w:space="0" w:color="auto"/>
      </w:divBdr>
    </w:div>
    <w:div w:id="757872806">
      <w:bodyDiv w:val="1"/>
      <w:marLeft w:val="0"/>
      <w:marRight w:val="0"/>
      <w:marTop w:val="0"/>
      <w:marBottom w:val="0"/>
      <w:divBdr>
        <w:top w:val="none" w:sz="0" w:space="0" w:color="auto"/>
        <w:left w:val="none" w:sz="0" w:space="0" w:color="auto"/>
        <w:bottom w:val="none" w:sz="0" w:space="0" w:color="auto"/>
        <w:right w:val="none" w:sz="0" w:space="0" w:color="auto"/>
      </w:divBdr>
    </w:div>
    <w:div w:id="758213872">
      <w:bodyDiv w:val="1"/>
      <w:marLeft w:val="0"/>
      <w:marRight w:val="0"/>
      <w:marTop w:val="0"/>
      <w:marBottom w:val="0"/>
      <w:divBdr>
        <w:top w:val="none" w:sz="0" w:space="0" w:color="auto"/>
        <w:left w:val="none" w:sz="0" w:space="0" w:color="auto"/>
        <w:bottom w:val="none" w:sz="0" w:space="0" w:color="auto"/>
        <w:right w:val="none" w:sz="0" w:space="0" w:color="auto"/>
      </w:divBdr>
    </w:div>
    <w:div w:id="758867317">
      <w:bodyDiv w:val="1"/>
      <w:marLeft w:val="0"/>
      <w:marRight w:val="0"/>
      <w:marTop w:val="0"/>
      <w:marBottom w:val="0"/>
      <w:divBdr>
        <w:top w:val="none" w:sz="0" w:space="0" w:color="auto"/>
        <w:left w:val="none" w:sz="0" w:space="0" w:color="auto"/>
        <w:bottom w:val="none" w:sz="0" w:space="0" w:color="auto"/>
        <w:right w:val="none" w:sz="0" w:space="0" w:color="auto"/>
      </w:divBdr>
    </w:div>
    <w:div w:id="760948081">
      <w:bodyDiv w:val="1"/>
      <w:marLeft w:val="0"/>
      <w:marRight w:val="0"/>
      <w:marTop w:val="0"/>
      <w:marBottom w:val="0"/>
      <w:divBdr>
        <w:top w:val="none" w:sz="0" w:space="0" w:color="auto"/>
        <w:left w:val="none" w:sz="0" w:space="0" w:color="auto"/>
        <w:bottom w:val="none" w:sz="0" w:space="0" w:color="auto"/>
        <w:right w:val="none" w:sz="0" w:space="0" w:color="auto"/>
      </w:divBdr>
    </w:div>
    <w:div w:id="762994433">
      <w:bodyDiv w:val="1"/>
      <w:marLeft w:val="0"/>
      <w:marRight w:val="0"/>
      <w:marTop w:val="0"/>
      <w:marBottom w:val="0"/>
      <w:divBdr>
        <w:top w:val="none" w:sz="0" w:space="0" w:color="auto"/>
        <w:left w:val="none" w:sz="0" w:space="0" w:color="auto"/>
        <w:bottom w:val="none" w:sz="0" w:space="0" w:color="auto"/>
        <w:right w:val="none" w:sz="0" w:space="0" w:color="auto"/>
      </w:divBdr>
    </w:div>
    <w:div w:id="764574169">
      <w:bodyDiv w:val="1"/>
      <w:marLeft w:val="0"/>
      <w:marRight w:val="0"/>
      <w:marTop w:val="0"/>
      <w:marBottom w:val="0"/>
      <w:divBdr>
        <w:top w:val="none" w:sz="0" w:space="0" w:color="auto"/>
        <w:left w:val="none" w:sz="0" w:space="0" w:color="auto"/>
        <w:bottom w:val="none" w:sz="0" w:space="0" w:color="auto"/>
        <w:right w:val="none" w:sz="0" w:space="0" w:color="auto"/>
      </w:divBdr>
    </w:div>
    <w:div w:id="765416985">
      <w:bodyDiv w:val="1"/>
      <w:marLeft w:val="0"/>
      <w:marRight w:val="0"/>
      <w:marTop w:val="0"/>
      <w:marBottom w:val="0"/>
      <w:divBdr>
        <w:top w:val="none" w:sz="0" w:space="0" w:color="auto"/>
        <w:left w:val="none" w:sz="0" w:space="0" w:color="auto"/>
        <w:bottom w:val="none" w:sz="0" w:space="0" w:color="auto"/>
        <w:right w:val="none" w:sz="0" w:space="0" w:color="auto"/>
      </w:divBdr>
    </w:div>
    <w:div w:id="767896718">
      <w:bodyDiv w:val="1"/>
      <w:marLeft w:val="0"/>
      <w:marRight w:val="0"/>
      <w:marTop w:val="0"/>
      <w:marBottom w:val="0"/>
      <w:divBdr>
        <w:top w:val="none" w:sz="0" w:space="0" w:color="auto"/>
        <w:left w:val="none" w:sz="0" w:space="0" w:color="auto"/>
        <w:bottom w:val="none" w:sz="0" w:space="0" w:color="auto"/>
        <w:right w:val="none" w:sz="0" w:space="0" w:color="auto"/>
      </w:divBdr>
    </w:div>
    <w:div w:id="769548008">
      <w:bodyDiv w:val="1"/>
      <w:marLeft w:val="0"/>
      <w:marRight w:val="0"/>
      <w:marTop w:val="0"/>
      <w:marBottom w:val="0"/>
      <w:divBdr>
        <w:top w:val="none" w:sz="0" w:space="0" w:color="auto"/>
        <w:left w:val="none" w:sz="0" w:space="0" w:color="auto"/>
        <w:bottom w:val="none" w:sz="0" w:space="0" w:color="auto"/>
        <w:right w:val="none" w:sz="0" w:space="0" w:color="auto"/>
      </w:divBdr>
    </w:div>
    <w:div w:id="770316920">
      <w:bodyDiv w:val="1"/>
      <w:marLeft w:val="0"/>
      <w:marRight w:val="0"/>
      <w:marTop w:val="0"/>
      <w:marBottom w:val="0"/>
      <w:divBdr>
        <w:top w:val="none" w:sz="0" w:space="0" w:color="auto"/>
        <w:left w:val="none" w:sz="0" w:space="0" w:color="auto"/>
        <w:bottom w:val="none" w:sz="0" w:space="0" w:color="auto"/>
        <w:right w:val="none" w:sz="0" w:space="0" w:color="auto"/>
      </w:divBdr>
    </w:div>
    <w:div w:id="770932476">
      <w:bodyDiv w:val="1"/>
      <w:marLeft w:val="0"/>
      <w:marRight w:val="0"/>
      <w:marTop w:val="0"/>
      <w:marBottom w:val="0"/>
      <w:divBdr>
        <w:top w:val="none" w:sz="0" w:space="0" w:color="auto"/>
        <w:left w:val="none" w:sz="0" w:space="0" w:color="auto"/>
        <w:bottom w:val="none" w:sz="0" w:space="0" w:color="auto"/>
        <w:right w:val="none" w:sz="0" w:space="0" w:color="auto"/>
      </w:divBdr>
    </w:div>
    <w:div w:id="773866148">
      <w:bodyDiv w:val="1"/>
      <w:marLeft w:val="0"/>
      <w:marRight w:val="0"/>
      <w:marTop w:val="0"/>
      <w:marBottom w:val="0"/>
      <w:divBdr>
        <w:top w:val="none" w:sz="0" w:space="0" w:color="auto"/>
        <w:left w:val="none" w:sz="0" w:space="0" w:color="auto"/>
        <w:bottom w:val="none" w:sz="0" w:space="0" w:color="auto"/>
        <w:right w:val="none" w:sz="0" w:space="0" w:color="auto"/>
      </w:divBdr>
    </w:div>
    <w:div w:id="774977531">
      <w:bodyDiv w:val="1"/>
      <w:marLeft w:val="0"/>
      <w:marRight w:val="0"/>
      <w:marTop w:val="0"/>
      <w:marBottom w:val="0"/>
      <w:divBdr>
        <w:top w:val="none" w:sz="0" w:space="0" w:color="auto"/>
        <w:left w:val="none" w:sz="0" w:space="0" w:color="auto"/>
        <w:bottom w:val="none" w:sz="0" w:space="0" w:color="auto"/>
        <w:right w:val="none" w:sz="0" w:space="0" w:color="auto"/>
      </w:divBdr>
    </w:div>
    <w:div w:id="775491563">
      <w:bodyDiv w:val="1"/>
      <w:marLeft w:val="0"/>
      <w:marRight w:val="0"/>
      <w:marTop w:val="0"/>
      <w:marBottom w:val="0"/>
      <w:divBdr>
        <w:top w:val="none" w:sz="0" w:space="0" w:color="auto"/>
        <w:left w:val="none" w:sz="0" w:space="0" w:color="auto"/>
        <w:bottom w:val="none" w:sz="0" w:space="0" w:color="auto"/>
        <w:right w:val="none" w:sz="0" w:space="0" w:color="auto"/>
      </w:divBdr>
    </w:div>
    <w:div w:id="776291024">
      <w:bodyDiv w:val="1"/>
      <w:marLeft w:val="0"/>
      <w:marRight w:val="0"/>
      <w:marTop w:val="0"/>
      <w:marBottom w:val="0"/>
      <w:divBdr>
        <w:top w:val="none" w:sz="0" w:space="0" w:color="auto"/>
        <w:left w:val="none" w:sz="0" w:space="0" w:color="auto"/>
        <w:bottom w:val="none" w:sz="0" w:space="0" w:color="auto"/>
        <w:right w:val="none" w:sz="0" w:space="0" w:color="auto"/>
      </w:divBdr>
    </w:div>
    <w:div w:id="776564013">
      <w:bodyDiv w:val="1"/>
      <w:marLeft w:val="0"/>
      <w:marRight w:val="0"/>
      <w:marTop w:val="0"/>
      <w:marBottom w:val="0"/>
      <w:divBdr>
        <w:top w:val="none" w:sz="0" w:space="0" w:color="auto"/>
        <w:left w:val="none" w:sz="0" w:space="0" w:color="auto"/>
        <w:bottom w:val="none" w:sz="0" w:space="0" w:color="auto"/>
        <w:right w:val="none" w:sz="0" w:space="0" w:color="auto"/>
      </w:divBdr>
    </w:div>
    <w:div w:id="776565753">
      <w:bodyDiv w:val="1"/>
      <w:marLeft w:val="0"/>
      <w:marRight w:val="0"/>
      <w:marTop w:val="0"/>
      <w:marBottom w:val="0"/>
      <w:divBdr>
        <w:top w:val="none" w:sz="0" w:space="0" w:color="auto"/>
        <w:left w:val="none" w:sz="0" w:space="0" w:color="auto"/>
        <w:bottom w:val="none" w:sz="0" w:space="0" w:color="auto"/>
        <w:right w:val="none" w:sz="0" w:space="0" w:color="auto"/>
      </w:divBdr>
    </w:div>
    <w:div w:id="776675094">
      <w:bodyDiv w:val="1"/>
      <w:marLeft w:val="0"/>
      <w:marRight w:val="0"/>
      <w:marTop w:val="0"/>
      <w:marBottom w:val="0"/>
      <w:divBdr>
        <w:top w:val="none" w:sz="0" w:space="0" w:color="auto"/>
        <w:left w:val="none" w:sz="0" w:space="0" w:color="auto"/>
        <w:bottom w:val="none" w:sz="0" w:space="0" w:color="auto"/>
        <w:right w:val="none" w:sz="0" w:space="0" w:color="auto"/>
      </w:divBdr>
    </w:div>
    <w:div w:id="777678862">
      <w:bodyDiv w:val="1"/>
      <w:marLeft w:val="0"/>
      <w:marRight w:val="0"/>
      <w:marTop w:val="0"/>
      <w:marBottom w:val="0"/>
      <w:divBdr>
        <w:top w:val="none" w:sz="0" w:space="0" w:color="auto"/>
        <w:left w:val="none" w:sz="0" w:space="0" w:color="auto"/>
        <w:bottom w:val="none" w:sz="0" w:space="0" w:color="auto"/>
        <w:right w:val="none" w:sz="0" w:space="0" w:color="auto"/>
      </w:divBdr>
    </w:div>
    <w:div w:id="777798041">
      <w:bodyDiv w:val="1"/>
      <w:marLeft w:val="0"/>
      <w:marRight w:val="0"/>
      <w:marTop w:val="0"/>
      <w:marBottom w:val="0"/>
      <w:divBdr>
        <w:top w:val="none" w:sz="0" w:space="0" w:color="auto"/>
        <w:left w:val="none" w:sz="0" w:space="0" w:color="auto"/>
        <w:bottom w:val="none" w:sz="0" w:space="0" w:color="auto"/>
        <w:right w:val="none" w:sz="0" w:space="0" w:color="auto"/>
      </w:divBdr>
    </w:div>
    <w:div w:id="779908926">
      <w:bodyDiv w:val="1"/>
      <w:marLeft w:val="0"/>
      <w:marRight w:val="0"/>
      <w:marTop w:val="0"/>
      <w:marBottom w:val="0"/>
      <w:divBdr>
        <w:top w:val="none" w:sz="0" w:space="0" w:color="auto"/>
        <w:left w:val="none" w:sz="0" w:space="0" w:color="auto"/>
        <w:bottom w:val="none" w:sz="0" w:space="0" w:color="auto"/>
        <w:right w:val="none" w:sz="0" w:space="0" w:color="auto"/>
      </w:divBdr>
    </w:div>
    <w:div w:id="781533789">
      <w:bodyDiv w:val="1"/>
      <w:marLeft w:val="0"/>
      <w:marRight w:val="0"/>
      <w:marTop w:val="0"/>
      <w:marBottom w:val="0"/>
      <w:divBdr>
        <w:top w:val="none" w:sz="0" w:space="0" w:color="auto"/>
        <w:left w:val="none" w:sz="0" w:space="0" w:color="auto"/>
        <w:bottom w:val="none" w:sz="0" w:space="0" w:color="auto"/>
        <w:right w:val="none" w:sz="0" w:space="0" w:color="auto"/>
      </w:divBdr>
    </w:div>
    <w:div w:id="781725209">
      <w:bodyDiv w:val="1"/>
      <w:marLeft w:val="0"/>
      <w:marRight w:val="0"/>
      <w:marTop w:val="0"/>
      <w:marBottom w:val="0"/>
      <w:divBdr>
        <w:top w:val="none" w:sz="0" w:space="0" w:color="auto"/>
        <w:left w:val="none" w:sz="0" w:space="0" w:color="auto"/>
        <w:bottom w:val="none" w:sz="0" w:space="0" w:color="auto"/>
        <w:right w:val="none" w:sz="0" w:space="0" w:color="auto"/>
      </w:divBdr>
    </w:div>
    <w:div w:id="784233518">
      <w:bodyDiv w:val="1"/>
      <w:marLeft w:val="0"/>
      <w:marRight w:val="0"/>
      <w:marTop w:val="0"/>
      <w:marBottom w:val="0"/>
      <w:divBdr>
        <w:top w:val="none" w:sz="0" w:space="0" w:color="auto"/>
        <w:left w:val="none" w:sz="0" w:space="0" w:color="auto"/>
        <w:bottom w:val="none" w:sz="0" w:space="0" w:color="auto"/>
        <w:right w:val="none" w:sz="0" w:space="0" w:color="auto"/>
      </w:divBdr>
    </w:div>
    <w:div w:id="784345179">
      <w:bodyDiv w:val="1"/>
      <w:marLeft w:val="0"/>
      <w:marRight w:val="0"/>
      <w:marTop w:val="0"/>
      <w:marBottom w:val="0"/>
      <w:divBdr>
        <w:top w:val="none" w:sz="0" w:space="0" w:color="auto"/>
        <w:left w:val="none" w:sz="0" w:space="0" w:color="auto"/>
        <w:bottom w:val="none" w:sz="0" w:space="0" w:color="auto"/>
        <w:right w:val="none" w:sz="0" w:space="0" w:color="auto"/>
      </w:divBdr>
    </w:div>
    <w:div w:id="784351088">
      <w:bodyDiv w:val="1"/>
      <w:marLeft w:val="0"/>
      <w:marRight w:val="0"/>
      <w:marTop w:val="0"/>
      <w:marBottom w:val="0"/>
      <w:divBdr>
        <w:top w:val="none" w:sz="0" w:space="0" w:color="auto"/>
        <w:left w:val="none" w:sz="0" w:space="0" w:color="auto"/>
        <w:bottom w:val="none" w:sz="0" w:space="0" w:color="auto"/>
        <w:right w:val="none" w:sz="0" w:space="0" w:color="auto"/>
      </w:divBdr>
    </w:div>
    <w:div w:id="785348283">
      <w:bodyDiv w:val="1"/>
      <w:marLeft w:val="0"/>
      <w:marRight w:val="0"/>
      <w:marTop w:val="0"/>
      <w:marBottom w:val="0"/>
      <w:divBdr>
        <w:top w:val="none" w:sz="0" w:space="0" w:color="auto"/>
        <w:left w:val="none" w:sz="0" w:space="0" w:color="auto"/>
        <w:bottom w:val="none" w:sz="0" w:space="0" w:color="auto"/>
        <w:right w:val="none" w:sz="0" w:space="0" w:color="auto"/>
      </w:divBdr>
    </w:div>
    <w:div w:id="785657286">
      <w:bodyDiv w:val="1"/>
      <w:marLeft w:val="0"/>
      <w:marRight w:val="0"/>
      <w:marTop w:val="0"/>
      <w:marBottom w:val="0"/>
      <w:divBdr>
        <w:top w:val="none" w:sz="0" w:space="0" w:color="auto"/>
        <w:left w:val="none" w:sz="0" w:space="0" w:color="auto"/>
        <w:bottom w:val="none" w:sz="0" w:space="0" w:color="auto"/>
        <w:right w:val="none" w:sz="0" w:space="0" w:color="auto"/>
      </w:divBdr>
    </w:div>
    <w:div w:id="786120933">
      <w:bodyDiv w:val="1"/>
      <w:marLeft w:val="0"/>
      <w:marRight w:val="0"/>
      <w:marTop w:val="0"/>
      <w:marBottom w:val="0"/>
      <w:divBdr>
        <w:top w:val="none" w:sz="0" w:space="0" w:color="auto"/>
        <w:left w:val="none" w:sz="0" w:space="0" w:color="auto"/>
        <w:bottom w:val="none" w:sz="0" w:space="0" w:color="auto"/>
        <w:right w:val="none" w:sz="0" w:space="0" w:color="auto"/>
      </w:divBdr>
    </w:div>
    <w:div w:id="786195063">
      <w:bodyDiv w:val="1"/>
      <w:marLeft w:val="0"/>
      <w:marRight w:val="0"/>
      <w:marTop w:val="0"/>
      <w:marBottom w:val="0"/>
      <w:divBdr>
        <w:top w:val="none" w:sz="0" w:space="0" w:color="auto"/>
        <w:left w:val="none" w:sz="0" w:space="0" w:color="auto"/>
        <w:bottom w:val="none" w:sz="0" w:space="0" w:color="auto"/>
        <w:right w:val="none" w:sz="0" w:space="0" w:color="auto"/>
      </w:divBdr>
    </w:div>
    <w:div w:id="787622348">
      <w:bodyDiv w:val="1"/>
      <w:marLeft w:val="0"/>
      <w:marRight w:val="0"/>
      <w:marTop w:val="0"/>
      <w:marBottom w:val="0"/>
      <w:divBdr>
        <w:top w:val="none" w:sz="0" w:space="0" w:color="auto"/>
        <w:left w:val="none" w:sz="0" w:space="0" w:color="auto"/>
        <w:bottom w:val="none" w:sz="0" w:space="0" w:color="auto"/>
        <w:right w:val="none" w:sz="0" w:space="0" w:color="auto"/>
      </w:divBdr>
    </w:div>
    <w:div w:id="787702246">
      <w:bodyDiv w:val="1"/>
      <w:marLeft w:val="0"/>
      <w:marRight w:val="0"/>
      <w:marTop w:val="0"/>
      <w:marBottom w:val="0"/>
      <w:divBdr>
        <w:top w:val="none" w:sz="0" w:space="0" w:color="auto"/>
        <w:left w:val="none" w:sz="0" w:space="0" w:color="auto"/>
        <w:bottom w:val="none" w:sz="0" w:space="0" w:color="auto"/>
        <w:right w:val="none" w:sz="0" w:space="0" w:color="auto"/>
      </w:divBdr>
    </w:div>
    <w:div w:id="788203639">
      <w:bodyDiv w:val="1"/>
      <w:marLeft w:val="0"/>
      <w:marRight w:val="0"/>
      <w:marTop w:val="0"/>
      <w:marBottom w:val="0"/>
      <w:divBdr>
        <w:top w:val="none" w:sz="0" w:space="0" w:color="auto"/>
        <w:left w:val="none" w:sz="0" w:space="0" w:color="auto"/>
        <w:bottom w:val="none" w:sz="0" w:space="0" w:color="auto"/>
        <w:right w:val="none" w:sz="0" w:space="0" w:color="auto"/>
      </w:divBdr>
    </w:div>
    <w:div w:id="789906568">
      <w:bodyDiv w:val="1"/>
      <w:marLeft w:val="0"/>
      <w:marRight w:val="0"/>
      <w:marTop w:val="0"/>
      <w:marBottom w:val="0"/>
      <w:divBdr>
        <w:top w:val="none" w:sz="0" w:space="0" w:color="auto"/>
        <w:left w:val="none" w:sz="0" w:space="0" w:color="auto"/>
        <w:bottom w:val="none" w:sz="0" w:space="0" w:color="auto"/>
        <w:right w:val="none" w:sz="0" w:space="0" w:color="auto"/>
      </w:divBdr>
    </w:div>
    <w:div w:id="791705318">
      <w:bodyDiv w:val="1"/>
      <w:marLeft w:val="0"/>
      <w:marRight w:val="0"/>
      <w:marTop w:val="0"/>
      <w:marBottom w:val="0"/>
      <w:divBdr>
        <w:top w:val="none" w:sz="0" w:space="0" w:color="auto"/>
        <w:left w:val="none" w:sz="0" w:space="0" w:color="auto"/>
        <w:bottom w:val="none" w:sz="0" w:space="0" w:color="auto"/>
        <w:right w:val="none" w:sz="0" w:space="0" w:color="auto"/>
      </w:divBdr>
    </w:div>
    <w:div w:id="793601646">
      <w:bodyDiv w:val="1"/>
      <w:marLeft w:val="0"/>
      <w:marRight w:val="0"/>
      <w:marTop w:val="0"/>
      <w:marBottom w:val="0"/>
      <w:divBdr>
        <w:top w:val="none" w:sz="0" w:space="0" w:color="auto"/>
        <w:left w:val="none" w:sz="0" w:space="0" w:color="auto"/>
        <w:bottom w:val="none" w:sz="0" w:space="0" w:color="auto"/>
        <w:right w:val="none" w:sz="0" w:space="0" w:color="auto"/>
      </w:divBdr>
    </w:div>
    <w:div w:id="794256544">
      <w:bodyDiv w:val="1"/>
      <w:marLeft w:val="0"/>
      <w:marRight w:val="0"/>
      <w:marTop w:val="0"/>
      <w:marBottom w:val="0"/>
      <w:divBdr>
        <w:top w:val="none" w:sz="0" w:space="0" w:color="auto"/>
        <w:left w:val="none" w:sz="0" w:space="0" w:color="auto"/>
        <w:bottom w:val="none" w:sz="0" w:space="0" w:color="auto"/>
        <w:right w:val="none" w:sz="0" w:space="0" w:color="auto"/>
      </w:divBdr>
    </w:div>
    <w:div w:id="795410944">
      <w:bodyDiv w:val="1"/>
      <w:marLeft w:val="0"/>
      <w:marRight w:val="0"/>
      <w:marTop w:val="0"/>
      <w:marBottom w:val="0"/>
      <w:divBdr>
        <w:top w:val="none" w:sz="0" w:space="0" w:color="auto"/>
        <w:left w:val="none" w:sz="0" w:space="0" w:color="auto"/>
        <w:bottom w:val="none" w:sz="0" w:space="0" w:color="auto"/>
        <w:right w:val="none" w:sz="0" w:space="0" w:color="auto"/>
      </w:divBdr>
    </w:div>
    <w:div w:id="796290740">
      <w:bodyDiv w:val="1"/>
      <w:marLeft w:val="0"/>
      <w:marRight w:val="0"/>
      <w:marTop w:val="0"/>
      <w:marBottom w:val="0"/>
      <w:divBdr>
        <w:top w:val="none" w:sz="0" w:space="0" w:color="auto"/>
        <w:left w:val="none" w:sz="0" w:space="0" w:color="auto"/>
        <w:bottom w:val="none" w:sz="0" w:space="0" w:color="auto"/>
        <w:right w:val="none" w:sz="0" w:space="0" w:color="auto"/>
      </w:divBdr>
    </w:div>
    <w:div w:id="796804119">
      <w:bodyDiv w:val="1"/>
      <w:marLeft w:val="0"/>
      <w:marRight w:val="0"/>
      <w:marTop w:val="0"/>
      <w:marBottom w:val="0"/>
      <w:divBdr>
        <w:top w:val="none" w:sz="0" w:space="0" w:color="auto"/>
        <w:left w:val="none" w:sz="0" w:space="0" w:color="auto"/>
        <w:bottom w:val="none" w:sz="0" w:space="0" w:color="auto"/>
        <w:right w:val="none" w:sz="0" w:space="0" w:color="auto"/>
      </w:divBdr>
    </w:div>
    <w:div w:id="797649296">
      <w:bodyDiv w:val="1"/>
      <w:marLeft w:val="0"/>
      <w:marRight w:val="0"/>
      <w:marTop w:val="0"/>
      <w:marBottom w:val="0"/>
      <w:divBdr>
        <w:top w:val="none" w:sz="0" w:space="0" w:color="auto"/>
        <w:left w:val="none" w:sz="0" w:space="0" w:color="auto"/>
        <w:bottom w:val="none" w:sz="0" w:space="0" w:color="auto"/>
        <w:right w:val="none" w:sz="0" w:space="0" w:color="auto"/>
      </w:divBdr>
    </w:div>
    <w:div w:id="798190084">
      <w:bodyDiv w:val="1"/>
      <w:marLeft w:val="0"/>
      <w:marRight w:val="0"/>
      <w:marTop w:val="0"/>
      <w:marBottom w:val="0"/>
      <w:divBdr>
        <w:top w:val="none" w:sz="0" w:space="0" w:color="auto"/>
        <w:left w:val="none" w:sz="0" w:space="0" w:color="auto"/>
        <w:bottom w:val="none" w:sz="0" w:space="0" w:color="auto"/>
        <w:right w:val="none" w:sz="0" w:space="0" w:color="auto"/>
      </w:divBdr>
    </w:div>
    <w:div w:id="798689003">
      <w:bodyDiv w:val="1"/>
      <w:marLeft w:val="0"/>
      <w:marRight w:val="0"/>
      <w:marTop w:val="0"/>
      <w:marBottom w:val="0"/>
      <w:divBdr>
        <w:top w:val="none" w:sz="0" w:space="0" w:color="auto"/>
        <w:left w:val="none" w:sz="0" w:space="0" w:color="auto"/>
        <w:bottom w:val="none" w:sz="0" w:space="0" w:color="auto"/>
        <w:right w:val="none" w:sz="0" w:space="0" w:color="auto"/>
      </w:divBdr>
      <w:divsChild>
        <w:div w:id="1405949944">
          <w:marLeft w:val="0"/>
          <w:marRight w:val="0"/>
          <w:marTop w:val="0"/>
          <w:marBottom w:val="0"/>
          <w:divBdr>
            <w:top w:val="none" w:sz="0" w:space="0" w:color="auto"/>
            <w:left w:val="none" w:sz="0" w:space="0" w:color="auto"/>
            <w:bottom w:val="none" w:sz="0" w:space="0" w:color="auto"/>
            <w:right w:val="none" w:sz="0" w:space="0" w:color="auto"/>
          </w:divBdr>
        </w:div>
        <w:div w:id="105085126">
          <w:marLeft w:val="0"/>
          <w:marRight w:val="0"/>
          <w:marTop w:val="0"/>
          <w:marBottom w:val="0"/>
          <w:divBdr>
            <w:top w:val="none" w:sz="0" w:space="0" w:color="auto"/>
            <w:left w:val="none" w:sz="0" w:space="0" w:color="auto"/>
            <w:bottom w:val="none" w:sz="0" w:space="0" w:color="auto"/>
            <w:right w:val="none" w:sz="0" w:space="0" w:color="auto"/>
          </w:divBdr>
        </w:div>
        <w:div w:id="2076732076">
          <w:marLeft w:val="0"/>
          <w:marRight w:val="0"/>
          <w:marTop w:val="0"/>
          <w:marBottom w:val="0"/>
          <w:divBdr>
            <w:top w:val="none" w:sz="0" w:space="0" w:color="auto"/>
            <w:left w:val="none" w:sz="0" w:space="0" w:color="auto"/>
            <w:bottom w:val="none" w:sz="0" w:space="0" w:color="auto"/>
            <w:right w:val="none" w:sz="0" w:space="0" w:color="auto"/>
          </w:divBdr>
        </w:div>
        <w:div w:id="1783726019">
          <w:marLeft w:val="0"/>
          <w:marRight w:val="0"/>
          <w:marTop w:val="0"/>
          <w:marBottom w:val="0"/>
          <w:divBdr>
            <w:top w:val="none" w:sz="0" w:space="0" w:color="auto"/>
            <w:left w:val="none" w:sz="0" w:space="0" w:color="auto"/>
            <w:bottom w:val="none" w:sz="0" w:space="0" w:color="auto"/>
            <w:right w:val="none" w:sz="0" w:space="0" w:color="auto"/>
          </w:divBdr>
        </w:div>
        <w:div w:id="450629456">
          <w:marLeft w:val="0"/>
          <w:marRight w:val="0"/>
          <w:marTop w:val="0"/>
          <w:marBottom w:val="0"/>
          <w:divBdr>
            <w:top w:val="none" w:sz="0" w:space="0" w:color="auto"/>
            <w:left w:val="none" w:sz="0" w:space="0" w:color="auto"/>
            <w:bottom w:val="none" w:sz="0" w:space="0" w:color="auto"/>
            <w:right w:val="none" w:sz="0" w:space="0" w:color="auto"/>
          </w:divBdr>
        </w:div>
        <w:div w:id="1969048173">
          <w:marLeft w:val="0"/>
          <w:marRight w:val="0"/>
          <w:marTop w:val="0"/>
          <w:marBottom w:val="0"/>
          <w:divBdr>
            <w:top w:val="none" w:sz="0" w:space="0" w:color="auto"/>
            <w:left w:val="none" w:sz="0" w:space="0" w:color="auto"/>
            <w:bottom w:val="none" w:sz="0" w:space="0" w:color="auto"/>
            <w:right w:val="none" w:sz="0" w:space="0" w:color="auto"/>
          </w:divBdr>
        </w:div>
        <w:div w:id="1717199683">
          <w:marLeft w:val="0"/>
          <w:marRight w:val="0"/>
          <w:marTop w:val="0"/>
          <w:marBottom w:val="0"/>
          <w:divBdr>
            <w:top w:val="none" w:sz="0" w:space="0" w:color="auto"/>
            <w:left w:val="none" w:sz="0" w:space="0" w:color="auto"/>
            <w:bottom w:val="none" w:sz="0" w:space="0" w:color="auto"/>
            <w:right w:val="none" w:sz="0" w:space="0" w:color="auto"/>
          </w:divBdr>
        </w:div>
      </w:divsChild>
    </w:div>
    <w:div w:id="800265142">
      <w:bodyDiv w:val="1"/>
      <w:marLeft w:val="0"/>
      <w:marRight w:val="0"/>
      <w:marTop w:val="0"/>
      <w:marBottom w:val="0"/>
      <w:divBdr>
        <w:top w:val="none" w:sz="0" w:space="0" w:color="auto"/>
        <w:left w:val="none" w:sz="0" w:space="0" w:color="auto"/>
        <w:bottom w:val="none" w:sz="0" w:space="0" w:color="auto"/>
        <w:right w:val="none" w:sz="0" w:space="0" w:color="auto"/>
      </w:divBdr>
    </w:div>
    <w:div w:id="803472091">
      <w:bodyDiv w:val="1"/>
      <w:marLeft w:val="0"/>
      <w:marRight w:val="0"/>
      <w:marTop w:val="0"/>
      <w:marBottom w:val="0"/>
      <w:divBdr>
        <w:top w:val="none" w:sz="0" w:space="0" w:color="auto"/>
        <w:left w:val="none" w:sz="0" w:space="0" w:color="auto"/>
        <w:bottom w:val="none" w:sz="0" w:space="0" w:color="auto"/>
        <w:right w:val="none" w:sz="0" w:space="0" w:color="auto"/>
      </w:divBdr>
    </w:div>
    <w:div w:id="807548337">
      <w:bodyDiv w:val="1"/>
      <w:marLeft w:val="0"/>
      <w:marRight w:val="0"/>
      <w:marTop w:val="0"/>
      <w:marBottom w:val="0"/>
      <w:divBdr>
        <w:top w:val="none" w:sz="0" w:space="0" w:color="auto"/>
        <w:left w:val="none" w:sz="0" w:space="0" w:color="auto"/>
        <w:bottom w:val="none" w:sz="0" w:space="0" w:color="auto"/>
        <w:right w:val="none" w:sz="0" w:space="0" w:color="auto"/>
      </w:divBdr>
    </w:div>
    <w:div w:id="808009346">
      <w:bodyDiv w:val="1"/>
      <w:marLeft w:val="0"/>
      <w:marRight w:val="0"/>
      <w:marTop w:val="0"/>
      <w:marBottom w:val="0"/>
      <w:divBdr>
        <w:top w:val="none" w:sz="0" w:space="0" w:color="auto"/>
        <w:left w:val="none" w:sz="0" w:space="0" w:color="auto"/>
        <w:bottom w:val="none" w:sz="0" w:space="0" w:color="auto"/>
        <w:right w:val="none" w:sz="0" w:space="0" w:color="auto"/>
      </w:divBdr>
    </w:div>
    <w:div w:id="808059222">
      <w:bodyDiv w:val="1"/>
      <w:marLeft w:val="0"/>
      <w:marRight w:val="0"/>
      <w:marTop w:val="0"/>
      <w:marBottom w:val="0"/>
      <w:divBdr>
        <w:top w:val="none" w:sz="0" w:space="0" w:color="auto"/>
        <w:left w:val="none" w:sz="0" w:space="0" w:color="auto"/>
        <w:bottom w:val="none" w:sz="0" w:space="0" w:color="auto"/>
        <w:right w:val="none" w:sz="0" w:space="0" w:color="auto"/>
      </w:divBdr>
    </w:div>
    <w:div w:id="808279625">
      <w:bodyDiv w:val="1"/>
      <w:marLeft w:val="0"/>
      <w:marRight w:val="0"/>
      <w:marTop w:val="0"/>
      <w:marBottom w:val="0"/>
      <w:divBdr>
        <w:top w:val="none" w:sz="0" w:space="0" w:color="auto"/>
        <w:left w:val="none" w:sz="0" w:space="0" w:color="auto"/>
        <w:bottom w:val="none" w:sz="0" w:space="0" w:color="auto"/>
        <w:right w:val="none" w:sz="0" w:space="0" w:color="auto"/>
      </w:divBdr>
    </w:div>
    <w:div w:id="809708115">
      <w:bodyDiv w:val="1"/>
      <w:marLeft w:val="0"/>
      <w:marRight w:val="0"/>
      <w:marTop w:val="0"/>
      <w:marBottom w:val="0"/>
      <w:divBdr>
        <w:top w:val="none" w:sz="0" w:space="0" w:color="auto"/>
        <w:left w:val="none" w:sz="0" w:space="0" w:color="auto"/>
        <w:bottom w:val="none" w:sz="0" w:space="0" w:color="auto"/>
        <w:right w:val="none" w:sz="0" w:space="0" w:color="auto"/>
      </w:divBdr>
    </w:div>
    <w:div w:id="810750891">
      <w:bodyDiv w:val="1"/>
      <w:marLeft w:val="0"/>
      <w:marRight w:val="0"/>
      <w:marTop w:val="0"/>
      <w:marBottom w:val="0"/>
      <w:divBdr>
        <w:top w:val="none" w:sz="0" w:space="0" w:color="auto"/>
        <w:left w:val="none" w:sz="0" w:space="0" w:color="auto"/>
        <w:bottom w:val="none" w:sz="0" w:space="0" w:color="auto"/>
        <w:right w:val="none" w:sz="0" w:space="0" w:color="auto"/>
      </w:divBdr>
    </w:div>
    <w:div w:id="811217861">
      <w:bodyDiv w:val="1"/>
      <w:marLeft w:val="0"/>
      <w:marRight w:val="0"/>
      <w:marTop w:val="0"/>
      <w:marBottom w:val="0"/>
      <w:divBdr>
        <w:top w:val="none" w:sz="0" w:space="0" w:color="auto"/>
        <w:left w:val="none" w:sz="0" w:space="0" w:color="auto"/>
        <w:bottom w:val="none" w:sz="0" w:space="0" w:color="auto"/>
        <w:right w:val="none" w:sz="0" w:space="0" w:color="auto"/>
      </w:divBdr>
    </w:div>
    <w:div w:id="814294562">
      <w:bodyDiv w:val="1"/>
      <w:marLeft w:val="0"/>
      <w:marRight w:val="0"/>
      <w:marTop w:val="0"/>
      <w:marBottom w:val="0"/>
      <w:divBdr>
        <w:top w:val="none" w:sz="0" w:space="0" w:color="auto"/>
        <w:left w:val="none" w:sz="0" w:space="0" w:color="auto"/>
        <w:bottom w:val="none" w:sz="0" w:space="0" w:color="auto"/>
        <w:right w:val="none" w:sz="0" w:space="0" w:color="auto"/>
      </w:divBdr>
    </w:div>
    <w:div w:id="814639119">
      <w:bodyDiv w:val="1"/>
      <w:marLeft w:val="0"/>
      <w:marRight w:val="0"/>
      <w:marTop w:val="0"/>
      <w:marBottom w:val="0"/>
      <w:divBdr>
        <w:top w:val="none" w:sz="0" w:space="0" w:color="auto"/>
        <w:left w:val="none" w:sz="0" w:space="0" w:color="auto"/>
        <w:bottom w:val="none" w:sz="0" w:space="0" w:color="auto"/>
        <w:right w:val="none" w:sz="0" w:space="0" w:color="auto"/>
      </w:divBdr>
    </w:div>
    <w:div w:id="815533425">
      <w:bodyDiv w:val="1"/>
      <w:marLeft w:val="0"/>
      <w:marRight w:val="0"/>
      <w:marTop w:val="0"/>
      <w:marBottom w:val="0"/>
      <w:divBdr>
        <w:top w:val="none" w:sz="0" w:space="0" w:color="auto"/>
        <w:left w:val="none" w:sz="0" w:space="0" w:color="auto"/>
        <w:bottom w:val="none" w:sz="0" w:space="0" w:color="auto"/>
        <w:right w:val="none" w:sz="0" w:space="0" w:color="auto"/>
      </w:divBdr>
    </w:div>
    <w:div w:id="815682928">
      <w:bodyDiv w:val="1"/>
      <w:marLeft w:val="0"/>
      <w:marRight w:val="0"/>
      <w:marTop w:val="0"/>
      <w:marBottom w:val="0"/>
      <w:divBdr>
        <w:top w:val="none" w:sz="0" w:space="0" w:color="auto"/>
        <w:left w:val="none" w:sz="0" w:space="0" w:color="auto"/>
        <w:bottom w:val="none" w:sz="0" w:space="0" w:color="auto"/>
        <w:right w:val="none" w:sz="0" w:space="0" w:color="auto"/>
      </w:divBdr>
    </w:div>
    <w:div w:id="815731360">
      <w:bodyDiv w:val="1"/>
      <w:marLeft w:val="0"/>
      <w:marRight w:val="0"/>
      <w:marTop w:val="0"/>
      <w:marBottom w:val="0"/>
      <w:divBdr>
        <w:top w:val="none" w:sz="0" w:space="0" w:color="auto"/>
        <w:left w:val="none" w:sz="0" w:space="0" w:color="auto"/>
        <w:bottom w:val="none" w:sz="0" w:space="0" w:color="auto"/>
        <w:right w:val="none" w:sz="0" w:space="0" w:color="auto"/>
      </w:divBdr>
    </w:div>
    <w:div w:id="815757591">
      <w:bodyDiv w:val="1"/>
      <w:marLeft w:val="0"/>
      <w:marRight w:val="0"/>
      <w:marTop w:val="0"/>
      <w:marBottom w:val="0"/>
      <w:divBdr>
        <w:top w:val="none" w:sz="0" w:space="0" w:color="auto"/>
        <w:left w:val="none" w:sz="0" w:space="0" w:color="auto"/>
        <w:bottom w:val="none" w:sz="0" w:space="0" w:color="auto"/>
        <w:right w:val="none" w:sz="0" w:space="0" w:color="auto"/>
      </w:divBdr>
    </w:div>
    <w:div w:id="815874628">
      <w:bodyDiv w:val="1"/>
      <w:marLeft w:val="0"/>
      <w:marRight w:val="0"/>
      <w:marTop w:val="0"/>
      <w:marBottom w:val="0"/>
      <w:divBdr>
        <w:top w:val="none" w:sz="0" w:space="0" w:color="auto"/>
        <w:left w:val="none" w:sz="0" w:space="0" w:color="auto"/>
        <w:bottom w:val="none" w:sz="0" w:space="0" w:color="auto"/>
        <w:right w:val="none" w:sz="0" w:space="0" w:color="auto"/>
      </w:divBdr>
    </w:div>
    <w:div w:id="816651875">
      <w:bodyDiv w:val="1"/>
      <w:marLeft w:val="0"/>
      <w:marRight w:val="0"/>
      <w:marTop w:val="0"/>
      <w:marBottom w:val="0"/>
      <w:divBdr>
        <w:top w:val="none" w:sz="0" w:space="0" w:color="auto"/>
        <w:left w:val="none" w:sz="0" w:space="0" w:color="auto"/>
        <w:bottom w:val="none" w:sz="0" w:space="0" w:color="auto"/>
        <w:right w:val="none" w:sz="0" w:space="0" w:color="auto"/>
      </w:divBdr>
    </w:div>
    <w:div w:id="816841154">
      <w:bodyDiv w:val="1"/>
      <w:marLeft w:val="0"/>
      <w:marRight w:val="0"/>
      <w:marTop w:val="0"/>
      <w:marBottom w:val="0"/>
      <w:divBdr>
        <w:top w:val="none" w:sz="0" w:space="0" w:color="auto"/>
        <w:left w:val="none" w:sz="0" w:space="0" w:color="auto"/>
        <w:bottom w:val="none" w:sz="0" w:space="0" w:color="auto"/>
        <w:right w:val="none" w:sz="0" w:space="0" w:color="auto"/>
      </w:divBdr>
    </w:div>
    <w:div w:id="817767446">
      <w:bodyDiv w:val="1"/>
      <w:marLeft w:val="0"/>
      <w:marRight w:val="0"/>
      <w:marTop w:val="0"/>
      <w:marBottom w:val="0"/>
      <w:divBdr>
        <w:top w:val="none" w:sz="0" w:space="0" w:color="auto"/>
        <w:left w:val="none" w:sz="0" w:space="0" w:color="auto"/>
        <w:bottom w:val="none" w:sz="0" w:space="0" w:color="auto"/>
        <w:right w:val="none" w:sz="0" w:space="0" w:color="auto"/>
      </w:divBdr>
    </w:div>
    <w:div w:id="819031702">
      <w:bodyDiv w:val="1"/>
      <w:marLeft w:val="0"/>
      <w:marRight w:val="0"/>
      <w:marTop w:val="0"/>
      <w:marBottom w:val="0"/>
      <w:divBdr>
        <w:top w:val="none" w:sz="0" w:space="0" w:color="auto"/>
        <w:left w:val="none" w:sz="0" w:space="0" w:color="auto"/>
        <w:bottom w:val="none" w:sz="0" w:space="0" w:color="auto"/>
        <w:right w:val="none" w:sz="0" w:space="0" w:color="auto"/>
      </w:divBdr>
    </w:div>
    <w:div w:id="819733084">
      <w:bodyDiv w:val="1"/>
      <w:marLeft w:val="0"/>
      <w:marRight w:val="0"/>
      <w:marTop w:val="0"/>
      <w:marBottom w:val="0"/>
      <w:divBdr>
        <w:top w:val="none" w:sz="0" w:space="0" w:color="auto"/>
        <w:left w:val="none" w:sz="0" w:space="0" w:color="auto"/>
        <w:bottom w:val="none" w:sz="0" w:space="0" w:color="auto"/>
        <w:right w:val="none" w:sz="0" w:space="0" w:color="auto"/>
      </w:divBdr>
    </w:div>
    <w:div w:id="820006823">
      <w:bodyDiv w:val="1"/>
      <w:marLeft w:val="0"/>
      <w:marRight w:val="0"/>
      <w:marTop w:val="0"/>
      <w:marBottom w:val="0"/>
      <w:divBdr>
        <w:top w:val="none" w:sz="0" w:space="0" w:color="auto"/>
        <w:left w:val="none" w:sz="0" w:space="0" w:color="auto"/>
        <w:bottom w:val="none" w:sz="0" w:space="0" w:color="auto"/>
        <w:right w:val="none" w:sz="0" w:space="0" w:color="auto"/>
      </w:divBdr>
    </w:div>
    <w:div w:id="821048924">
      <w:bodyDiv w:val="1"/>
      <w:marLeft w:val="0"/>
      <w:marRight w:val="0"/>
      <w:marTop w:val="0"/>
      <w:marBottom w:val="0"/>
      <w:divBdr>
        <w:top w:val="none" w:sz="0" w:space="0" w:color="auto"/>
        <w:left w:val="none" w:sz="0" w:space="0" w:color="auto"/>
        <w:bottom w:val="none" w:sz="0" w:space="0" w:color="auto"/>
        <w:right w:val="none" w:sz="0" w:space="0" w:color="auto"/>
      </w:divBdr>
    </w:div>
    <w:div w:id="822546982">
      <w:bodyDiv w:val="1"/>
      <w:marLeft w:val="0"/>
      <w:marRight w:val="0"/>
      <w:marTop w:val="0"/>
      <w:marBottom w:val="0"/>
      <w:divBdr>
        <w:top w:val="none" w:sz="0" w:space="0" w:color="auto"/>
        <w:left w:val="none" w:sz="0" w:space="0" w:color="auto"/>
        <w:bottom w:val="none" w:sz="0" w:space="0" w:color="auto"/>
        <w:right w:val="none" w:sz="0" w:space="0" w:color="auto"/>
      </w:divBdr>
    </w:div>
    <w:div w:id="824128864">
      <w:bodyDiv w:val="1"/>
      <w:marLeft w:val="0"/>
      <w:marRight w:val="0"/>
      <w:marTop w:val="0"/>
      <w:marBottom w:val="0"/>
      <w:divBdr>
        <w:top w:val="none" w:sz="0" w:space="0" w:color="auto"/>
        <w:left w:val="none" w:sz="0" w:space="0" w:color="auto"/>
        <w:bottom w:val="none" w:sz="0" w:space="0" w:color="auto"/>
        <w:right w:val="none" w:sz="0" w:space="0" w:color="auto"/>
      </w:divBdr>
    </w:div>
    <w:div w:id="824933020">
      <w:bodyDiv w:val="1"/>
      <w:marLeft w:val="0"/>
      <w:marRight w:val="0"/>
      <w:marTop w:val="0"/>
      <w:marBottom w:val="0"/>
      <w:divBdr>
        <w:top w:val="none" w:sz="0" w:space="0" w:color="auto"/>
        <w:left w:val="none" w:sz="0" w:space="0" w:color="auto"/>
        <w:bottom w:val="none" w:sz="0" w:space="0" w:color="auto"/>
        <w:right w:val="none" w:sz="0" w:space="0" w:color="auto"/>
      </w:divBdr>
    </w:div>
    <w:div w:id="825820356">
      <w:bodyDiv w:val="1"/>
      <w:marLeft w:val="0"/>
      <w:marRight w:val="0"/>
      <w:marTop w:val="0"/>
      <w:marBottom w:val="0"/>
      <w:divBdr>
        <w:top w:val="none" w:sz="0" w:space="0" w:color="auto"/>
        <w:left w:val="none" w:sz="0" w:space="0" w:color="auto"/>
        <w:bottom w:val="none" w:sz="0" w:space="0" w:color="auto"/>
        <w:right w:val="none" w:sz="0" w:space="0" w:color="auto"/>
      </w:divBdr>
    </w:div>
    <w:div w:id="825902450">
      <w:bodyDiv w:val="1"/>
      <w:marLeft w:val="0"/>
      <w:marRight w:val="0"/>
      <w:marTop w:val="0"/>
      <w:marBottom w:val="0"/>
      <w:divBdr>
        <w:top w:val="none" w:sz="0" w:space="0" w:color="auto"/>
        <w:left w:val="none" w:sz="0" w:space="0" w:color="auto"/>
        <w:bottom w:val="none" w:sz="0" w:space="0" w:color="auto"/>
        <w:right w:val="none" w:sz="0" w:space="0" w:color="auto"/>
      </w:divBdr>
    </w:div>
    <w:div w:id="826021808">
      <w:bodyDiv w:val="1"/>
      <w:marLeft w:val="0"/>
      <w:marRight w:val="0"/>
      <w:marTop w:val="0"/>
      <w:marBottom w:val="0"/>
      <w:divBdr>
        <w:top w:val="none" w:sz="0" w:space="0" w:color="auto"/>
        <w:left w:val="none" w:sz="0" w:space="0" w:color="auto"/>
        <w:bottom w:val="none" w:sz="0" w:space="0" w:color="auto"/>
        <w:right w:val="none" w:sz="0" w:space="0" w:color="auto"/>
      </w:divBdr>
    </w:div>
    <w:div w:id="827555109">
      <w:bodyDiv w:val="1"/>
      <w:marLeft w:val="0"/>
      <w:marRight w:val="0"/>
      <w:marTop w:val="0"/>
      <w:marBottom w:val="0"/>
      <w:divBdr>
        <w:top w:val="none" w:sz="0" w:space="0" w:color="auto"/>
        <w:left w:val="none" w:sz="0" w:space="0" w:color="auto"/>
        <w:bottom w:val="none" w:sz="0" w:space="0" w:color="auto"/>
        <w:right w:val="none" w:sz="0" w:space="0" w:color="auto"/>
      </w:divBdr>
    </w:div>
    <w:div w:id="827944503">
      <w:bodyDiv w:val="1"/>
      <w:marLeft w:val="0"/>
      <w:marRight w:val="0"/>
      <w:marTop w:val="0"/>
      <w:marBottom w:val="0"/>
      <w:divBdr>
        <w:top w:val="none" w:sz="0" w:space="0" w:color="auto"/>
        <w:left w:val="none" w:sz="0" w:space="0" w:color="auto"/>
        <w:bottom w:val="none" w:sz="0" w:space="0" w:color="auto"/>
        <w:right w:val="none" w:sz="0" w:space="0" w:color="auto"/>
      </w:divBdr>
    </w:div>
    <w:div w:id="829251583">
      <w:bodyDiv w:val="1"/>
      <w:marLeft w:val="0"/>
      <w:marRight w:val="0"/>
      <w:marTop w:val="0"/>
      <w:marBottom w:val="0"/>
      <w:divBdr>
        <w:top w:val="none" w:sz="0" w:space="0" w:color="auto"/>
        <w:left w:val="none" w:sz="0" w:space="0" w:color="auto"/>
        <w:bottom w:val="none" w:sz="0" w:space="0" w:color="auto"/>
        <w:right w:val="none" w:sz="0" w:space="0" w:color="auto"/>
      </w:divBdr>
    </w:div>
    <w:div w:id="829367870">
      <w:bodyDiv w:val="1"/>
      <w:marLeft w:val="0"/>
      <w:marRight w:val="0"/>
      <w:marTop w:val="0"/>
      <w:marBottom w:val="0"/>
      <w:divBdr>
        <w:top w:val="none" w:sz="0" w:space="0" w:color="auto"/>
        <w:left w:val="none" w:sz="0" w:space="0" w:color="auto"/>
        <w:bottom w:val="none" w:sz="0" w:space="0" w:color="auto"/>
        <w:right w:val="none" w:sz="0" w:space="0" w:color="auto"/>
      </w:divBdr>
    </w:div>
    <w:div w:id="830172815">
      <w:bodyDiv w:val="1"/>
      <w:marLeft w:val="0"/>
      <w:marRight w:val="0"/>
      <w:marTop w:val="0"/>
      <w:marBottom w:val="0"/>
      <w:divBdr>
        <w:top w:val="none" w:sz="0" w:space="0" w:color="auto"/>
        <w:left w:val="none" w:sz="0" w:space="0" w:color="auto"/>
        <w:bottom w:val="none" w:sz="0" w:space="0" w:color="auto"/>
        <w:right w:val="none" w:sz="0" w:space="0" w:color="auto"/>
      </w:divBdr>
    </w:div>
    <w:div w:id="830633185">
      <w:bodyDiv w:val="1"/>
      <w:marLeft w:val="0"/>
      <w:marRight w:val="0"/>
      <w:marTop w:val="0"/>
      <w:marBottom w:val="0"/>
      <w:divBdr>
        <w:top w:val="none" w:sz="0" w:space="0" w:color="auto"/>
        <w:left w:val="none" w:sz="0" w:space="0" w:color="auto"/>
        <w:bottom w:val="none" w:sz="0" w:space="0" w:color="auto"/>
        <w:right w:val="none" w:sz="0" w:space="0" w:color="auto"/>
      </w:divBdr>
    </w:div>
    <w:div w:id="831216850">
      <w:bodyDiv w:val="1"/>
      <w:marLeft w:val="0"/>
      <w:marRight w:val="0"/>
      <w:marTop w:val="0"/>
      <w:marBottom w:val="0"/>
      <w:divBdr>
        <w:top w:val="none" w:sz="0" w:space="0" w:color="auto"/>
        <w:left w:val="none" w:sz="0" w:space="0" w:color="auto"/>
        <w:bottom w:val="none" w:sz="0" w:space="0" w:color="auto"/>
        <w:right w:val="none" w:sz="0" w:space="0" w:color="auto"/>
      </w:divBdr>
    </w:div>
    <w:div w:id="833030568">
      <w:bodyDiv w:val="1"/>
      <w:marLeft w:val="0"/>
      <w:marRight w:val="0"/>
      <w:marTop w:val="0"/>
      <w:marBottom w:val="0"/>
      <w:divBdr>
        <w:top w:val="none" w:sz="0" w:space="0" w:color="auto"/>
        <w:left w:val="none" w:sz="0" w:space="0" w:color="auto"/>
        <w:bottom w:val="none" w:sz="0" w:space="0" w:color="auto"/>
        <w:right w:val="none" w:sz="0" w:space="0" w:color="auto"/>
      </w:divBdr>
    </w:div>
    <w:div w:id="834612316">
      <w:bodyDiv w:val="1"/>
      <w:marLeft w:val="0"/>
      <w:marRight w:val="0"/>
      <w:marTop w:val="0"/>
      <w:marBottom w:val="0"/>
      <w:divBdr>
        <w:top w:val="none" w:sz="0" w:space="0" w:color="auto"/>
        <w:left w:val="none" w:sz="0" w:space="0" w:color="auto"/>
        <w:bottom w:val="none" w:sz="0" w:space="0" w:color="auto"/>
        <w:right w:val="none" w:sz="0" w:space="0" w:color="auto"/>
      </w:divBdr>
    </w:div>
    <w:div w:id="835606257">
      <w:bodyDiv w:val="1"/>
      <w:marLeft w:val="0"/>
      <w:marRight w:val="0"/>
      <w:marTop w:val="0"/>
      <w:marBottom w:val="0"/>
      <w:divBdr>
        <w:top w:val="none" w:sz="0" w:space="0" w:color="auto"/>
        <w:left w:val="none" w:sz="0" w:space="0" w:color="auto"/>
        <w:bottom w:val="none" w:sz="0" w:space="0" w:color="auto"/>
        <w:right w:val="none" w:sz="0" w:space="0" w:color="auto"/>
      </w:divBdr>
    </w:div>
    <w:div w:id="836387704">
      <w:bodyDiv w:val="1"/>
      <w:marLeft w:val="0"/>
      <w:marRight w:val="0"/>
      <w:marTop w:val="0"/>
      <w:marBottom w:val="0"/>
      <w:divBdr>
        <w:top w:val="none" w:sz="0" w:space="0" w:color="auto"/>
        <w:left w:val="none" w:sz="0" w:space="0" w:color="auto"/>
        <w:bottom w:val="none" w:sz="0" w:space="0" w:color="auto"/>
        <w:right w:val="none" w:sz="0" w:space="0" w:color="auto"/>
      </w:divBdr>
    </w:div>
    <w:div w:id="837423709">
      <w:bodyDiv w:val="1"/>
      <w:marLeft w:val="0"/>
      <w:marRight w:val="0"/>
      <w:marTop w:val="0"/>
      <w:marBottom w:val="0"/>
      <w:divBdr>
        <w:top w:val="none" w:sz="0" w:space="0" w:color="auto"/>
        <w:left w:val="none" w:sz="0" w:space="0" w:color="auto"/>
        <w:bottom w:val="none" w:sz="0" w:space="0" w:color="auto"/>
        <w:right w:val="none" w:sz="0" w:space="0" w:color="auto"/>
      </w:divBdr>
    </w:div>
    <w:div w:id="838159298">
      <w:bodyDiv w:val="1"/>
      <w:marLeft w:val="0"/>
      <w:marRight w:val="0"/>
      <w:marTop w:val="0"/>
      <w:marBottom w:val="0"/>
      <w:divBdr>
        <w:top w:val="none" w:sz="0" w:space="0" w:color="auto"/>
        <w:left w:val="none" w:sz="0" w:space="0" w:color="auto"/>
        <w:bottom w:val="none" w:sz="0" w:space="0" w:color="auto"/>
        <w:right w:val="none" w:sz="0" w:space="0" w:color="auto"/>
      </w:divBdr>
    </w:div>
    <w:div w:id="838429585">
      <w:bodyDiv w:val="1"/>
      <w:marLeft w:val="0"/>
      <w:marRight w:val="0"/>
      <w:marTop w:val="0"/>
      <w:marBottom w:val="0"/>
      <w:divBdr>
        <w:top w:val="none" w:sz="0" w:space="0" w:color="auto"/>
        <w:left w:val="none" w:sz="0" w:space="0" w:color="auto"/>
        <w:bottom w:val="none" w:sz="0" w:space="0" w:color="auto"/>
        <w:right w:val="none" w:sz="0" w:space="0" w:color="auto"/>
      </w:divBdr>
    </w:div>
    <w:div w:id="838886824">
      <w:bodyDiv w:val="1"/>
      <w:marLeft w:val="0"/>
      <w:marRight w:val="0"/>
      <w:marTop w:val="0"/>
      <w:marBottom w:val="0"/>
      <w:divBdr>
        <w:top w:val="none" w:sz="0" w:space="0" w:color="auto"/>
        <w:left w:val="none" w:sz="0" w:space="0" w:color="auto"/>
        <w:bottom w:val="none" w:sz="0" w:space="0" w:color="auto"/>
        <w:right w:val="none" w:sz="0" w:space="0" w:color="auto"/>
      </w:divBdr>
    </w:div>
    <w:div w:id="838930168">
      <w:bodyDiv w:val="1"/>
      <w:marLeft w:val="0"/>
      <w:marRight w:val="0"/>
      <w:marTop w:val="0"/>
      <w:marBottom w:val="0"/>
      <w:divBdr>
        <w:top w:val="none" w:sz="0" w:space="0" w:color="auto"/>
        <w:left w:val="none" w:sz="0" w:space="0" w:color="auto"/>
        <w:bottom w:val="none" w:sz="0" w:space="0" w:color="auto"/>
        <w:right w:val="none" w:sz="0" w:space="0" w:color="auto"/>
      </w:divBdr>
    </w:div>
    <w:div w:id="839151864">
      <w:bodyDiv w:val="1"/>
      <w:marLeft w:val="0"/>
      <w:marRight w:val="0"/>
      <w:marTop w:val="0"/>
      <w:marBottom w:val="0"/>
      <w:divBdr>
        <w:top w:val="none" w:sz="0" w:space="0" w:color="auto"/>
        <w:left w:val="none" w:sz="0" w:space="0" w:color="auto"/>
        <w:bottom w:val="none" w:sz="0" w:space="0" w:color="auto"/>
        <w:right w:val="none" w:sz="0" w:space="0" w:color="auto"/>
      </w:divBdr>
    </w:div>
    <w:div w:id="839194763">
      <w:bodyDiv w:val="1"/>
      <w:marLeft w:val="0"/>
      <w:marRight w:val="0"/>
      <w:marTop w:val="0"/>
      <w:marBottom w:val="0"/>
      <w:divBdr>
        <w:top w:val="none" w:sz="0" w:space="0" w:color="auto"/>
        <w:left w:val="none" w:sz="0" w:space="0" w:color="auto"/>
        <w:bottom w:val="none" w:sz="0" w:space="0" w:color="auto"/>
        <w:right w:val="none" w:sz="0" w:space="0" w:color="auto"/>
      </w:divBdr>
    </w:div>
    <w:div w:id="840969918">
      <w:bodyDiv w:val="1"/>
      <w:marLeft w:val="0"/>
      <w:marRight w:val="0"/>
      <w:marTop w:val="0"/>
      <w:marBottom w:val="0"/>
      <w:divBdr>
        <w:top w:val="none" w:sz="0" w:space="0" w:color="auto"/>
        <w:left w:val="none" w:sz="0" w:space="0" w:color="auto"/>
        <w:bottom w:val="none" w:sz="0" w:space="0" w:color="auto"/>
        <w:right w:val="none" w:sz="0" w:space="0" w:color="auto"/>
      </w:divBdr>
    </w:div>
    <w:div w:id="844785550">
      <w:bodyDiv w:val="1"/>
      <w:marLeft w:val="0"/>
      <w:marRight w:val="0"/>
      <w:marTop w:val="0"/>
      <w:marBottom w:val="0"/>
      <w:divBdr>
        <w:top w:val="none" w:sz="0" w:space="0" w:color="auto"/>
        <w:left w:val="none" w:sz="0" w:space="0" w:color="auto"/>
        <w:bottom w:val="none" w:sz="0" w:space="0" w:color="auto"/>
        <w:right w:val="none" w:sz="0" w:space="0" w:color="auto"/>
      </w:divBdr>
    </w:div>
    <w:div w:id="845051618">
      <w:bodyDiv w:val="1"/>
      <w:marLeft w:val="0"/>
      <w:marRight w:val="0"/>
      <w:marTop w:val="0"/>
      <w:marBottom w:val="0"/>
      <w:divBdr>
        <w:top w:val="none" w:sz="0" w:space="0" w:color="auto"/>
        <w:left w:val="none" w:sz="0" w:space="0" w:color="auto"/>
        <w:bottom w:val="none" w:sz="0" w:space="0" w:color="auto"/>
        <w:right w:val="none" w:sz="0" w:space="0" w:color="auto"/>
      </w:divBdr>
    </w:div>
    <w:div w:id="845632624">
      <w:bodyDiv w:val="1"/>
      <w:marLeft w:val="0"/>
      <w:marRight w:val="0"/>
      <w:marTop w:val="0"/>
      <w:marBottom w:val="0"/>
      <w:divBdr>
        <w:top w:val="none" w:sz="0" w:space="0" w:color="auto"/>
        <w:left w:val="none" w:sz="0" w:space="0" w:color="auto"/>
        <w:bottom w:val="none" w:sz="0" w:space="0" w:color="auto"/>
        <w:right w:val="none" w:sz="0" w:space="0" w:color="auto"/>
      </w:divBdr>
    </w:div>
    <w:div w:id="845899186">
      <w:bodyDiv w:val="1"/>
      <w:marLeft w:val="0"/>
      <w:marRight w:val="0"/>
      <w:marTop w:val="0"/>
      <w:marBottom w:val="0"/>
      <w:divBdr>
        <w:top w:val="none" w:sz="0" w:space="0" w:color="auto"/>
        <w:left w:val="none" w:sz="0" w:space="0" w:color="auto"/>
        <w:bottom w:val="none" w:sz="0" w:space="0" w:color="auto"/>
        <w:right w:val="none" w:sz="0" w:space="0" w:color="auto"/>
      </w:divBdr>
    </w:div>
    <w:div w:id="846560239">
      <w:bodyDiv w:val="1"/>
      <w:marLeft w:val="0"/>
      <w:marRight w:val="0"/>
      <w:marTop w:val="0"/>
      <w:marBottom w:val="0"/>
      <w:divBdr>
        <w:top w:val="none" w:sz="0" w:space="0" w:color="auto"/>
        <w:left w:val="none" w:sz="0" w:space="0" w:color="auto"/>
        <w:bottom w:val="none" w:sz="0" w:space="0" w:color="auto"/>
        <w:right w:val="none" w:sz="0" w:space="0" w:color="auto"/>
      </w:divBdr>
    </w:div>
    <w:div w:id="846871211">
      <w:bodyDiv w:val="1"/>
      <w:marLeft w:val="0"/>
      <w:marRight w:val="0"/>
      <w:marTop w:val="0"/>
      <w:marBottom w:val="0"/>
      <w:divBdr>
        <w:top w:val="none" w:sz="0" w:space="0" w:color="auto"/>
        <w:left w:val="none" w:sz="0" w:space="0" w:color="auto"/>
        <w:bottom w:val="none" w:sz="0" w:space="0" w:color="auto"/>
        <w:right w:val="none" w:sz="0" w:space="0" w:color="auto"/>
      </w:divBdr>
    </w:div>
    <w:div w:id="847210141">
      <w:bodyDiv w:val="1"/>
      <w:marLeft w:val="0"/>
      <w:marRight w:val="0"/>
      <w:marTop w:val="0"/>
      <w:marBottom w:val="0"/>
      <w:divBdr>
        <w:top w:val="none" w:sz="0" w:space="0" w:color="auto"/>
        <w:left w:val="none" w:sz="0" w:space="0" w:color="auto"/>
        <w:bottom w:val="none" w:sz="0" w:space="0" w:color="auto"/>
        <w:right w:val="none" w:sz="0" w:space="0" w:color="auto"/>
      </w:divBdr>
    </w:div>
    <w:div w:id="847866224">
      <w:bodyDiv w:val="1"/>
      <w:marLeft w:val="0"/>
      <w:marRight w:val="0"/>
      <w:marTop w:val="0"/>
      <w:marBottom w:val="0"/>
      <w:divBdr>
        <w:top w:val="none" w:sz="0" w:space="0" w:color="auto"/>
        <w:left w:val="none" w:sz="0" w:space="0" w:color="auto"/>
        <w:bottom w:val="none" w:sz="0" w:space="0" w:color="auto"/>
        <w:right w:val="none" w:sz="0" w:space="0" w:color="auto"/>
      </w:divBdr>
    </w:div>
    <w:div w:id="849179888">
      <w:bodyDiv w:val="1"/>
      <w:marLeft w:val="0"/>
      <w:marRight w:val="0"/>
      <w:marTop w:val="0"/>
      <w:marBottom w:val="0"/>
      <w:divBdr>
        <w:top w:val="none" w:sz="0" w:space="0" w:color="auto"/>
        <w:left w:val="none" w:sz="0" w:space="0" w:color="auto"/>
        <w:bottom w:val="none" w:sz="0" w:space="0" w:color="auto"/>
        <w:right w:val="none" w:sz="0" w:space="0" w:color="auto"/>
      </w:divBdr>
    </w:div>
    <w:div w:id="849294133">
      <w:bodyDiv w:val="1"/>
      <w:marLeft w:val="0"/>
      <w:marRight w:val="0"/>
      <w:marTop w:val="0"/>
      <w:marBottom w:val="0"/>
      <w:divBdr>
        <w:top w:val="none" w:sz="0" w:space="0" w:color="auto"/>
        <w:left w:val="none" w:sz="0" w:space="0" w:color="auto"/>
        <w:bottom w:val="none" w:sz="0" w:space="0" w:color="auto"/>
        <w:right w:val="none" w:sz="0" w:space="0" w:color="auto"/>
      </w:divBdr>
    </w:div>
    <w:div w:id="849871509">
      <w:bodyDiv w:val="1"/>
      <w:marLeft w:val="0"/>
      <w:marRight w:val="0"/>
      <w:marTop w:val="0"/>
      <w:marBottom w:val="0"/>
      <w:divBdr>
        <w:top w:val="none" w:sz="0" w:space="0" w:color="auto"/>
        <w:left w:val="none" w:sz="0" w:space="0" w:color="auto"/>
        <w:bottom w:val="none" w:sz="0" w:space="0" w:color="auto"/>
        <w:right w:val="none" w:sz="0" w:space="0" w:color="auto"/>
      </w:divBdr>
    </w:div>
    <w:div w:id="850069744">
      <w:bodyDiv w:val="1"/>
      <w:marLeft w:val="0"/>
      <w:marRight w:val="0"/>
      <w:marTop w:val="0"/>
      <w:marBottom w:val="0"/>
      <w:divBdr>
        <w:top w:val="none" w:sz="0" w:space="0" w:color="auto"/>
        <w:left w:val="none" w:sz="0" w:space="0" w:color="auto"/>
        <w:bottom w:val="none" w:sz="0" w:space="0" w:color="auto"/>
        <w:right w:val="none" w:sz="0" w:space="0" w:color="auto"/>
      </w:divBdr>
    </w:div>
    <w:div w:id="851454435">
      <w:bodyDiv w:val="1"/>
      <w:marLeft w:val="0"/>
      <w:marRight w:val="0"/>
      <w:marTop w:val="0"/>
      <w:marBottom w:val="0"/>
      <w:divBdr>
        <w:top w:val="none" w:sz="0" w:space="0" w:color="auto"/>
        <w:left w:val="none" w:sz="0" w:space="0" w:color="auto"/>
        <w:bottom w:val="none" w:sz="0" w:space="0" w:color="auto"/>
        <w:right w:val="none" w:sz="0" w:space="0" w:color="auto"/>
      </w:divBdr>
    </w:div>
    <w:div w:id="851647377">
      <w:bodyDiv w:val="1"/>
      <w:marLeft w:val="0"/>
      <w:marRight w:val="0"/>
      <w:marTop w:val="0"/>
      <w:marBottom w:val="0"/>
      <w:divBdr>
        <w:top w:val="none" w:sz="0" w:space="0" w:color="auto"/>
        <w:left w:val="none" w:sz="0" w:space="0" w:color="auto"/>
        <w:bottom w:val="none" w:sz="0" w:space="0" w:color="auto"/>
        <w:right w:val="none" w:sz="0" w:space="0" w:color="auto"/>
      </w:divBdr>
    </w:div>
    <w:div w:id="852913061">
      <w:bodyDiv w:val="1"/>
      <w:marLeft w:val="0"/>
      <w:marRight w:val="0"/>
      <w:marTop w:val="0"/>
      <w:marBottom w:val="0"/>
      <w:divBdr>
        <w:top w:val="none" w:sz="0" w:space="0" w:color="auto"/>
        <w:left w:val="none" w:sz="0" w:space="0" w:color="auto"/>
        <w:bottom w:val="none" w:sz="0" w:space="0" w:color="auto"/>
        <w:right w:val="none" w:sz="0" w:space="0" w:color="auto"/>
      </w:divBdr>
    </w:div>
    <w:div w:id="855577153">
      <w:bodyDiv w:val="1"/>
      <w:marLeft w:val="0"/>
      <w:marRight w:val="0"/>
      <w:marTop w:val="0"/>
      <w:marBottom w:val="0"/>
      <w:divBdr>
        <w:top w:val="none" w:sz="0" w:space="0" w:color="auto"/>
        <w:left w:val="none" w:sz="0" w:space="0" w:color="auto"/>
        <w:bottom w:val="none" w:sz="0" w:space="0" w:color="auto"/>
        <w:right w:val="none" w:sz="0" w:space="0" w:color="auto"/>
      </w:divBdr>
    </w:div>
    <w:div w:id="855658234">
      <w:bodyDiv w:val="1"/>
      <w:marLeft w:val="0"/>
      <w:marRight w:val="0"/>
      <w:marTop w:val="0"/>
      <w:marBottom w:val="0"/>
      <w:divBdr>
        <w:top w:val="none" w:sz="0" w:space="0" w:color="auto"/>
        <w:left w:val="none" w:sz="0" w:space="0" w:color="auto"/>
        <w:bottom w:val="none" w:sz="0" w:space="0" w:color="auto"/>
        <w:right w:val="none" w:sz="0" w:space="0" w:color="auto"/>
      </w:divBdr>
    </w:div>
    <w:div w:id="856504659">
      <w:bodyDiv w:val="1"/>
      <w:marLeft w:val="0"/>
      <w:marRight w:val="0"/>
      <w:marTop w:val="0"/>
      <w:marBottom w:val="0"/>
      <w:divBdr>
        <w:top w:val="none" w:sz="0" w:space="0" w:color="auto"/>
        <w:left w:val="none" w:sz="0" w:space="0" w:color="auto"/>
        <w:bottom w:val="none" w:sz="0" w:space="0" w:color="auto"/>
        <w:right w:val="none" w:sz="0" w:space="0" w:color="auto"/>
      </w:divBdr>
    </w:div>
    <w:div w:id="856968264">
      <w:bodyDiv w:val="1"/>
      <w:marLeft w:val="0"/>
      <w:marRight w:val="0"/>
      <w:marTop w:val="0"/>
      <w:marBottom w:val="0"/>
      <w:divBdr>
        <w:top w:val="none" w:sz="0" w:space="0" w:color="auto"/>
        <w:left w:val="none" w:sz="0" w:space="0" w:color="auto"/>
        <w:bottom w:val="none" w:sz="0" w:space="0" w:color="auto"/>
        <w:right w:val="none" w:sz="0" w:space="0" w:color="auto"/>
      </w:divBdr>
    </w:div>
    <w:div w:id="857541486">
      <w:bodyDiv w:val="1"/>
      <w:marLeft w:val="0"/>
      <w:marRight w:val="0"/>
      <w:marTop w:val="0"/>
      <w:marBottom w:val="0"/>
      <w:divBdr>
        <w:top w:val="none" w:sz="0" w:space="0" w:color="auto"/>
        <w:left w:val="none" w:sz="0" w:space="0" w:color="auto"/>
        <w:bottom w:val="none" w:sz="0" w:space="0" w:color="auto"/>
        <w:right w:val="none" w:sz="0" w:space="0" w:color="auto"/>
      </w:divBdr>
    </w:div>
    <w:div w:id="858469479">
      <w:bodyDiv w:val="1"/>
      <w:marLeft w:val="0"/>
      <w:marRight w:val="0"/>
      <w:marTop w:val="0"/>
      <w:marBottom w:val="0"/>
      <w:divBdr>
        <w:top w:val="none" w:sz="0" w:space="0" w:color="auto"/>
        <w:left w:val="none" w:sz="0" w:space="0" w:color="auto"/>
        <w:bottom w:val="none" w:sz="0" w:space="0" w:color="auto"/>
        <w:right w:val="none" w:sz="0" w:space="0" w:color="auto"/>
      </w:divBdr>
    </w:div>
    <w:div w:id="858471372">
      <w:bodyDiv w:val="1"/>
      <w:marLeft w:val="0"/>
      <w:marRight w:val="0"/>
      <w:marTop w:val="0"/>
      <w:marBottom w:val="0"/>
      <w:divBdr>
        <w:top w:val="none" w:sz="0" w:space="0" w:color="auto"/>
        <w:left w:val="none" w:sz="0" w:space="0" w:color="auto"/>
        <w:bottom w:val="none" w:sz="0" w:space="0" w:color="auto"/>
        <w:right w:val="none" w:sz="0" w:space="0" w:color="auto"/>
      </w:divBdr>
    </w:div>
    <w:div w:id="859508668">
      <w:bodyDiv w:val="1"/>
      <w:marLeft w:val="0"/>
      <w:marRight w:val="0"/>
      <w:marTop w:val="0"/>
      <w:marBottom w:val="0"/>
      <w:divBdr>
        <w:top w:val="none" w:sz="0" w:space="0" w:color="auto"/>
        <w:left w:val="none" w:sz="0" w:space="0" w:color="auto"/>
        <w:bottom w:val="none" w:sz="0" w:space="0" w:color="auto"/>
        <w:right w:val="none" w:sz="0" w:space="0" w:color="auto"/>
      </w:divBdr>
    </w:div>
    <w:div w:id="859508685">
      <w:bodyDiv w:val="1"/>
      <w:marLeft w:val="0"/>
      <w:marRight w:val="0"/>
      <w:marTop w:val="0"/>
      <w:marBottom w:val="0"/>
      <w:divBdr>
        <w:top w:val="none" w:sz="0" w:space="0" w:color="auto"/>
        <w:left w:val="none" w:sz="0" w:space="0" w:color="auto"/>
        <w:bottom w:val="none" w:sz="0" w:space="0" w:color="auto"/>
        <w:right w:val="none" w:sz="0" w:space="0" w:color="auto"/>
      </w:divBdr>
    </w:div>
    <w:div w:id="860241592">
      <w:bodyDiv w:val="1"/>
      <w:marLeft w:val="0"/>
      <w:marRight w:val="0"/>
      <w:marTop w:val="0"/>
      <w:marBottom w:val="0"/>
      <w:divBdr>
        <w:top w:val="none" w:sz="0" w:space="0" w:color="auto"/>
        <w:left w:val="none" w:sz="0" w:space="0" w:color="auto"/>
        <w:bottom w:val="none" w:sz="0" w:space="0" w:color="auto"/>
        <w:right w:val="none" w:sz="0" w:space="0" w:color="auto"/>
      </w:divBdr>
    </w:div>
    <w:div w:id="860901088">
      <w:bodyDiv w:val="1"/>
      <w:marLeft w:val="0"/>
      <w:marRight w:val="0"/>
      <w:marTop w:val="0"/>
      <w:marBottom w:val="0"/>
      <w:divBdr>
        <w:top w:val="none" w:sz="0" w:space="0" w:color="auto"/>
        <w:left w:val="none" w:sz="0" w:space="0" w:color="auto"/>
        <w:bottom w:val="none" w:sz="0" w:space="0" w:color="auto"/>
        <w:right w:val="none" w:sz="0" w:space="0" w:color="auto"/>
      </w:divBdr>
    </w:div>
    <w:div w:id="861358199">
      <w:bodyDiv w:val="1"/>
      <w:marLeft w:val="0"/>
      <w:marRight w:val="0"/>
      <w:marTop w:val="0"/>
      <w:marBottom w:val="0"/>
      <w:divBdr>
        <w:top w:val="none" w:sz="0" w:space="0" w:color="auto"/>
        <w:left w:val="none" w:sz="0" w:space="0" w:color="auto"/>
        <w:bottom w:val="none" w:sz="0" w:space="0" w:color="auto"/>
        <w:right w:val="none" w:sz="0" w:space="0" w:color="auto"/>
      </w:divBdr>
    </w:div>
    <w:div w:id="862136811">
      <w:bodyDiv w:val="1"/>
      <w:marLeft w:val="0"/>
      <w:marRight w:val="0"/>
      <w:marTop w:val="0"/>
      <w:marBottom w:val="0"/>
      <w:divBdr>
        <w:top w:val="none" w:sz="0" w:space="0" w:color="auto"/>
        <w:left w:val="none" w:sz="0" w:space="0" w:color="auto"/>
        <w:bottom w:val="none" w:sz="0" w:space="0" w:color="auto"/>
        <w:right w:val="none" w:sz="0" w:space="0" w:color="auto"/>
      </w:divBdr>
    </w:div>
    <w:div w:id="862668984">
      <w:bodyDiv w:val="1"/>
      <w:marLeft w:val="0"/>
      <w:marRight w:val="0"/>
      <w:marTop w:val="0"/>
      <w:marBottom w:val="0"/>
      <w:divBdr>
        <w:top w:val="none" w:sz="0" w:space="0" w:color="auto"/>
        <w:left w:val="none" w:sz="0" w:space="0" w:color="auto"/>
        <w:bottom w:val="none" w:sz="0" w:space="0" w:color="auto"/>
        <w:right w:val="none" w:sz="0" w:space="0" w:color="auto"/>
      </w:divBdr>
    </w:div>
    <w:div w:id="863446702">
      <w:bodyDiv w:val="1"/>
      <w:marLeft w:val="0"/>
      <w:marRight w:val="0"/>
      <w:marTop w:val="0"/>
      <w:marBottom w:val="0"/>
      <w:divBdr>
        <w:top w:val="none" w:sz="0" w:space="0" w:color="auto"/>
        <w:left w:val="none" w:sz="0" w:space="0" w:color="auto"/>
        <w:bottom w:val="none" w:sz="0" w:space="0" w:color="auto"/>
        <w:right w:val="none" w:sz="0" w:space="0" w:color="auto"/>
      </w:divBdr>
    </w:div>
    <w:div w:id="863709685">
      <w:bodyDiv w:val="1"/>
      <w:marLeft w:val="0"/>
      <w:marRight w:val="0"/>
      <w:marTop w:val="0"/>
      <w:marBottom w:val="0"/>
      <w:divBdr>
        <w:top w:val="none" w:sz="0" w:space="0" w:color="auto"/>
        <w:left w:val="none" w:sz="0" w:space="0" w:color="auto"/>
        <w:bottom w:val="none" w:sz="0" w:space="0" w:color="auto"/>
        <w:right w:val="none" w:sz="0" w:space="0" w:color="auto"/>
      </w:divBdr>
    </w:div>
    <w:div w:id="864102907">
      <w:bodyDiv w:val="1"/>
      <w:marLeft w:val="0"/>
      <w:marRight w:val="0"/>
      <w:marTop w:val="0"/>
      <w:marBottom w:val="0"/>
      <w:divBdr>
        <w:top w:val="none" w:sz="0" w:space="0" w:color="auto"/>
        <w:left w:val="none" w:sz="0" w:space="0" w:color="auto"/>
        <w:bottom w:val="none" w:sz="0" w:space="0" w:color="auto"/>
        <w:right w:val="none" w:sz="0" w:space="0" w:color="auto"/>
      </w:divBdr>
    </w:div>
    <w:div w:id="864171765">
      <w:bodyDiv w:val="1"/>
      <w:marLeft w:val="0"/>
      <w:marRight w:val="0"/>
      <w:marTop w:val="0"/>
      <w:marBottom w:val="0"/>
      <w:divBdr>
        <w:top w:val="none" w:sz="0" w:space="0" w:color="auto"/>
        <w:left w:val="none" w:sz="0" w:space="0" w:color="auto"/>
        <w:bottom w:val="none" w:sz="0" w:space="0" w:color="auto"/>
        <w:right w:val="none" w:sz="0" w:space="0" w:color="auto"/>
      </w:divBdr>
    </w:div>
    <w:div w:id="865099489">
      <w:bodyDiv w:val="1"/>
      <w:marLeft w:val="0"/>
      <w:marRight w:val="0"/>
      <w:marTop w:val="0"/>
      <w:marBottom w:val="0"/>
      <w:divBdr>
        <w:top w:val="none" w:sz="0" w:space="0" w:color="auto"/>
        <w:left w:val="none" w:sz="0" w:space="0" w:color="auto"/>
        <w:bottom w:val="none" w:sz="0" w:space="0" w:color="auto"/>
        <w:right w:val="none" w:sz="0" w:space="0" w:color="auto"/>
      </w:divBdr>
    </w:div>
    <w:div w:id="866217704">
      <w:bodyDiv w:val="1"/>
      <w:marLeft w:val="0"/>
      <w:marRight w:val="0"/>
      <w:marTop w:val="0"/>
      <w:marBottom w:val="0"/>
      <w:divBdr>
        <w:top w:val="none" w:sz="0" w:space="0" w:color="auto"/>
        <w:left w:val="none" w:sz="0" w:space="0" w:color="auto"/>
        <w:bottom w:val="none" w:sz="0" w:space="0" w:color="auto"/>
        <w:right w:val="none" w:sz="0" w:space="0" w:color="auto"/>
      </w:divBdr>
    </w:div>
    <w:div w:id="866674796">
      <w:bodyDiv w:val="1"/>
      <w:marLeft w:val="0"/>
      <w:marRight w:val="0"/>
      <w:marTop w:val="0"/>
      <w:marBottom w:val="0"/>
      <w:divBdr>
        <w:top w:val="none" w:sz="0" w:space="0" w:color="auto"/>
        <w:left w:val="none" w:sz="0" w:space="0" w:color="auto"/>
        <w:bottom w:val="none" w:sz="0" w:space="0" w:color="auto"/>
        <w:right w:val="none" w:sz="0" w:space="0" w:color="auto"/>
      </w:divBdr>
    </w:div>
    <w:div w:id="867764307">
      <w:bodyDiv w:val="1"/>
      <w:marLeft w:val="0"/>
      <w:marRight w:val="0"/>
      <w:marTop w:val="0"/>
      <w:marBottom w:val="0"/>
      <w:divBdr>
        <w:top w:val="none" w:sz="0" w:space="0" w:color="auto"/>
        <w:left w:val="none" w:sz="0" w:space="0" w:color="auto"/>
        <w:bottom w:val="none" w:sz="0" w:space="0" w:color="auto"/>
        <w:right w:val="none" w:sz="0" w:space="0" w:color="auto"/>
      </w:divBdr>
    </w:div>
    <w:div w:id="870918594">
      <w:bodyDiv w:val="1"/>
      <w:marLeft w:val="0"/>
      <w:marRight w:val="0"/>
      <w:marTop w:val="0"/>
      <w:marBottom w:val="0"/>
      <w:divBdr>
        <w:top w:val="none" w:sz="0" w:space="0" w:color="auto"/>
        <w:left w:val="none" w:sz="0" w:space="0" w:color="auto"/>
        <w:bottom w:val="none" w:sz="0" w:space="0" w:color="auto"/>
        <w:right w:val="none" w:sz="0" w:space="0" w:color="auto"/>
      </w:divBdr>
    </w:div>
    <w:div w:id="870993159">
      <w:bodyDiv w:val="1"/>
      <w:marLeft w:val="0"/>
      <w:marRight w:val="0"/>
      <w:marTop w:val="0"/>
      <w:marBottom w:val="0"/>
      <w:divBdr>
        <w:top w:val="none" w:sz="0" w:space="0" w:color="auto"/>
        <w:left w:val="none" w:sz="0" w:space="0" w:color="auto"/>
        <w:bottom w:val="none" w:sz="0" w:space="0" w:color="auto"/>
        <w:right w:val="none" w:sz="0" w:space="0" w:color="auto"/>
      </w:divBdr>
    </w:div>
    <w:div w:id="872041645">
      <w:bodyDiv w:val="1"/>
      <w:marLeft w:val="0"/>
      <w:marRight w:val="0"/>
      <w:marTop w:val="0"/>
      <w:marBottom w:val="0"/>
      <w:divBdr>
        <w:top w:val="none" w:sz="0" w:space="0" w:color="auto"/>
        <w:left w:val="none" w:sz="0" w:space="0" w:color="auto"/>
        <w:bottom w:val="none" w:sz="0" w:space="0" w:color="auto"/>
        <w:right w:val="none" w:sz="0" w:space="0" w:color="auto"/>
      </w:divBdr>
    </w:div>
    <w:div w:id="872234739">
      <w:bodyDiv w:val="1"/>
      <w:marLeft w:val="0"/>
      <w:marRight w:val="0"/>
      <w:marTop w:val="0"/>
      <w:marBottom w:val="0"/>
      <w:divBdr>
        <w:top w:val="none" w:sz="0" w:space="0" w:color="auto"/>
        <w:left w:val="none" w:sz="0" w:space="0" w:color="auto"/>
        <w:bottom w:val="none" w:sz="0" w:space="0" w:color="auto"/>
        <w:right w:val="none" w:sz="0" w:space="0" w:color="auto"/>
      </w:divBdr>
    </w:div>
    <w:div w:id="873349325">
      <w:bodyDiv w:val="1"/>
      <w:marLeft w:val="0"/>
      <w:marRight w:val="0"/>
      <w:marTop w:val="0"/>
      <w:marBottom w:val="0"/>
      <w:divBdr>
        <w:top w:val="none" w:sz="0" w:space="0" w:color="auto"/>
        <w:left w:val="none" w:sz="0" w:space="0" w:color="auto"/>
        <w:bottom w:val="none" w:sz="0" w:space="0" w:color="auto"/>
        <w:right w:val="none" w:sz="0" w:space="0" w:color="auto"/>
      </w:divBdr>
    </w:div>
    <w:div w:id="873929123">
      <w:bodyDiv w:val="1"/>
      <w:marLeft w:val="0"/>
      <w:marRight w:val="0"/>
      <w:marTop w:val="0"/>
      <w:marBottom w:val="0"/>
      <w:divBdr>
        <w:top w:val="none" w:sz="0" w:space="0" w:color="auto"/>
        <w:left w:val="none" w:sz="0" w:space="0" w:color="auto"/>
        <w:bottom w:val="none" w:sz="0" w:space="0" w:color="auto"/>
        <w:right w:val="none" w:sz="0" w:space="0" w:color="auto"/>
      </w:divBdr>
    </w:div>
    <w:div w:id="874775785">
      <w:bodyDiv w:val="1"/>
      <w:marLeft w:val="0"/>
      <w:marRight w:val="0"/>
      <w:marTop w:val="0"/>
      <w:marBottom w:val="0"/>
      <w:divBdr>
        <w:top w:val="none" w:sz="0" w:space="0" w:color="auto"/>
        <w:left w:val="none" w:sz="0" w:space="0" w:color="auto"/>
        <w:bottom w:val="none" w:sz="0" w:space="0" w:color="auto"/>
        <w:right w:val="none" w:sz="0" w:space="0" w:color="auto"/>
      </w:divBdr>
    </w:div>
    <w:div w:id="874775867">
      <w:bodyDiv w:val="1"/>
      <w:marLeft w:val="0"/>
      <w:marRight w:val="0"/>
      <w:marTop w:val="0"/>
      <w:marBottom w:val="0"/>
      <w:divBdr>
        <w:top w:val="none" w:sz="0" w:space="0" w:color="auto"/>
        <w:left w:val="none" w:sz="0" w:space="0" w:color="auto"/>
        <w:bottom w:val="none" w:sz="0" w:space="0" w:color="auto"/>
        <w:right w:val="none" w:sz="0" w:space="0" w:color="auto"/>
      </w:divBdr>
    </w:div>
    <w:div w:id="875965404">
      <w:bodyDiv w:val="1"/>
      <w:marLeft w:val="0"/>
      <w:marRight w:val="0"/>
      <w:marTop w:val="0"/>
      <w:marBottom w:val="0"/>
      <w:divBdr>
        <w:top w:val="none" w:sz="0" w:space="0" w:color="auto"/>
        <w:left w:val="none" w:sz="0" w:space="0" w:color="auto"/>
        <w:bottom w:val="none" w:sz="0" w:space="0" w:color="auto"/>
        <w:right w:val="none" w:sz="0" w:space="0" w:color="auto"/>
      </w:divBdr>
    </w:div>
    <w:div w:id="876047717">
      <w:bodyDiv w:val="1"/>
      <w:marLeft w:val="0"/>
      <w:marRight w:val="0"/>
      <w:marTop w:val="0"/>
      <w:marBottom w:val="0"/>
      <w:divBdr>
        <w:top w:val="none" w:sz="0" w:space="0" w:color="auto"/>
        <w:left w:val="none" w:sz="0" w:space="0" w:color="auto"/>
        <w:bottom w:val="none" w:sz="0" w:space="0" w:color="auto"/>
        <w:right w:val="none" w:sz="0" w:space="0" w:color="auto"/>
      </w:divBdr>
    </w:div>
    <w:div w:id="876161470">
      <w:bodyDiv w:val="1"/>
      <w:marLeft w:val="0"/>
      <w:marRight w:val="0"/>
      <w:marTop w:val="0"/>
      <w:marBottom w:val="0"/>
      <w:divBdr>
        <w:top w:val="none" w:sz="0" w:space="0" w:color="auto"/>
        <w:left w:val="none" w:sz="0" w:space="0" w:color="auto"/>
        <w:bottom w:val="none" w:sz="0" w:space="0" w:color="auto"/>
        <w:right w:val="none" w:sz="0" w:space="0" w:color="auto"/>
      </w:divBdr>
    </w:div>
    <w:div w:id="876700191">
      <w:bodyDiv w:val="1"/>
      <w:marLeft w:val="0"/>
      <w:marRight w:val="0"/>
      <w:marTop w:val="0"/>
      <w:marBottom w:val="0"/>
      <w:divBdr>
        <w:top w:val="none" w:sz="0" w:space="0" w:color="auto"/>
        <w:left w:val="none" w:sz="0" w:space="0" w:color="auto"/>
        <w:bottom w:val="none" w:sz="0" w:space="0" w:color="auto"/>
        <w:right w:val="none" w:sz="0" w:space="0" w:color="auto"/>
      </w:divBdr>
    </w:div>
    <w:div w:id="876889134">
      <w:bodyDiv w:val="1"/>
      <w:marLeft w:val="0"/>
      <w:marRight w:val="0"/>
      <w:marTop w:val="0"/>
      <w:marBottom w:val="0"/>
      <w:divBdr>
        <w:top w:val="none" w:sz="0" w:space="0" w:color="auto"/>
        <w:left w:val="none" w:sz="0" w:space="0" w:color="auto"/>
        <w:bottom w:val="none" w:sz="0" w:space="0" w:color="auto"/>
        <w:right w:val="none" w:sz="0" w:space="0" w:color="auto"/>
      </w:divBdr>
    </w:div>
    <w:div w:id="878274636">
      <w:bodyDiv w:val="1"/>
      <w:marLeft w:val="0"/>
      <w:marRight w:val="0"/>
      <w:marTop w:val="0"/>
      <w:marBottom w:val="0"/>
      <w:divBdr>
        <w:top w:val="none" w:sz="0" w:space="0" w:color="auto"/>
        <w:left w:val="none" w:sz="0" w:space="0" w:color="auto"/>
        <w:bottom w:val="none" w:sz="0" w:space="0" w:color="auto"/>
        <w:right w:val="none" w:sz="0" w:space="0" w:color="auto"/>
      </w:divBdr>
    </w:div>
    <w:div w:id="878736696">
      <w:bodyDiv w:val="1"/>
      <w:marLeft w:val="0"/>
      <w:marRight w:val="0"/>
      <w:marTop w:val="0"/>
      <w:marBottom w:val="0"/>
      <w:divBdr>
        <w:top w:val="none" w:sz="0" w:space="0" w:color="auto"/>
        <w:left w:val="none" w:sz="0" w:space="0" w:color="auto"/>
        <w:bottom w:val="none" w:sz="0" w:space="0" w:color="auto"/>
        <w:right w:val="none" w:sz="0" w:space="0" w:color="auto"/>
      </w:divBdr>
    </w:div>
    <w:div w:id="882207367">
      <w:bodyDiv w:val="1"/>
      <w:marLeft w:val="0"/>
      <w:marRight w:val="0"/>
      <w:marTop w:val="0"/>
      <w:marBottom w:val="0"/>
      <w:divBdr>
        <w:top w:val="none" w:sz="0" w:space="0" w:color="auto"/>
        <w:left w:val="none" w:sz="0" w:space="0" w:color="auto"/>
        <w:bottom w:val="none" w:sz="0" w:space="0" w:color="auto"/>
        <w:right w:val="none" w:sz="0" w:space="0" w:color="auto"/>
      </w:divBdr>
    </w:div>
    <w:div w:id="882785654">
      <w:bodyDiv w:val="1"/>
      <w:marLeft w:val="0"/>
      <w:marRight w:val="0"/>
      <w:marTop w:val="0"/>
      <w:marBottom w:val="0"/>
      <w:divBdr>
        <w:top w:val="none" w:sz="0" w:space="0" w:color="auto"/>
        <w:left w:val="none" w:sz="0" w:space="0" w:color="auto"/>
        <w:bottom w:val="none" w:sz="0" w:space="0" w:color="auto"/>
        <w:right w:val="none" w:sz="0" w:space="0" w:color="auto"/>
      </w:divBdr>
    </w:div>
    <w:div w:id="882865227">
      <w:bodyDiv w:val="1"/>
      <w:marLeft w:val="0"/>
      <w:marRight w:val="0"/>
      <w:marTop w:val="0"/>
      <w:marBottom w:val="0"/>
      <w:divBdr>
        <w:top w:val="none" w:sz="0" w:space="0" w:color="auto"/>
        <w:left w:val="none" w:sz="0" w:space="0" w:color="auto"/>
        <w:bottom w:val="none" w:sz="0" w:space="0" w:color="auto"/>
        <w:right w:val="none" w:sz="0" w:space="0" w:color="auto"/>
      </w:divBdr>
    </w:div>
    <w:div w:id="882979822">
      <w:bodyDiv w:val="1"/>
      <w:marLeft w:val="0"/>
      <w:marRight w:val="0"/>
      <w:marTop w:val="0"/>
      <w:marBottom w:val="0"/>
      <w:divBdr>
        <w:top w:val="none" w:sz="0" w:space="0" w:color="auto"/>
        <w:left w:val="none" w:sz="0" w:space="0" w:color="auto"/>
        <w:bottom w:val="none" w:sz="0" w:space="0" w:color="auto"/>
        <w:right w:val="none" w:sz="0" w:space="0" w:color="auto"/>
      </w:divBdr>
    </w:div>
    <w:div w:id="883366425">
      <w:bodyDiv w:val="1"/>
      <w:marLeft w:val="0"/>
      <w:marRight w:val="0"/>
      <w:marTop w:val="0"/>
      <w:marBottom w:val="0"/>
      <w:divBdr>
        <w:top w:val="none" w:sz="0" w:space="0" w:color="auto"/>
        <w:left w:val="none" w:sz="0" w:space="0" w:color="auto"/>
        <w:bottom w:val="none" w:sz="0" w:space="0" w:color="auto"/>
        <w:right w:val="none" w:sz="0" w:space="0" w:color="auto"/>
      </w:divBdr>
    </w:div>
    <w:div w:id="883908316">
      <w:bodyDiv w:val="1"/>
      <w:marLeft w:val="0"/>
      <w:marRight w:val="0"/>
      <w:marTop w:val="0"/>
      <w:marBottom w:val="0"/>
      <w:divBdr>
        <w:top w:val="none" w:sz="0" w:space="0" w:color="auto"/>
        <w:left w:val="none" w:sz="0" w:space="0" w:color="auto"/>
        <w:bottom w:val="none" w:sz="0" w:space="0" w:color="auto"/>
        <w:right w:val="none" w:sz="0" w:space="0" w:color="auto"/>
      </w:divBdr>
    </w:div>
    <w:div w:id="884370281">
      <w:bodyDiv w:val="1"/>
      <w:marLeft w:val="0"/>
      <w:marRight w:val="0"/>
      <w:marTop w:val="0"/>
      <w:marBottom w:val="0"/>
      <w:divBdr>
        <w:top w:val="none" w:sz="0" w:space="0" w:color="auto"/>
        <w:left w:val="none" w:sz="0" w:space="0" w:color="auto"/>
        <w:bottom w:val="none" w:sz="0" w:space="0" w:color="auto"/>
        <w:right w:val="none" w:sz="0" w:space="0" w:color="auto"/>
      </w:divBdr>
    </w:div>
    <w:div w:id="884947124">
      <w:bodyDiv w:val="1"/>
      <w:marLeft w:val="0"/>
      <w:marRight w:val="0"/>
      <w:marTop w:val="0"/>
      <w:marBottom w:val="0"/>
      <w:divBdr>
        <w:top w:val="none" w:sz="0" w:space="0" w:color="auto"/>
        <w:left w:val="none" w:sz="0" w:space="0" w:color="auto"/>
        <w:bottom w:val="none" w:sz="0" w:space="0" w:color="auto"/>
        <w:right w:val="none" w:sz="0" w:space="0" w:color="auto"/>
      </w:divBdr>
    </w:div>
    <w:div w:id="885482156">
      <w:bodyDiv w:val="1"/>
      <w:marLeft w:val="0"/>
      <w:marRight w:val="0"/>
      <w:marTop w:val="0"/>
      <w:marBottom w:val="0"/>
      <w:divBdr>
        <w:top w:val="none" w:sz="0" w:space="0" w:color="auto"/>
        <w:left w:val="none" w:sz="0" w:space="0" w:color="auto"/>
        <w:bottom w:val="none" w:sz="0" w:space="0" w:color="auto"/>
        <w:right w:val="none" w:sz="0" w:space="0" w:color="auto"/>
      </w:divBdr>
    </w:div>
    <w:div w:id="886835846">
      <w:bodyDiv w:val="1"/>
      <w:marLeft w:val="0"/>
      <w:marRight w:val="0"/>
      <w:marTop w:val="0"/>
      <w:marBottom w:val="0"/>
      <w:divBdr>
        <w:top w:val="none" w:sz="0" w:space="0" w:color="auto"/>
        <w:left w:val="none" w:sz="0" w:space="0" w:color="auto"/>
        <w:bottom w:val="none" w:sz="0" w:space="0" w:color="auto"/>
        <w:right w:val="none" w:sz="0" w:space="0" w:color="auto"/>
      </w:divBdr>
    </w:div>
    <w:div w:id="888493207">
      <w:bodyDiv w:val="1"/>
      <w:marLeft w:val="0"/>
      <w:marRight w:val="0"/>
      <w:marTop w:val="0"/>
      <w:marBottom w:val="0"/>
      <w:divBdr>
        <w:top w:val="none" w:sz="0" w:space="0" w:color="auto"/>
        <w:left w:val="none" w:sz="0" w:space="0" w:color="auto"/>
        <w:bottom w:val="none" w:sz="0" w:space="0" w:color="auto"/>
        <w:right w:val="none" w:sz="0" w:space="0" w:color="auto"/>
      </w:divBdr>
    </w:div>
    <w:div w:id="888883270">
      <w:bodyDiv w:val="1"/>
      <w:marLeft w:val="0"/>
      <w:marRight w:val="0"/>
      <w:marTop w:val="0"/>
      <w:marBottom w:val="0"/>
      <w:divBdr>
        <w:top w:val="none" w:sz="0" w:space="0" w:color="auto"/>
        <w:left w:val="none" w:sz="0" w:space="0" w:color="auto"/>
        <w:bottom w:val="none" w:sz="0" w:space="0" w:color="auto"/>
        <w:right w:val="none" w:sz="0" w:space="0" w:color="auto"/>
      </w:divBdr>
    </w:div>
    <w:div w:id="889995417">
      <w:bodyDiv w:val="1"/>
      <w:marLeft w:val="0"/>
      <w:marRight w:val="0"/>
      <w:marTop w:val="0"/>
      <w:marBottom w:val="0"/>
      <w:divBdr>
        <w:top w:val="none" w:sz="0" w:space="0" w:color="auto"/>
        <w:left w:val="none" w:sz="0" w:space="0" w:color="auto"/>
        <w:bottom w:val="none" w:sz="0" w:space="0" w:color="auto"/>
        <w:right w:val="none" w:sz="0" w:space="0" w:color="auto"/>
      </w:divBdr>
    </w:div>
    <w:div w:id="890337777">
      <w:bodyDiv w:val="1"/>
      <w:marLeft w:val="0"/>
      <w:marRight w:val="0"/>
      <w:marTop w:val="0"/>
      <w:marBottom w:val="0"/>
      <w:divBdr>
        <w:top w:val="none" w:sz="0" w:space="0" w:color="auto"/>
        <w:left w:val="none" w:sz="0" w:space="0" w:color="auto"/>
        <w:bottom w:val="none" w:sz="0" w:space="0" w:color="auto"/>
        <w:right w:val="none" w:sz="0" w:space="0" w:color="auto"/>
      </w:divBdr>
    </w:div>
    <w:div w:id="890965403">
      <w:bodyDiv w:val="1"/>
      <w:marLeft w:val="0"/>
      <w:marRight w:val="0"/>
      <w:marTop w:val="0"/>
      <w:marBottom w:val="0"/>
      <w:divBdr>
        <w:top w:val="none" w:sz="0" w:space="0" w:color="auto"/>
        <w:left w:val="none" w:sz="0" w:space="0" w:color="auto"/>
        <w:bottom w:val="none" w:sz="0" w:space="0" w:color="auto"/>
        <w:right w:val="none" w:sz="0" w:space="0" w:color="auto"/>
      </w:divBdr>
    </w:div>
    <w:div w:id="891186423">
      <w:bodyDiv w:val="1"/>
      <w:marLeft w:val="0"/>
      <w:marRight w:val="0"/>
      <w:marTop w:val="0"/>
      <w:marBottom w:val="0"/>
      <w:divBdr>
        <w:top w:val="none" w:sz="0" w:space="0" w:color="auto"/>
        <w:left w:val="none" w:sz="0" w:space="0" w:color="auto"/>
        <w:bottom w:val="none" w:sz="0" w:space="0" w:color="auto"/>
        <w:right w:val="none" w:sz="0" w:space="0" w:color="auto"/>
      </w:divBdr>
    </w:div>
    <w:div w:id="893662320">
      <w:bodyDiv w:val="1"/>
      <w:marLeft w:val="0"/>
      <w:marRight w:val="0"/>
      <w:marTop w:val="0"/>
      <w:marBottom w:val="0"/>
      <w:divBdr>
        <w:top w:val="none" w:sz="0" w:space="0" w:color="auto"/>
        <w:left w:val="none" w:sz="0" w:space="0" w:color="auto"/>
        <w:bottom w:val="none" w:sz="0" w:space="0" w:color="auto"/>
        <w:right w:val="none" w:sz="0" w:space="0" w:color="auto"/>
      </w:divBdr>
    </w:div>
    <w:div w:id="893662453">
      <w:bodyDiv w:val="1"/>
      <w:marLeft w:val="0"/>
      <w:marRight w:val="0"/>
      <w:marTop w:val="0"/>
      <w:marBottom w:val="0"/>
      <w:divBdr>
        <w:top w:val="none" w:sz="0" w:space="0" w:color="auto"/>
        <w:left w:val="none" w:sz="0" w:space="0" w:color="auto"/>
        <w:bottom w:val="none" w:sz="0" w:space="0" w:color="auto"/>
        <w:right w:val="none" w:sz="0" w:space="0" w:color="auto"/>
      </w:divBdr>
    </w:div>
    <w:div w:id="895318325">
      <w:bodyDiv w:val="1"/>
      <w:marLeft w:val="0"/>
      <w:marRight w:val="0"/>
      <w:marTop w:val="0"/>
      <w:marBottom w:val="0"/>
      <w:divBdr>
        <w:top w:val="none" w:sz="0" w:space="0" w:color="auto"/>
        <w:left w:val="none" w:sz="0" w:space="0" w:color="auto"/>
        <w:bottom w:val="none" w:sz="0" w:space="0" w:color="auto"/>
        <w:right w:val="none" w:sz="0" w:space="0" w:color="auto"/>
      </w:divBdr>
    </w:div>
    <w:div w:id="895508570">
      <w:bodyDiv w:val="1"/>
      <w:marLeft w:val="0"/>
      <w:marRight w:val="0"/>
      <w:marTop w:val="0"/>
      <w:marBottom w:val="0"/>
      <w:divBdr>
        <w:top w:val="none" w:sz="0" w:space="0" w:color="auto"/>
        <w:left w:val="none" w:sz="0" w:space="0" w:color="auto"/>
        <w:bottom w:val="none" w:sz="0" w:space="0" w:color="auto"/>
        <w:right w:val="none" w:sz="0" w:space="0" w:color="auto"/>
      </w:divBdr>
    </w:div>
    <w:div w:id="896621862">
      <w:bodyDiv w:val="1"/>
      <w:marLeft w:val="0"/>
      <w:marRight w:val="0"/>
      <w:marTop w:val="0"/>
      <w:marBottom w:val="0"/>
      <w:divBdr>
        <w:top w:val="none" w:sz="0" w:space="0" w:color="auto"/>
        <w:left w:val="none" w:sz="0" w:space="0" w:color="auto"/>
        <w:bottom w:val="none" w:sz="0" w:space="0" w:color="auto"/>
        <w:right w:val="none" w:sz="0" w:space="0" w:color="auto"/>
      </w:divBdr>
    </w:div>
    <w:div w:id="897784190">
      <w:bodyDiv w:val="1"/>
      <w:marLeft w:val="0"/>
      <w:marRight w:val="0"/>
      <w:marTop w:val="0"/>
      <w:marBottom w:val="0"/>
      <w:divBdr>
        <w:top w:val="none" w:sz="0" w:space="0" w:color="auto"/>
        <w:left w:val="none" w:sz="0" w:space="0" w:color="auto"/>
        <w:bottom w:val="none" w:sz="0" w:space="0" w:color="auto"/>
        <w:right w:val="none" w:sz="0" w:space="0" w:color="auto"/>
      </w:divBdr>
    </w:div>
    <w:div w:id="897975416">
      <w:bodyDiv w:val="1"/>
      <w:marLeft w:val="0"/>
      <w:marRight w:val="0"/>
      <w:marTop w:val="0"/>
      <w:marBottom w:val="0"/>
      <w:divBdr>
        <w:top w:val="none" w:sz="0" w:space="0" w:color="auto"/>
        <w:left w:val="none" w:sz="0" w:space="0" w:color="auto"/>
        <w:bottom w:val="none" w:sz="0" w:space="0" w:color="auto"/>
        <w:right w:val="none" w:sz="0" w:space="0" w:color="auto"/>
      </w:divBdr>
    </w:div>
    <w:div w:id="899292057">
      <w:bodyDiv w:val="1"/>
      <w:marLeft w:val="0"/>
      <w:marRight w:val="0"/>
      <w:marTop w:val="0"/>
      <w:marBottom w:val="0"/>
      <w:divBdr>
        <w:top w:val="none" w:sz="0" w:space="0" w:color="auto"/>
        <w:left w:val="none" w:sz="0" w:space="0" w:color="auto"/>
        <w:bottom w:val="none" w:sz="0" w:space="0" w:color="auto"/>
        <w:right w:val="none" w:sz="0" w:space="0" w:color="auto"/>
      </w:divBdr>
    </w:div>
    <w:div w:id="899514210">
      <w:bodyDiv w:val="1"/>
      <w:marLeft w:val="0"/>
      <w:marRight w:val="0"/>
      <w:marTop w:val="0"/>
      <w:marBottom w:val="0"/>
      <w:divBdr>
        <w:top w:val="none" w:sz="0" w:space="0" w:color="auto"/>
        <w:left w:val="none" w:sz="0" w:space="0" w:color="auto"/>
        <w:bottom w:val="none" w:sz="0" w:space="0" w:color="auto"/>
        <w:right w:val="none" w:sz="0" w:space="0" w:color="auto"/>
      </w:divBdr>
    </w:div>
    <w:div w:id="900094336">
      <w:bodyDiv w:val="1"/>
      <w:marLeft w:val="0"/>
      <w:marRight w:val="0"/>
      <w:marTop w:val="0"/>
      <w:marBottom w:val="0"/>
      <w:divBdr>
        <w:top w:val="none" w:sz="0" w:space="0" w:color="auto"/>
        <w:left w:val="none" w:sz="0" w:space="0" w:color="auto"/>
        <w:bottom w:val="none" w:sz="0" w:space="0" w:color="auto"/>
        <w:right w:val="none" w:sz="0" w:space="0" w:color="auto"/>
      </w:divBdr>
    </w:div>
    <w:div w:id="900293206">
      <w:bodyDiv w:val="1"/>
      <w:marLeft w:val="0"/>
      <w:marRight w:val="0"/>
      <w:marTop w:val="0"/>
      <w:marBottom w:val="0"/>
      <w:divBdr>
        <w:top w:val="none" w:sz="0" w:space="0" w:color="auto"/>
        <w:left w:val="none" w:sz="0" w:space="0" w:color="auto"/>
        <w:bottom w:val="none" w:sz="0" w:space="0" w:color="auto"/>
        <w:right w:val="none" w:sz="0" w:space="0" w:color="auto"/>
      </w:divBdr>
    </w:div>
    <w:div w:id="900603590">
      <w:bodyDiv w:val="1"/>
      <w:marLeft w:val="0"/>
      <w:marRight w:val="0"/>
      <w:marTop w:val="0"/>
      <w:marBottom w:val="0"/>
      <w:divBdr>
        <w:top w:val="none" w:sz="0" w:space="0" w:color="auto"/>
        <w:left w:val="none" w:sz="0" w:space="0" w:color="auto"/>
        <w:bottom w:val="none" w:sz="0" w:space="0" w:color="auto"/>
        <w:right w:val="none" w:sz="0" w:space="0" w:color="auto"/>
      </w:divBdr>
    </w:div>
    <w:div w:id="901257265">
      <w:bodyDiv w:val="1"/>
      <w:marLeft w:val="0"/>
      <w:marRight w:val="0"/>
      <w:marTop w:val="0"/>
      <w:marBottom w:val="0"/>
      <w:divBdr>
        <w:top w:val="none" w:sz="0" w:space="0" w:color="auto"/>
        <w:left w:val="none" w:sz="0" w:space="0" w:color="auto"/>
        <w:bottom w:val="none" w:sz="0" w:space="0" w:color="auto"/>
        <w:right w:val="none" w:sz="0" w:space="0" w:color="auto"/>
      </w:divBdr>
    </w:div>
    <w:div w:id="902329664">
      <w:bodyDiv w:val="1"/>
      <w:marLeft w:val="0"/>
      <w:marRight w:val="0"/>
      <w:marTop w:val="0"/>
      <w:marBottom w:val="0"/>
      <w:divBdr>
        <w:top w:val="none" w:sz="0" w:space="0" w:color="auto"/>
        <w:left w:val="none" w:sz="0" w:space="0" w:color="auto"/>
        <w:bottom w:val="none" w:sz="0" w:space="0" w:color="auto"/>
        <w:right w:val="none" w:sz="0" w:space="0" w:color="auto"/>
      </w:divBdr>
    </w:div>
    <w:div w:id="905072092">
      <w:bodyDiv w:val="1"/>
      <w:marLeft w:val="0"/>
      <w:marRight w:val="0"/>
      <w:marTop w:val="0"/>
      <w:marBottom w:val="0"/>
      <w:divBdr>
        <w:top w:val="none" w:sz="0" w:space="0" w:color="auto"/>
        <w:left w:val="none" w:sz="0" w:space="0" w:color="auto"/>
        <w:bottom w:val="none" w:sz="0" w:space="0" w:color="auto"/>
        <w:right w:val="none" w:sz="0" w:space="0" w:color="auto"/>
      </w:divBdr>
    </w:div>
    <w:div w:id="906065631">
      <w:bodyDiv w:val="1"/>
      <w:marLeft w:val="0"/>
      <w:marRight w:val="0"/>
      <w:marTop w:val="0"/>
      <w:marBottom w:val="0"/>
      <w:divBdr>
        <w:top w:val="none" w:sz="0" w:space="0" w:color="auto"/>
        <w:left w:val="none" w:sz="0" w:space="0" w:color="auto"/>
        <w:bottom w:val="none" w:sz="0" w:space="0" w:color="auto"/>
        <w:right w:val="none" w:sz="0" w:space="0" w:color="auto"/>
      </w:divBdr>
    </w:div>
    <w:div w:id="906451999">
      <w:bodyDiv w:val="1"/>
      <w:marLeft w:val="0"/>
      <w:marRight w:val="0"/>
      <w:marTop w:val="0"/>
      <w:marBottom w:val="0"/>
      <w:divBdr>
        <w:top w:val="none" w:sz="0" w:space="0" w:color="auto"/>
        <w:left w:val="none" w:sz="0" w:space="0" w:color="auto"/>
        <w:bottom w:val="none" w:sz="0" w:space="0" w:color="auto"/>
        <w:right w:val="none" w:sz="0" w:space="0" w:color="auto"/>
      </w:divBdr>
    </w:div>
    <w:div w:id="908155142">
      <w:bodyDiv w:val="1"/>
      <w:marLeft w:val="0"/>
      <w:marRight w:val="0"/>
      <w:marTop w:val="0"/>
      <w:marBottom w:val="0"/>
      <w:divBdr>
        <w:top w:val="none" w:sz="0" w:space="0" w:color="auto"/>
        <w:left w:val="none" w:sz="0" w:space="0" w:color="auto"/>
        <w:bottom w:val="none" w:sz="0" w:space="0" w:color="auto"/>
        <w:right w:val="none" w:sz="0" w:space="0" w:color="auto"/>
      </w:divBdr>
    </w:div>
    <w:div w:id="909191445">
      <w:bodyDiv w:val="1"/>
      <w:marLeft w:val="0"/>
      <w:marRight w:val="0"/>
      <w:marTop w:val="0"/>
      <w:marBottom w:val="0"/>
      <w:divBdr>
        <w:top w:val="none" w:sz="0" w:space="0" w:color="auto"/>
        <w:left w:val="none" w:sz="0" w:space="0" w:color="auto"/>
        <w:bottom w:val="none" w:sz="0" w:space="0" w:color="auto"/>
        <w:right w:val="none" w:sz="0" w:space="0" w:color="auto"/>
      </w:divBdr>
    </w:div>
    <w:div w:id="909313275">
      <w:bodyDiv w:val="1"/>
      <w:marLeft w:val="0"/>
      <w:marRight w:val="0"/>
      <w:marTop w:val="0"/>
      <w:marBottom w:val="0"/>
      <w:divBdr>
        <w:top w:val="none" w:sz="0" w:space="0" w:color="auto"/>
        <w:left w:val="none" w:sz="0" w:space="0" w:color="auto"/>
        <w:bottom w:val="none" w:sz="0" w:space="0" w:color="auto"/>
        <w:right w:val="none" w:sz="0" w:space="0" w:color="auto"/>
      </w:divBdr>
    </w:div>
    <w:div w:id="911082824">
      <w:bodyDiv w:val="1"/>
      <w:marLeft w:val="0"/>
      <w:marRight w:val="0"/>
      <w:marTop w:val="0"/>
      <w:marBottom w:val="0"/>
      <w:divBdr>
        <w:top w:val="none" w:sz="0" w:space="0" w:color="auto"/>
        <w:left w:val="none" w:sz="0" w:space="0" w:color="auto"/>
        <w:bottom w:val="none" w:sz="0" w:space="0" w:color="auto"/>
        <w:right w:val="none" w:sz="0" w:space="0" w:color="auto"/>
      </w:divBdr>
    </w:div>
    <w:div w:id="911087958">
      <w:bodyDiv w:val="1"/>
      <w:marLeft w:val="0"/>
      <w:marRight w:val="0"/>
      <w:marTop w:val="0"/>
      <w:marBottom w:val="0"/>
      <w:divBdr>
        <w:top w:val="none" w:sz="0" w:space="0" w:color="auto"/>
        <w:left w:val="none" w:sz="0" w:space="0" w:color="auto"/>
        <w:bottom w:val="none" w:sz="0" w:space="0" w:color="auto"/>
        <w:right w:val="none" w:sz="0" w:space="0" w:color="auto"/>
      </w:divBdr>
    </w:div>
    <w:div w:id="912272591">
      <w:bodyDiv w:val="1"/>
      <w:marLeft w:val="0"/>
      <w:marRight w:val="0"/>
      <w:marTop w:val="0"/>
      <w:marBottom w:val="0"/>
      <w:divBdr>
        <w:top w:val="none" w:sz="0" w:space="0" w:color="auto"/>
        <w:left w:val="none" w:sz="0" w:space="0" w:color="auto"/>
        <w:bottom w:val="none" w:sz="0" w:space="0" w:color="auto"/>
        <w:right w:val="none" w:sz="0" w:space="0" w:color="auto"/>
      </w:divBdr>
    </w:div>
    <w:div w:id="913660204">
      <w:bodyDiv w:val="1"/>
      <w:marLeft w:val="0"/>
      <w:marRight w:val="0"/>
      <w:marTop w:val="0"/>
      <w:marBottom w:val="0"/>
      <w:divBdr>
        <w:top w:val="none" w:sz="0" w:space="0" w:color="auto"/>
        <w:left w:val="none" w:sz="0" w:space="0" w:color="auto"/>
        <w:bottom w:val="none" w:sz="0" w:space="0" w:color="auto"/>
        <w:right w:val="none" w:sz="0" w:space="0" w:color="auto"/>
      </w:divBdr>
    </w:div>
    <w:div w:id="913778043">
      <w:bodyDiv w:val="1"/>
      <w:marLeft w:val="0"/>
      <w:marRight w:val="0"/>
      <w:marTop w:val="0"/>
      <w:marBottom w:val="0"/>
      <w:divBdr>
        <w:top w:val="none" w:sz="0" w:space="0" w:color="auto"/>
        <w:left w:val="none" w:sz="0" w:space="0" w:color="auto"/>
        <w:bottom w:val="none" w:sz="0" w:space="0" w:color="auto"/>
        <w:right w:val="none" w:sz="0" w:space="0" w:color="auto"/>
      </w:divBdr>
    </w:div>
    <w:div w:id="916325454">
      <w:bodyDiv w:val="1"/>
      <w:marLeft w:val="0"/>
      <w:marRight w:val="0"/>
      <w:marTop w:val="0"/>
      <w:marBottom w:val="0"/>
      <w:divBdr>
        <w:top w:val="none" w:sz="0" w:space="0" w:color="auto"/>
        <w:left w:val="none" w:sz="0" w:space="0" w:color="auto"/>
        <w:bottom w:val="none" w:sz="0" w:space="0" w:color="auto"/>
        <w:right w:val="none" w:sz="0" w:space="0" w:color="auto"/>
      </w:divBdr>
    </w:div>
    <w:div w:id="916791702">
      <w:bodyDiv w:val="1"/>
      <w:marLeft w:val="0"/>
      <w:marRight w:val="0"/>
      <w:marTop w:val="0"/>
      <w:marBottom w:val="0"/>
      <w:divBdr>
        <w:top w:val="none" w:sz="0" w:space="0" w:color="auto"/>
        <w:left w:val="none" w:sz="0" w:space="0" w:color="auto"/>
        <w:bottom w:val="none" w:sz="0" w:space="0" w:color="auto"/>
        <w:right w:val="none" w:sz="0" w:space="0" w:color="auto"/>
      </w:divBdr>
    </w:div>
    <w:div w:id="918095571">
      <w:bodyDiv w:val="1"/>
      <w:marLeft w:val="0"/>
      <w:marRight w:val="0"/>
      <w:marTop w:val="0"/>
      <w:marBottom w:val="0"/>
      <w:divBdr>
        <w:top w:val="none" w:sz="0" w:space="0" w:color="auto"/>
        <w:left w:val="none" w:sz="0" w:space="0" w:color="auto"/>
        <w:bottom w:val="none" w:sz="0" w:space="0" w:color="auto"/>
        <w:right w:val="none" w:sz="0" w:space="0" w:color="auto"/>
      </w:divBdr>
    </w:div>
    <w:div w:id="920021556">
      <w:bodyDiv w:val="1"/>
      <w:marLeft w:val="0"/>
      <w:marRight w:val="0"/>
      <w:marTop w:val="0"/>
      <w:marBottom w:val="0"/>
      <w:divBdr>
        <w:top w:val="none" w:sz="0" w:space="0" w:color="auto"/>
        <w:left w:val="none" w:sz="0" w:space="0" w:color="auto"/>
        <w:bottom w:val="none" w:sz="0" w:space="0" w:color="auto"/>
        <w:right w:val="none" w:sz="0" w:space="0" w:color="auto"/>
      </w:divBdr>
    </w:div>
    <w:div w:id="922295974">
      <w:bodyDiv w:val="1"/>
      <w:marLeft w:val="0"/>
      <w:marRight w:val="0"/>
      <w:marTop w:val="0"/>
      <w:marBottom w:val="0"/>
      <w:divBdr>
        <w:top w:val="none" w:sz="0" w:space="0" w:color="auto"/>
        <w:left w:val="none" w:sz="0" w:space="0" w:color="auto"/>
        <w:bottom w:val="none" w:sz="0" w:space="0" w:color="auto"/>
        <w:right w:val="none" w:sz="0" w:space="0" w:color="auto"/>
      </w:divBdr>
    </w:div>
    <w:div w:id="922497754">
      <w:bodyDiv w:val="1"/>
      <w:marLeft w:val="0"/>
      <w:marRight w:val="0"/>
      <w:marTop w:val="0"/>
      <w:marBottom w:val="0"/>
      <w:divBdr>
        <w:top w:val="none" w:sz="0" w:space="0" w:color="auto"/>
        <w:left w:val="none" w:sz="0" w:space="0" w:color="auto"/>
        <w:bottom w:val="none" w:sz="0" w:space="0" w:color="auto"/>
        <w:right w:val="none" w:sz="0" w:space="0" w:color="auto"/>
      </w:divBdr>
    </w:div>
    <w:div w:id="922833065">
      <w:bodyDiv w:val="1"/>
      <w:marLeft w:val="0"/>
      <w:marRight w:val="0"/>
      <w:marTop w:val="0"/>
      <w:marBottom w:val="0"/>
      <w:divBdr>
        <w:top w:val="none" w:sz="0" w:space="0" w:color="auto"/>
        <w:left w:val="none" w:sz="0" w:space="0" w:color="auto"/>
        <w:bottom w:val="none" w:sz="0" w:space="0" w:color="auto"/>
        <w:right w:val="none" w:sz="0" w:space="0" w:color="auto"/>
      </w:divBdr>
    </w:div>
    <w:div w:id="923997218">
      <w:bodyDiv w:val="1"/>
      <w:marLeft w:val="0"/>
      <w:marRight w:val="0"/>
      <w:marTop w:val="0"/>
      <w:marBottom w:val="0"/>
      <w:divBdr>
        <w:top w:val="none" w:sz="0" w:space="0" w:color="auto"/>
        <w:left w:val="none" w:sz="0" w:space="0" w:color="auto"/>
        <w:bottom w:val="none" w:sz="0" w:space="0" w:color="auto"/>
        <w:right w:val="none" w:sz="0" w:space="0" w:color="auto"/>
      </w:divBdr>
    </w:div>
    <w:div w:id="925193588">
      <w:bodyDiv w:val="1"/>
      <w:marLeft w:val="0"/>
      <w:marRight w:val="0"/>
      <w:marTop w:val="0"/>
      <w:marBottom w:val="0"/>
      <w:divBdr>
        <w:top w:val="none" w:sz="0" w:space="0" w:color="auto"/>
        <w:left w:val="none" w:sz="0" w:space="0" w:color="auto"/>
        <w:bottom w:val="none" w:sz="0" w:space="0" w:color="auto"/>
        <w:right w:val="none" w:sz="0" w:space="0" w:color="auto"/>
      </w:divBdr>
    </w:div>
    <w:div w:id="925309479">
      <w:bodyDiv w:val="1"/>
      <w:marLeft w:val="0"/>
      <w:marRight w:val="0"/>
      <w:marTop w:val="0"/>
      <w:marBottom w:val="0"/>
      <w:divBdr>
        <w:top w:val="none" w:sz="0" w:space="0" w:color="auto"/>
        <w:left w:val="none" w:sz="0" w:space="0" w:color="auto"/>
        <w:bottom w:val="none" w:sz="0" w:space="0" w:color="auto"/>
        <w:right w:val="none" w:sz="0" w:space="0" w:color="auto"/>
      </w:divBdr>
    </w:div>
    <w:div w:id="926963638">
      <w:bodyDiv w:val="1"/>
      <w:marLeft w:val="0"/>
      <w:marRight w:val="0"/>
      <w:marTop w:val="0"/>
      <w:marBottom w:val="0"/>
      <w:divBdr>
        <w:top w:val="none" w:sz="0" w:space="0" w:color="auto"/>
        <w:left w:val="none" w:sz="0" w:space="0" w:color="auto"/>
        <w:bottom w:val="none" w:sz="0" w:space="0" w:color="auto"/>
        <w:right w:val="none" w:sz="0" w:space="0" w:color="auto"/>
      </w:divBdr>
    </w:div>
    <w:div w:id="929772708">
      <w:bodyDiv w:val="1"/>
      <w:marLeft w:val="0"/>
      <w:marRight w:val="0"/>
      <w:marTop w:val="0"/>
      <w:marBottom w:val="0"/>
      <w:divBdr>
        <w:top w:val="none" w:sz="0" w:space="0" w:color="auto"/>
        <w:left w:val="none" w:sz="0" w:space="0" w:color="auto"/>
        <w:bottom w:val="none" w:sz="0" w:space="0" w:color="auto"/>
        <w:right w:val="none" w:sz="0" w:space="0" w:color="auto"/>
      </w:divBdr>
    </w:div>
    <w:div w:id="930159015">
      <w:bodyDiv w:val="1"/>
      <w:marLeft w:val="0"/>
      <w:marRight w:val="0"/>
      <w:marTop w:val="0"/>
      <w:marBottom w:val="0"/>
      <w:divBdr>
        <w:top w:val="none" w:sz="0" w:space="0" w:color="auto"/>
        <w:left w:val="none" w:sz="0" w:space="0" w:color="auto"/>
        <w:bottom w:val="none" w:sz="0" w:space="0" w:color="auto"/>
        <w:right w:val="none" w:sz="0" w:space="0" w:color="auto"/>
      </w:divBdr>
    </w:div>
    <w:div w:id="930820923">
      <w:bodyDiv w:val="1"/>
      <w:marLeft w:val="0"/>
      <w:marRight w:val="0"/>
      <w:marTop w:val="0"/>
      <w:marBottom w:val="0"/>
      <w:divBdr>
        <w:top w:val="none" w:sz="0" w:space="0" w:color="auto"/>
        <w:left w:val="none" w:sz="0" w:space="0" w:color="auto"/>
        <w:bottom w:val="none" w:sz="0" w:space="0" w:color="auto"/>
        <w:right w:val="none" w:sz="0" w:space="0" w:color="auto"/>
      </w:divBdr>
    </w:div>
    <w:div w:id="931278108">
      <w:bodyDiv w:val="1"/>
      <w:marLeft w:val="0"/>
      <w:marRight w:val="0"/>
      <w:marTop w:val="0"/>
      <w:marBottom w:val="0"/>
      <w:divBdr>
        <w:top w:val="none" w:sz="0" w:space="0" w:color="auto"/>
        <w:left w:val="none" w:sz="0" w:space="0" w:color="auto"/>
        <w:bottom w:val="none" w:sz="0" w:space="0" w:color="auto"/>
        <w:right w:val="none" w:sz="0" w:space="0" w:color="auto"/>
      </w:divBdr>
    </w:div>
    <w:div w:id="932205700">
      <w:bodyDiv w:val="1"/>
      <w:marLeft w:val="0"/>
      <w:marRight w:val="0"/>
      <w:marTop w:val="0"/>
      <w:marBottom w:val="0"/>
      <w:divBdr>
        <w:top w:val="none" w:sz="0" w:space="0" w:color="auto"/>
        <w:left w:val="none" w:sz="0" w:space="0" w:color="auto"/>
        <w:bottom w:val="none" w:sz="0" w:space="0" w:color="auto"/>
        <w:right w:val="none" w:sz="0" w:space="0" w:color="auto"/>
      </w:divBdr>
    </w:div>
    <w:div w:id="935135657">
      <w:bodyDiv w:val="1"/>
      <w:marLeft w:val="0"/>
      <w:marRight w:val="0"/>
      <w:marTop w:val="0"/>
      <w:marBottom w:val="0"/>
      <w:divBdr>
        <w:top w:val="none" w:sz="0" w:space="0" w:color="auto"/>
        <w:left w:val="none" w:sz="0" w:space="0" w:color="auto"/>
        <w:bottom w:val="none" w:sz="0" w:space="0" w:color="auto"/>
        <w:right w:val="none" w:sz="0" w:space="0" w:color="auto"/>
      </w:divBdr>
    </w:div>
    <w:div w:id="935989265">
      <w:bodyDiv w:val="1"/>
      <w:marLeft w:val="0"/>
      <w:marRight w:val="0"/>
      <w:marTop w:val="0"/>
      <w:marBottom w:val="0"/>
      <w:divBdr>
        <w:top w:val="none" w:sz="0" w:space="0" w:color="auto"/>
        <w:left w:val="none" w:sz="0" w:space="0" w:color="auto"/>
        <w:bottom w:val="none" w:sz="0" w:space="0" w:color="auto"/>
        <w:right w:val="none" w:sz="0" w:space="0" w:color="auto"/>
      </w:divBdr>
    </w:div>
    <w:div w:id="936600243">
      <w:bodyDiv w:val="1"/>
      <w:marLeft w:val="0"/>
      <w:marRight w:val="0"/>
      <w:marTop w:val="0"/>
      <w:marBottom w:val="0"/>
      <w:divBdr>
        <w:top w:val="none" w:sz="0" w:space="0" w:color="auto"/>
        <w:left w:val="none" w:sz="0" w:space="0" w:color="auto"/>
        <w:bottom w:val="none" w:sz="0" w:space="0" w:color="auto"/>
        <w:right w:val="none" w:sz="0" w:space="0" w:color="auto"/>
      </w:divBdr>
    </w:div>
    <w:div w:id="937373633">
      <w:bodyDiv w:val="1"/>
      <w:marLeft w:val="0"/>
      <w:marRight w:val="0"/>
      <w:marTop w:val="0"/>
      <w:marBottom w:val="0"/>
      <w:divBdr>
        <w:top w:val="none" w:sz="0" w:space="0" w:color="auto"/>
        <w:left w:val="none" w:sz="0" w:space="0" w:color="auto"/>
        <w:bottom w:val="none" w:sz="0" w:space="0" w:color="auto"/>
        <w:right w:val="none" w:sz="0" w:space="0" w:color="auto"/>
      </w:divBdr>
    </w:div>
    <w:div w:id="937567153">
      <w:bodyDiv w:val="1"/>
      <w:marLeft w:val="0"/>
      <w:marRight w:val="0"/>
      <w:marTop w:val="0"/>
      <w:marBottom w:val="0"/>
      <w:divBdr>
        <w:top w:val="none" w:sz="0" w:space="0" w:color="auto"/>
        <w:left w:val="none" w:sz="0" w:space="0" w:color="auto"/>
        <w:bottom w:val="none" w:sz="0" w:space="0" w:color="auto"/>
        <w:right w:val="none" w:sz="0" w:space="0" w:color="auto"/>
      </w:divBdr>
    </w:div>
    <w:div w:id="938873598">
      <w:bodyDiv w:val="1"/>
      <w:marLeft w:val="0"/>
      <w:marRight w:val="0"/>
      <w:marTop w:val="0"/>
      <w:marBottom w:val="0"/>
      <w:divBdr>
        <w:top w:val="none" w:sz="0" w:space="0" w:color="auto"/>
        <w:left w:val="none" w:sz="0" w:space="0" w:color="auto"/>
        <w:bottom w:val="none" w:sz="0" w:space="0" w:color="auto"/>
        <w:right w:val="none" w:sz="0" w:space="0" w:color="auto"/>
      </w:divBdr>
    </w:div>
    <w:div w:id="939416229">
      <w:bodyDiv w:val="1"/>
      <w:marLeft w:val="0"/>
      <w:marRight w:val="0"/>
      <w:marTop w:val="0"/>
      <w:marBottom w:val="0"/>
      <w:divBdr>
        <w:top w:val="none" w:sz="0" w:space="0" w:color="auto"/>
        <w:left w:val="none" w:sz="0" w:space="0" w:color="auto"/>
        <w:bottom w:val="none" w:sz="0" w:space="0" w:color="auto"/>
        <w:right w:val="none" w:sz="0" w:space="0" w:color="auto"/>
      </w:divBdr>
    </w:div>
    <w:div w:id="939996275">
      <w:bodyDiv w:val="1"/>
      <w:marLeft w:val="0"/>
      <w:marRight w:val="0"/>
      <w:marTop w:val="0"/>
      <w:marBottom w:val="0"/>
      <w:divBdr>
        <w:top w:val="none" w:sz="0" w:space="0" w:color="auto"/>
        <w:left w:val="none" w:sz="0" w:space="0" w:color="auto"/>
        <w:bottom w:val="none" w:sz="0" w:space="0" w:color="auto"/>
        <w:right w:val="none" w:sz="0" w:space="0" w:color="auto"/>
      </w:divBdr>
    </w:div>
    <w:div w:id="940185967">
      <w:bodyDiv w:val="1"/>
      <w:marLeft w:val="0"/>
      <w:marRight w:val="0"/>
      <w:marTop w:val="0"/>
      <w:marBottom w:val="0"/>
      <w:divBdr>
        <w:top w:val="none" w:sz="0" w:space="0" w:color="auto"/>
        <w:left w:val="none" w:sz="0" w:space="0" w:color="auto"/>
        <w:bottom w:val="none" w:sz="0" w:space="0" w:color="auto"/>
        <w:right w:val="none" w:sz="0" w:space="0" w:color="auto"/>
      </w:divBdr>
    </w:div>
    <w:div w:id="941884931">
      <w:bodyDiv w:val="1"/>
      <w:marLeft w:val="0"/>
      <w:marRight w:val="0"/>
      <w:marTop w:val="0"/>
      <w:marBottom w:val="0"/>
      <w:divBdr>
        <w:top w:val="none" w:sz="0" w:space="0" w:color="auto"/>
        <w:left w:val="none" w:sz="0" w:space="0" w:color="auto"/>
        <w:bottom w:val="none" w:sz="0" w:space="0" w:color="auto"/>
        <w:right w:val="none" w:sz="0" w:space="0" w:color="auto"/>
      </w:divBdr>
    </w:div>
    <w:div w:id="942571424">
      <w:bodyDiv w:val="1"/>
      <w:marLeft w:val="0"/>
      <w:marRight w:val="0"/>
      <w:marTop w:val="0"/>
      <w:marBottom w:val="0"/>
      <w:divBdr>
        <w:top w:val="none" w:sz="0" w:space="0" w:color="auto"/>
        <w:left w:val="none" w:sz="0" w:space="0" w:color="auto"/>
        <w:bottom w:val="none" w:sz="0" w:space="0" w:color="auto"/>
        <w:right w:val="none" w:sz="0" w:space="0" w:color="auto"/>
      </w:divBdr>
    </w:div>
    <w:div w:id="942616254">
      <w:bodyDiv w:val="1"/>
      <w:marLeft w:val="0"/>
      <w:marRight w:val="0"/>
      <w:marTop w:val="0"/>
      <w:marBottom w:val="0"/>
      <w:divBdr>
        <w:top w:val="none" w:sz="0" w:space="0" w:color="auto"/>
        <w:left w:val="none" w:sz="0" w:space="0" w:color="auto"/>
        <w:bottom w:val="none" w:sz="0" w:space="0" w:color="auto"/>
        <w:right w:val="none" w:sz="0" w:space="0" w:color="auto"/>
      </w:divBdr>
    </w:div>
    <w:div w:id="943073929">
      <w:bodyDiv w:val="1"/>
      <w:marLeft w:val="0"/>
      <w:marRight w:val="0"/>
      <w:marTop w:val="0"/>
      <w:marBottom w:val="0"/>
      <w:divBdr>
        <w:top w:val="none" w:sz="0" w:space="0" w:color="auto"/>
        <w:left w:val="none" w:sz="0" w:space="0" w:color="auto"/>
        <w:bottom w:val="none" w:sz="0" w:space="0" w:color="auto"/>
        <w:right w:val="none" w:sz="0" w:space="0" w:color="auto"/>
      </w:divBdr>
    </w:div>
    <w:div w:id="943538442">
      <w:bodyDiv w:val="1"/>
      <w:marLeft w:val="0"/>
      <w:marRight w:val="0"/>
      <w:marTop w:val="0"/>
      <w:marBottom w:val="0"/>
      <w:divBdr>
        <w:top w:val="none" w:sz="0" w:space="0" w:color="auto"/>
        <w:left w:val="none" w:sz="0" w:space="0" w:color="auto"/>
        <w:bottom w:val="none" w:sz="0" w:space="0" w:color="auto"/>
        <w:right w:val="none" w:sz="0" w:space="0" w:color="auto"/>
      </w:divBdr>
    </w:div>
    <w:div w:id="944339974">
      <w:bodyDiv w:val="1"/>
      <w:marLeft w:val="0"/>
      <w:marRight w:val="0"/>
      <w:marTop w:val="0"/>
      <w:marBottom w:val="0"/>
      <w:divBdr>
        <w:top w:val="none" w:sz="0" w:space="0" w:color="auto"/>
        <w:left w:val="none" w:sz="0" w:space="0" w:color="auto"/>
        <w:bottom w:val="none" w:sz="0" w:space="0" w:color="auto"/>
        <w:right w:val="none" w:sz="0" w:space="0" w:color="auto"/>
      </w:divBdr>
    </w:div>
    <w:div w:id="944731259">
      <w:bodyDiv w:val="1"/>
      <w:marLeft w:val="0"/>
      <w:marRight w:val="0"/>
      <w:marTop w:val="0"/>
      <w:marBottom w:val="0"/>
      <w:divBdr>
        <w:top w:val="none" w:sz="0" w:space="0" w:color="auto"/>
        <w:left w:val="none" w:sz="0" w:space="0" w:color="auto"/>
        <w:bottom w:val="none" w:sz="0" w:space="0" w:color="auto"/>
        <w:right w:val="none" w:sz="0" w:space="0" w:color="auto"/>
      </w:divBdr>
    </w:div>
    <w:div w:id="944773397">
      <w:bodyDiv w:val="1"/>
      <w:marLeft w:val="0"/>
      <w:marRight w:val="0"/>
      <w:marTop w:val="0"/>
      <w:marBottom w:val="0"/>
      <w:divBdr>
        <w:top w:val="none" w:sz="0" w:space="0" w:color="auto"/>
        <w:left w:val="none" w:sz="0" w:space="0" w:color="auto"/>
        <w:bottom w:val="none" w:sz="0" w:space="0" w:color="auto"/>
        <w:right w:val="none" w:sz="0" w:space="0" w:color="auto"/>
      </w:divBdr>
    </w:div>
    <w:div w:id="944969881">
      <w:bodyDiv w:val="1"/>
      <w:marLeft w:val="0"/>
      <w:marRight w:val="0"/>
      <w:marTop w:val="0"/>
      <w:marBottom w:val="0"/>
      <w:divBdr>
        <w:top w:val="none" w:sz="0" w:space="0" w:color="auto"/>
        <w:left w:val="none" w:sz="0" w:space="0" w:color="auto"/>
        <w:bottom w:val="none" w:sz="0" w:space="0" w:color="auto"/>
        <w:right w:val="none" w:sz="0" w:space="0" w:color="auto"/>
      </w:divBdr>
    </w:div>
    <w:div w:id="945578841">
      <w:bodyDiv w:val="1"/>
      <w:marLeft w:val="0"/>
      <w:marRight w:val="0"/>
      <w:marTop w:val="0"/>
      <w:marBottom w:val="0"/>
      <w:divBdr>
        <w:top w:val="none" w:sz="0" w:space="0" w:color="auto"/>
        <w:left w:val="none" w:sz="0" w:space="0" w:color="auto"/>
        <w:bottom w:val="none" w:sz="0" w:space="0" w:color="auto"/>
        <w:right w:val="none" w:sz="0" w:space="0" w:color="auto"/>
      </w:divBdr>
    </w:div>
    <w:div w:id="945962425">
      <w:bodyDiv w:val="1"/>
      <w:marLeft w:val="0"/>
      <w:marRight w:val="0"/>
      <w:marTop w:val="0"/>
      <w:marBottom w:val="0"/>
      <w:divBdr>
        <w:top w:val="none" w:sz="0" w:space="0" w:color="auto"/>
        <w:left w:val="none" w:sz="0" w:space="0" w:color="auto"/>
        <w:bottom w:val="none" w:sz="0" w:space="0" w:color="auto"/>
        <w:right w:val="none" w:sz="0" w:space="0" w:color="auto"/>
      </w:divBdr>
    </w:div>
    <w:div w:id="947346288">
      <w:bodyDiv w:val="1"/>
      <w:marLeft w:val="0"/>
      <w:marRight w:val="0"/>
      <w:marTop w:val="0"/>
      <w:marBottom w:val="0"/>
      <w:divBdr>
        <w:top w:val="none" w:sz="0" w:space="0" w:color="auto"/>
        <w:left w:val="none" w:sz="0" w:space="0" w:color="auto"/>
        <w:bottom w:val="none" w:sz="0" w:space="0" w:color="auto"/>
        <w:right w:val="none" w:sz="0" w:space="0" w:color="auto"/>
      </w:divBdr>
    </w:div>
    <w:div w:id="947352505">
      <w:bodyDiv w:val="1"/>
      <w:marLeft w:val="0"/>
      <w:marRight w:val="0"/>
      <w:marTop w:val="0"/>
      <w:marBottom w:val="0"/>
      <w:divBdr>
        <w:top w:val="none" w:sz="0" w:space="0" w:color="auto"/>
        <w:left w:val="none" w:sz="0" w:space="0" w:color="auto"/>
        <w:bottom w:val="none" w:sz="0" w:space="0" w:color="auto"/>
        <w:right w:val="none" w:sz="0" w:space="0" w:color="auto"/>
      </w:divBdr>
    </w:div>
    <w:div w:id="947355005">
      <w:bodyDiv w:val="1"/>
      <w:marLeft w:val="0"/>
      <w:marRight w:val="0"/>
      <w:marTop w:val="0"/>
      <w:marBottom w:val="0"/>
      <w:divBdr>
        <w:top w:val="none" w:sz="0" w:space="0" w:color="auto"/>
        <w:left w:val="none" w:sz="0" w:space="0" w:color="auto"/>
        <w:bottom w:val="none" w:sz="0" w:space="0" w:color="auto"/>
        <w:right w:val="none" w:sz="0" w:space="0" w:color="auto"/>
      </w:divBdr>
    </w:div>
    <w:div w:id="948196294">
      <w:bodyDiv w:val="1"/>
      <w:marLeft w:val="0"/>
      <w:marRight w:val="0"/>
      <w:marTop w:val="0"/>
      <w:marBottom w:val="0"/>
      <w:divBdr>
        <w:top w:val="none" w:sz="0" w:space="0" w:color="auto"/>
        <w:left w:val="none" w:sz="0" w:space="0" w:color="auto"/>
        <w:bottom w:val="none" w:sz="0" w:space="0" w:color="auto"/>
        <w:right w:val="none" w:sz="0" w:space="0" w:color="auto"/>
      </w:divBdr>
    </w:div>
    <w:div w:id="948196834">
      <w:bodyDiv w:val="1"/>
      <w:marLeft w:val="0"/>
      <w:marRight w:val="0"/>
      <w:marTop w:val="0"/>
      <w:marBottom w:val="0"/>
      <w:divBdr>
        <w:top w:val="none" w:sz="0" w:space="0" w:color="auto"/>
        <w:left w:val="none" w:sz="0" w:space="0" w:color="auto"/>
        <w:bottom w:val="none" w:sz="0" w:space="0" w:color="auto"/>
        <w:right w:val="none" w:sz="0" w:space="0" w:color="auto"/>
      </w:divBdr>
    </w:div>
    <w:div w:id="950548219">
      <w:bodyDiv w:val="1"/>
      <w:marLeft w:val="0"/>
      <w:marRight w:val="0"/>
      <w:marTop w:val="0"/>
      <w:marBottom w:val="0"/>
      <w:divBdr>
        <w:top w:val="none" w:sz="0" w:space="0" w:color="auto"/>
        <w:left w:val="none" w:sz="0" w:space="0" w:color="auto"/>
        <w:bottom w:val="none" w:sz="0" w:space="0" w:color="auto"/>
        <w:right w:val="none" w:sz="0" w:space="0" w:color="auto"/>
      </w:divBdr>
    </w:div>
    <w:div w:id="950817787">
      <w:bodyDiv w:val="1"/>
      <w:marLeft w:val="0"/>
      <w:marRight w:val="0"/>
      <w:marTop w:val="0"/>
      <w:marBottom w:val="0"/>
      <w:divBdr>
        <w:top w:val="none" w:sz="0" w:space="0" w:color="auto"/>
        <w:left w:val="none" w:sz="0" w:space="0" w:color="auto"/>
        <w:bottom w:val="none" w:sz="0" w:space="0" w:color="auto"/>
        <w:right w:val="none" w:sz="0" w:space="0" w:color="auto"/>
      </w:divBdr>
    </w:div>
    <w:div w:id="953369118">
      <w:bodyDiv w:val="1"/>
      <w:marLeft w:val="0"/>
      <w:marRight w:val="0"/>
      <w:marTop w:val="0"/>
      <w:marBottom w:val="0"/>
      <w:divBdr>
        <w:top w:val="none" w:sz="0" w:space="0" w:color="auto"/>
        <w:left w:val="none" w:sz="0" w:space="0" w:color="auto"/>
        <w:bottom w:val="none" w:sz="0" w:space="0" w:color="auto"/>
        <w:right w:val="none" w:sz="0" w:space="0" w:color="auto"/>
      </w:divBdr>
    </w:div>
    <w:div w:id="954022726">
      <w:bodyDiv w:val="1"/>
      <w:marLeft w:val="0"/>
      <w:marRight w:val="0"/>
      <w:marTop w:val="0"/>
      <w:marBottom w:val="0"/>
      <w:divBdr>
        <w:top w:val="none" w:sz="0" w:space="0" w:color="auto"/>
        <w:left w:val="none" w:sz="0" w:space="0" w:color="auto"/>
        <w:bottom w:val="none" w:sz="0" w:space="0" w:color="auto"/>
        <w:right w:val="none" w:sz="0" w:space="0" w:color="auto"/>
      </w:divBdr>
    </w:div>
    <w:div w:id="954291078">
      <w:bodyDiv w:val="1"/>
      <w:marLeft w:val="0"/>
      <w:marRight w:val="0"/>
      <w:marTop w:val="0"/>
      <w:marBottom w:val="0"/>
      <w:divBdr>
        <w:top w:val="none" w:sz="0" w:space="0" w:color="auto"/>
        <w:left w:val="none" w:sz="0" w:space="0" w:color="auto"/>
        <w:bottom w:val="none" w:sz="0" w:space="0" w:color="auto"/>
        <w:right w:val="none" w:sz="0" w:space="0" w:color="auto"/>
      </w:divBdr>
    </w:div>
    <w:div w:id="954874330">
      <w:bodyDiv w:val="1"/>
      <w:marLeft w:val="0"/>
      <w:marRight w:val="0"/>
      <w:marTop w:val="0"/>
      <w:marBottom w:val="0"/>
      <w:divBdr>
        <w:top w:val="none" w:sz="0" w:space="0" w:color="auto"/>
        <w:left w:val="none" w:sz="0" w:space="0" w:color="auto"/>
        <w:bottom w:val="none" w:sz="0" w:space="0" w:color="auto"/>
        <w:right w:val="none" w:sz="0" w:space="0" w:color="auto"/>
      </w:divBdr>
    </w:div>
    <w:div w:id="955332609">
      <w:bodyDiv w:val="1"/>
      <w:marLeft w:val="0"/>
      <w:marRight w:val="0"/>
      <w:marTop w:val="0"/>
      <w:marBottom w:val="0"/>
      <w:divBdr>
        <w:top w:val="none" w:sz="0" w:space="0" w:color="auto"/>
        <w:left w:val="none" w:sz="0" w:space="0" w:color="auto"/>
        <w:bottom w:val="none" w:sz="0" w:space="0" w:color="auto"/>
        <w:right w:val="none" w:sz="0" w:space="0" w:color="auto"/>
      </w:divBdr>
    </w:div>
    <w:div w:id="955521177">
      <w:bodyDiv w:val="1"/>
      <w:marLeft w:val="0"/>
      <w:marRight w:val="0"/>
      <w:marTop w:val="0"/>
      <w:marBottom w:val="0"/>
      <w:divBdr>
        <w:top w:val="none" w:sz="0" w:space="0" w:color="auto"/>
        <w:left w:val="none" w:sz="0" w:space="0" w:color="auto"/>
        <w:bottom w:val="none" w:sz="0" w:space="0" w:color="auto"/>
        <w:right w:val="none" w:sz="0" w:space="0" w:color="auto"/>
      </w:divBdr>
    </w:div>
    <w:div w:id="956566152">
      <w:bodyDiv w:val="1"/>
      <w:marLeft w:val="0"/>
      <w:marRight w:val="0"/>
      <w:marTop w:val="0"/>
      <w:marBottom w:val="0"/>
      <w:divBdr>
        <w:top w:val="none" w:sz="0" w:space="0" w:color="auto"/>
        <w:left w:val="none" w:sz="0" w:space="0" w:color="auto"/>
        <w:bottom w:val="none" w:sz="0" w:space="0" w:color="auto"/>
        <w:right w:val="none" w:sz="0" w:space="0" w:color="auto"/>
      </w:divBdr>
    </w:div>
    <w:div w:id="958414640">
      <w:bodyDiv w:val="1"/>
      <w:marLeft w:val="0"/>
      <w:marRight w:val="0"/>
      <w:marTop w:val="0"/>
      <w:marBottom w:val="0"/>
      <w:divBdr>
        <w:top w:val="none" w:sz="0" w:space="0" w:color="auto"/>
        <w:left w:val="none" w:sz="0" w:space="0" w:color="auto"/>
        <w:bottom w:val="none" w:sz="0" w:space="0" w:color="auto"/>
        <w:right w:val="none" w:sz="0" w:space="0" w:color="auto"/>
      </w:divBdr>
    </w:div>
    <w:div w:id="958685424">
      <w:bodyDiv w:val="1"/>
      <w:marLeft w:val="0"/>
      <w:marRight w:val="0"/>
      <w:marTop w:val="0"/>
      <w:marBottom w:val="0"/>
      <w:divBdr>
        <w:top w:val="none" w:sz="0" w:space="0" w:color="auto"/>
        <w:left w:val="none" w:sz="0" w:space="0" w:color="auto"/>
        <w:bottom w:val="none" w:sz="0" w:space="0" w:color="auto"/>
        <w:right w:val="none" w:sz="0" w:space="0" w:color="auto"/>
      </w:divBdr>
    </w:div>
    <w:div w:id="958729316">
      <w:bodyDiv w:val="1"/>
      <w:marLeft w:val="0"/>
      <w:marRight w:val="0"/>
      <w:marTop w:val="0"/>
      <w:marBottom w:val="0"/>
      <w:divBdr>
        <w:top w:val="none" w:sz="0" w:space="0" w:color="auto"/>
        <w:left w:val="none" w:sz="0" w:space="0" w:color="auto"/>
        <w:bottom w:val="none" w:sz="0" w:space="0" w:color="auto"/>
        <w:right w:val="none" w:sz="0" w:space="0" w:color="auto"/>
      </w:divBdr>
    </w:div>
    <w:div w:id="959145512">
      <w:bodyDiv w:val="1"/>
      <w:marLeft w:val="0"/>
      <w:marRight w:val="0"/>
      <w:marTop w:val="0"/>
      <w:marBottom w:val="0"/>
      <w:divBdr>
        <w:top w:val="none" w:sz="0" w:space="0" w:color="auto"/>
        <w:left w:val="none" w:sz="0" w:space="0" w:color="auto"/>
        <w:bottom w:val="none" w:sz="0" w:space="0" w:color="auto"/>
        <w:right w:val="none" w:sz="0" w:space="0" w:color="auto"/>
      </w:divBdr>
    </w:div>
    <w:div w:id="959918608">
      <w:bodyDiv w:val="1"/>
      <w:marLeft w:val="0"/>
      <w:marRight w:val="0"/>
      <w:marTop w:val="0"/>
      <w:marBottom w:val="0"/>
      <w:divBdr>
        <w:top w:val="none" w:sz="0" w:space="0" w:color="auto"/>
        <w:left w:val="none" w:sz="0" w:space="0" w:color="auto"/>
        <w:bottom w:val="none" w:sz="0" w:space="0" w:color="auto"/>
        <w:right w:val="none" w:sz="0" w:space="0" w:color="auto"/>
      </w:divBdr>
    </w:div>
    <w:div w:id="959990879">
      <w:bodyDiv w:val="1"/>
      <w:marLeft w:val="0"/>
      <w:marRight w:val="0"/>
      <w:marTop w:val="0"/>
      <w:marBottom w:val="0"/>
      <w:divBdr>
        <w:top w:val="none" w:sz="0" w:space="0" w:color="auto"/>
        <w:left w:val="none" w:sz="0" w:space="0" w:color="auto"/>
        <w:bottom w:val="none" w:sz="0" w:space="0" w:color="auto"/>
        <w:right w:val="none" w:sz="0" w:space="0" w:color="auto"/>
      </w:divBdr>
    </w:div>
    <w:div w:id="960453091">
      <w:bodyDiv w:val="1"/>
      <w:marLeft w:val="0"/>
      <w:marRight w:val="0"/>
      <w:marTop w:val="0"/>
      <w:marBottom w:val="0"/>
      <w:divBdr>
        <w:top w:val="none" w:sz="0" w:space="0" w:color="auto"/>
        <w:left w:val="none" w:sz="0" w:space="0" w:color="auto"/>
        <w:bottom w:val="none" w:sz="0" w:space="0" w:color="auto"/>
        <w:right w:val="none" w:sz="0" w:space="0" w:color="auto"/>
      </w:divBdr>
    </w:div>
    <w:div w:id="960454526">
      <w:bodyDiv w:val="1"/>
      <w:marLeft w:val="0"/>
      <w:marRight w:val="0"/>
      <w:marTop w:val="0"/>
      <w:marBottom w:val="0"/>
      <w:divBdr>
        <w:top w:val="none" w:sz="0" w:space="0" w:color="auto"/>
        <w:left w:val="none" w:sz="0" w:space="0" w:color="auto"/>
        <w:bottom w:val="none" w:sz="0" w:space="0" w:color="auto"/>
        <w:right w:val="none" w:sz="0" w:space="0" w:color="auto"/>
      </w:divBdr>
    </w:div>
    <w:div w:id="960960008">
      <w:bodyDiv w:val="1"/>
      <w:marLeft w:val="0"/>
      <w:marRight w:val="0"/>
      <w:marTop w:val="0"/>
      <w:marBottom w:val="0"/>
      <w:divBdr>
        <w:top w:val="none" w:sz="0" w:space="0" w:color="auto"/>
        <w:left w:val="none" w:sz="0" w:space="0" w:color="auto"/>
        <w:bottom w:val="none" w:sz="0" w:space="0" w:color="auto"/>
        <w:right w:val="none" w:sz="0" w:space="0" w:color="auto"/>
      </w:divBdr>
    </w:div>
    <w:div w:id="960960534">
      <w:bodyDiv w:val="1"/>
      <w:marLeft w:val="0"/>
      <w:marRight w:val="0"/>
      <w:marTop w:val="0"/>
      <w:marBottom w:val="0"/>
      <w:divBdr>
        <w:top w:val="none" w:sz="0" w:space="0" w:color="auto"/>
        <w:left w:val="none" w:sz="0" w:space="0" w:color="auto"/>
        <w:bottom w:val="none" w:sz="0" w:space="0" w:color="auto"/>
        <w:right w:val="none" w:sz="0" w:space="0" w:color="auto"/>
      </w:divBdr>
    </w:div>
    <w:div w:id="962421371">
      <w:bodyDiv w:val="1"/>
      <w:marLeft w:val="0"/>
      <w:marRight w:val="0"/>
      <w:marTop w:val="0"/>
      <w:marBottom w:val="0"/>
      <w:divBdr>
        <w:top w:val="none" w:sz="0" w:space="0" w:color="auto"/>
        <w:left w:val="none" w:sz="0" w:space="0" w:color="auto"/>
        <w:bottom w:val="none" w:sz="0" w:space="0" w:color="auto"/>
        <w:right w:val="none" w:sz="0" w:space="0" w:color="auto"/>
      </w:divBdr>
    </w:div>
    <w:div w:id="963535726">
      <w:bodyDiv w:val="1"/>
      <w:marLeft w:val="0"/>
      <w:marRight w:val="0"/>
      <w:marTop w:val="0"/>
      <w:marBottom w:val="0"/>
      <w:divBdr>
        <w:top w:val="none" w:sz="0" w:space="0" w:color="auto"/>
        <w:left w:val="none" w:sz="0" w:space="0" w:color="auto"/>
        <w:bottom w:val="none" w:sz="0" w:space="0" w:color="auto"/>
        <w:right w:val="none" w:sz="0" w:space="0" w:color="auto"/>
      </w:divBdr>
    </w:div>
    <w:div w:id="964506923">
      <w:bodyDiv w:val="1"/>
      <w:marLeft w:val="0"/>
      <w:marRight w:val="0"/>
      <w:marTop w:val="0"/>
      <w:marBottom w:val="0"/>
      <w:divBdr>
        <w:top w:val="none" w:sz="0" w:space="0" w:color="auto"/>
        <w:left w:val="none" w:sz="0" w:space="0" w:color="auto"/>
        <w:bottom w:val="none" w:sz="0" w:space="0" w:color="auto"/>
        <w:right w:val="none" w:sz="0" w:space="0" w:color="auto"/>
      </w:divBdr>
    </w:div>
    <w:div w:id="964583983">
      <w:bodyDiv w:val="1"/>
      <w:marLeft w:val="0"/>
      <w:marRight w:val="0"/>
      <w:marTop w:val="0"/>
      <w:marBottom w:val="0"/>
      <w:divBdr>
        <w:top w:val="none" w:sz="0" w:space="0" w:color="auto"/>
        <w:left w:val="none" w:sz="0" w:space="0" w:color="auto"/>
        <w:bottom w:val="none" w:sz="0" w:space="0" w:color="auto"/>
        <w:right w:val="none" w:sz="0" w:space="0" w:color="auto"/>
      </w:divBdr>
    </w:div>
    <w:div w:id="964852504">
      <w:bodyDiv w:val="1"/>
      <w:marLeft w:val="0"/>
      <w:marRight w:val="0"/>
      <w:marTop w:val="0"/>
      <w:marBottom w:val="0"/>
      <w:divBdr>
        <w:top w:val="none" w:sz="0" w:space="0" w:color="auto"/>
        <w:left w:val="none" w:sz="0" w:space="0" w:color="auto"/>
        <w:bottom w:val="none" w:sz="0" w:space="0" w:color="auto"/>
        <w:right w:val="none" w:sz="0" w:space="0" w:color="auto"/>
      </w:divBdr>
    </w:div>
    <w:div w:id="965308975">
      <w:bodyDiv w:val="1"/>
      <w:marLeft w:val="0"/>
      <w:marRight w:val="0"/>
      <w:marTop w:val="0"/>
      <w:marBottom w:val="0"/>
      <w:divBdr>
        <w:top w:val="none" w:sz="0" w:space="0" w:color="auto"/>
        <w:left w:val="none" w:sz="0" w:space="0" w:color="auto"/>
        <w:bottom w:val="none" w:sz="0" w:space="0" w:color="auto"/>
        <w:right w:val="none" w:sz="0" w:space="0" w:color="auto"/>
      </w:divBdr>
    </w:div>
    <w:div w:id="965544018">
      <w:bodyDiv w:val="1"/>
      <w:marLeft w:val="0"/>
      <w:marRight w:val="0"/>
      <w:marTop w:val="0"/>
      <w:marBottom w:val="0"/>
      <w:divBdr>
        <w:top w:val="none" w:sz="0" w:space="0" w:color="auto"/>
        <w:left w:val="none" w:sz="0" w:space="0" w:color="auto"/>
        <w:bottom w:val="none" w:sz="0" w:space="0" w:color="auto"/>
        <w:right w:val="none" w:sz="0" w:space="0" w:color="auto"/>
      </w:divBdr>
    </w:div>
    <w:div w:id="965893808">
      <w:bodyDiv w:val="1"/>
      <w:marLeft w:val="0"/>
      <w:marRight w:val="0"/>
      <w:marTop w:val="0"/>
      <w:marBottom w:val="0"/>
      <w:divBdr>
        <w:top w:val="none" w:sz="0" w:space="0" w:color="auto"/>
        <w:left w:val="none" w:sz="0" w:space="0" w:color="auto"/>
        <w:bottom w:val="none" w:sz="0" w:space="0" w:color="auto"/>
        <w:right w:val="none" w:sz="0" w:space="0" w:color="auto"/>
      </w:divBdr>
    </w:div>
    <w:div w:id="966858332">
      <w:bodyDiv w:val="1"/>
      <w:marLeft w:val="0"/>
      <w:marRight w:val="0"/>
      <w:marTop w:val="0"/>
      <w:marBottom w:val="0"/>
      <w:divBdr>
        <w:top w:val="none" w:sz="0" w:space="0" w:color="auto"/>
        <w:left w:val="none" w:sz="0" w:space="0" w:color="auto"/>
        <w:bottom w:val="none" w:sz="0" w:space="0" w:color="auto"/>
        <w:right w:val="none" w:sz="0" w:space="0" w:color="auto"/>
      </w:divBdr>
    </w:div>
    <w:div w:id="967130522">
      <w:bodyDiv w:val="1"/>
      <w:marLeft w:val="0"/>
      <w:marRight w:val="0"/>
      <w:marTop w:val="0"/>
      <w:marBottom w:val="0"/>
      <w:divBdr>
        <w:top w:val="none" w:sz="0" w:space="0" w:color="auto"/>
        <w:left w:val="none" w:sz="0" w:space="0" w:color="auto"/>
        <w:bottom w:val="none" w:sz="0" w:space="0" w:color="auto"/>
        <w:right w:val="none" w:sz="0" w:space="0" w:color="auto"/>
      </w:divBdr>
    </w:div>
    <w:div w:id="967205211">
      <w:bodyDiv w:val="1"/>
      <w:marLeft w:val="0"/>
      <w:marRight w:val="0"/>
      <w:marTop w:val="0"/>
      <w:marBottom w:val="0"/>
      <w:divBdr>
        <w:top w:val="none" w:sz="0" w:space="0" w:color="auto"/>
        <w:left w:val="none" w:sz="0" w:space="0" w:color="auto"/>
        <w:bottom w:val="none" w:sz="0" w:space="0" w:color="auto"/>
        <w:right w:val="none" w:sz="0" w:space="0" w:color="auto"/>
      </w:divBdr>
    </w:div>
    <w:div w:id="967734835">
      <w:bodyDiv w:val="1"/>
      <w:marLeft w:val="0"/>
      <w:marRight w:val="0"/>
      <w:marTop w:val="0"/>
      <w:marBottom w:val="0"/>
      <w:divBdr>
        <w:top w:val="none" w:sz="0" w:space="0" w:color="auto"/>
        <w:left w:val="none" w:sz="0" w:space="0" w:color="auto"/>
        <w:bottom w:val="none" w:sz="0" w:space="0" w:color="auto"/>
        <w:right w:val="none" w:sz="0" w:space="0" w:color="auto"/>
      </w:divBdr>
    </w:div>
    <w:div w:id="969362635">
      <w:bodyDiv w:val="1"/>
      <w:marLeft w:val="0"/>
      <w:marRight w:val="0"/>
      <w:marTop w:val="0"/>
      <w:marBottom w:val="0"/>
      <w:divBdr>
        <w:top w:val="none" w:sz="0" w:space="0" w:color="auto"/>
        <w:left w:val="none" w:sz="0" w:space="0" w:color="auto"/>
        <w:bottom w:val="none" w:sz="0" w:space="0" w:color="auto"/>
        <w:right w:val="none" w:sz="0" w:space="0" w:color="auto"/>
      </w:divBdr>
    </w:div>
    <w:div w:id="970867444">
      <w:bodyDiv w:val="1"/>
      <w:marLeft w:val="0"/>
      <w:marRight w:val="0"/>
      <w:marTop w:val="0"/>
      <w:marBottom w:val="0"/>
      <w:divBdr>
        <w:top w:val="none" w:sz="0" w:space="0" w:color="auto"/>
        <w:left w:val="none" w:sz="0" w:space="0" w:color="auto"/>
        <w:bottom w:val="none" w:sz="0" w:space="0" w:color="auto"/>
        <w:right w:val="none" w:sz="0" w:space="0" w:color="auto"/>
      </w:divBdr>
    </w:div>
    <w:div w:id="970941002">
      <w:bodyDiv w:val="1"/>
      <w:marLeft w:val="0"/>
      <w:marRight w:val="0"/>
      <w:marTop w:val="0"/>
      <w:marBottom w:val="0"/>
      <w:divBdr>
        <w:top w:val="none" w:sz="0" w:space="0" w:color="auto"/>
        <w:left w:val="none" w:sz="0" w:space="0" w:color="auto"/>
        <w:bottom w:val="none" w:sz="0" w:space="0" w:color="auto"/>
        <w:right w:val="none" w:sz="0" w:space="0" w:color="auto"/>
      </w:divBdr>
    </w:div>
    <w:div w:id="971444850">
      <w:bodyDiv w:val="1"/>
      <w:marLeft w:val="0"/>
      <w:marRight w:val="0"/>
      <w:marTop w:val="0"/>
      <w:marBottom w:val="0"/>
      <w:divBdr>
        <w:top w:val="none" w:sz="0" w:space="0" w:color="auto"/>
        <w:left w:val="none" w:sz="0" w:space="0" w:color="auto"/>
        <w:bottom w:val="none" w:sz="0" w:space="0" w:color="auto"/>
        <w:right w:val="none" w:sz="0" w:space="0" w:color="auto"/>
      </w:divBdr>
    </w:div>
    <w:div w:id="971593800">
      <w:bodyDiv w:val="1"/>
      <w:marLeft w:val="0"/>
      <w:marRight w:val="0"/>
      <w:marTop w:val="0"/>
      <w:marBottom w:val="0"/>
      <w:divBdr>
        <w:top w:val="none" w:sz="0" w:space="0" w:color="auto"/>
        <w:left w:val="none" w:sz="0" w:space="0" w:color="auto"/>
        <w:bottom w:val="none" w:sz="0" w:space="0" w:color="auto"/>
        <w:right w:val="none" w:sz="0" w:space="0" w:color="auto"/>
      </w:divBdr>
    </w:div>
    <w:div w:id="972712490">
      <w:bodyDiv w:val="1"/>
      <w:marLeft w:val="0"/>
      <w:marRight w:val="0"/>
      <w:marTop w:val="0"/>
      <w:marBottom w:val="0"/>
      <w:divBdr>
        <w:top w:val="none" w:sz="0" w:space="0" w:color="auto"/>
        <w:left w:val="none" w:sz="0" w:space="0" w:color="auto"/>
        <w:bottom w:val="none" w:sz="0" w:space="0" w:color="auto"/>
        <w:right w:val="none" w:sz="0" w:space="0" w:color="auto"/>
      </w:divBdr>
    </w:div>
    <w:div w:id="972759733">
      <w:bodyDiv w:val="1"/>
      <w:marLeft w:val="0"/>
      <w:marRight w:val="0"/>
      <w:marTop w:val="0"/>
      <w:marBottom w:val="0"/>
      <w:divBdr>
        <w:top w:val="none" w:sz="0" w:space="0" w:color="auto"/>
        <w:left w:val="none" w:sz="0" w:space="0" w:color="auto"/>
        <w:bottom w:val="none" w:sz="0" w:space="0" w:color="auto"/>
        <w:right w:val="none" w:sz="0" w:space="0" w:color="auto"/>
      </w:divBdr>
    </w:div>
    <w:div w:id="973412224">
      <w:bodyDiv w:val="1"/>
      <w:marLeft w:val="0"/>
      <w:marRight w:val="0"/>
      <w:marTop w:val="0"/>
      <w:marBottom w:val="0"/>
      <w:divBdr>
        <w:top w:val="none" w:sz="0" w:space="0" w:color="auto"/>
        <w:left w:val="none" w:sz="0" w:space="0" w:color="auto"/>
        <w:bottom w:val="none" w:sz="0" w:space="0" w:color="auto"/>
        <w:right w:val="none" w:sz="0" w:space="0" w:color="auto"/>
      </w:divBdr>
    </w:div>
    <w:div w:id="975381207">
      <w:bodyDiv w:val="1"/>
      <w:marLeft w:val="0"/>
      <w:marRight w:val="0"/>
      <w:marTop w:val="0"/>
      <w:marBottom w:val="0"/>
      <w:divBdr>
        <w:top w:val="none" w:sz="0" w:space="0" w:color="auto"/>
        <w:left w:val="none" w:sz="0" w:space="0" w:color="auto"/>
        <w:bottom w:val="none" w:sz="0" w:space="0" w:color="auto"/>
        <w:right w:val="none" w:sz="0" w:space="0" w:color="auto"/>
      </w:divBdr>
    </w:div>
    <w:div w:id="975455712">
      <w:bodyDiv w:val="1"/>
      <w:marLeft w:val="0"/>
      <w:marRight w:val="0"/>
      <w:marTop w:val="0"/>
      <w:marBottom w:val="0"/>
      <w:divBdr>
        <w:top w:val="none" w:sz="0" w:space="0" w:color="auto"/>
        <w:left w:val="none" w:sz="0" w:space="0" w:color="auto"/>
        <w:bottom w:val="none" w:sz="0" w:space="0" w:color="auto"/>
        <w:right w:val="none" w:sz="0" w:space="0" w:color="auto"/>
      </w:divBdr>
    </w:div>
    <w:div w:id="976296303">
      <w:bodyDiv w:val="1"/>
      <w:marLeft w:val="0"/>
      <w:marRight w:val="0"/>
      <w:marTop w:val="0"/>
      <w:marBottom w:val="0"/>
      <w:divBdr>
        <w:top w:val="none" w:sz="0" w:space="0" w:color="auto"/>
        <w:left w:val="none" w:sz="0" w:space="0" w:color="auto"/>
        <w:bottom w:val="none" w:sz="0" w:space="0" w:color="auto"/>
        <w:right w:val="none" w:sz="0" w:space="0" w:color="auto"/>
      </w:divBdr>
    </w:div>
    <w:div w:id="976836707">
      <w:bodyDiv w:val="1"/>
      <w:marLeft w:val="0"/>
      <w:marRight w:val="0"/>
      <w:marTop w:val="0"/>
      <w:marBottom w:val="0"/>
      <w:divBdr>
        <w:top w:val="none" w:sz="0" w:space="0" w:color="auto"/>
        <w:left w:val="none" w:sz="0" w:space="0" w:color="auto"/>
        <w:bottom w:val="none" w:sz="0" w:space="0" w:color="auto"/>
        <w:right w:val="none" w:sz="0" w:space="0" w:color="auto"/>
      </w:divBdr>
    </w:div>
    <w:div w:id="977301789">
      <w:bodyDiv w:val="1"/>
      <w:marLeft w:val="0"/>
      <w:marRight w:val="0"/>
      <w:marTop w:val="0"/>
      <w:marBottom w:val="0"/>
      <w:divBdr>
        <w:top w:val="none" w:sz="0" w:space="0" w:color="auto"/>
        <w:left w:val="none" w:sz="0" w:space="0" w:color="auto"/>
        <w:bottom w:val="none" w:sz="0" w:space="0" w:color="auto"/>
        <w:right w:val="none" w:sz="0" w:space="0" w:color="auto"/>
      </w:divBdr>
    </w:div>
    <w:div w:id="978147149">
      <w:bodyDiv w:val="1"/>
      <w:marLeft w:val="0"/>
      <w:marRight w:val="0"/>
      <w:marTop w:val="0"/>
      <w:marBottom w:val="0"/>
      <w:divBdr>
        <w:top w:val="none" w:sz="0" w:space="0" w:color="auto"/>
        <w:left w:val="none" w:sz="0" w:space="0" w:color="auto"/>
        <w:bottom w:val="none" w:sz="0" w:space="0" w:color="auto"/>
        <w:right w:val="none" w:sz="0" w:space="0" w:color="auto"/>
      </w:divBdr>
    </w:div>
    <w:div w:id="978345710">
      <w:bodyDiv w:val="1"/>
      <w:marLeft w:val="0"/>
      <w:marRight w:val="0"/>
      <w:marTop w:val="0"/>
      <w:marBottom w:val="0"/>
      <w:divBdr>
        <w:top w:val="none" w:sz="0" w:space="0" w:color="auto"/>
        <w:left w:val="none" w:sz="0" w:space="0" w:color="auto"/>
        <w:bottom w:val="none" w:sz="0" w:space="0" w:color="auto"/>
        <w:right w:val="none" w:sz="0" w:space="0" w:color="auto"/>
      </w:divBdr>
    </w:div>
    <w:div w:id="978612035">
      <w:bodyDiv w:val="1"/>
      <w:marLeft w:val="0"/>
      <w:marRight w:val="0"/>
      <w:marTop w:val="0"/>
      <w:marBottom w:val="0"/>
      <w:divBdr>
        <w:top w:val="none" w:sz="0" w:space="0" w:color="auto"/>
        <w:left w:val="none" w:sz="0" w:space="0" w:color="auto"/>
        <w:bottom w:val="none" w:sz="0" w:space="0" w:color="auto"/>
        <w:right w:val="none" w:sz="0" w:space="0" w:color="auto"/>
      </w:divBdr>
    </w:div>
    <w:div w:id="980886522">
      <w:bodyDiv w:val="1"/>
      <w:marLeft w:val="0"/>
      <w:marRight w:val="0"/>
      <w:marTop w:val="0"/>
      <w:marBottom w:val="0"/>
      <w:divBdr>
        <w:top w:val="none" w:sz="0" w:space="0" w:color="auto"/>
        <w:left w:val="none" w:sz="0" w:space="0" w:color="auto"/>
        <w:bottom w:val="none" w:sz="0" w:space="0" w:color="auto"/>
        <w:right w:val="none" w:sz="0" w:space="0" w:color="auto"/>
      </w:divBdr>
    </w:div>
    <w:div w:id="981228834">
      <w:bodyDiv w:val="1"/>
      <w:marLeft w:val="0"/>
      <w:marRight w:val="0"/>
      <w:marTop w:val="0"/>
      <w:marBottom w:val="0"/>
      <w:divBdr>
        <w:top w:val="none" w:sz="0" w:space="0" w:color="auto"/>
        <w:left w:val="none" w:sz="0" w:space="0" w:color="auto"/>
        <w:bottom w:val="none" w:sz="0" w:space="0" w:color="auto"/>
        <w:right w:val="none" w:sz="0" w:space="0" w:color="auto"/>
      </w:divBdr>
    </w:div>
    <w:div w:id="982587244">
      <w:bodyDiv w:val="1"/>
      <w:marLeft w:val="0"/>
      <w:marRight w:val="0"/>
      <w:marTop w:val="0"/>
      <w:marBottom w:val="0"/>
      <w:divBdr>
        <w:top w:val="none" w:sz="0" w:space="0" w:color="auto"/>
        <w:left w:val="none" w:sz="0" w:space="0" w:color="auto"/>
        <w:bottom w:val="none" w:sz="0" w:space="0" w:color="auto"/>
        <w:right w:val="none" w:sz="0" w:space="0" w:color="auto"/>
      </w:divBdr>
    </w:div>
    <w:div w:id="984116956">
      <w:bodyDiv w:val="1"/>
      <w:marLeft w:val="0"/>
      <w:marRight w:val="0"/>
      <w:marTop w:val="0"/>
      <w:marBottom w:val="0"/>
      <w:divBdr>
        <w:top w:val="none" w:sz="0" w:space="0" w:color="auto"/>
        <w:left w:val="none" w:sz="0" w:space="0" w:color="auto"/>
        <w:bottom w:val="none" w:sz="0" w:space="0" w:color="auto"/>
        <w:right w:val="none" w:sz="0" w:space="0" w:color="auto"/>
      </w:divBdr>
    </w:div>
    <w:div w:id="985471183">
      <w:bodyDiv w:val="1"/>
      <w:marLeft w:val="0"/>
      <w:marRight w:val="0"/>
      <w:marTop w:val="0"/>
      <w:marBottom w:val="0"/>
      <w:divBdr>
        <w:top w:val="none" w:sz="0" w:space="0" w:color="auto"/>
        <w:left w:val="none" w:sz="0" w:space="0" w:color="auto"/>
        <w:bottom w:val="none" w:sz="0" w:space="0" w:color="auto"/>
        <w:right w:val="none" w:sz="0" w:space="0" w:color="auto"/>
      </w:divBdr>
    </w:div>
    <w:div w:id="988939534">
      <w:bodyDiv w:val="1"/>
      <w:marLeft w:val="0"/>
      <w:marRight w:val="0"/>
      <w:marTop w:val="0"/>
      <w:marBottom w:val="0"/>
      <w:divBdr>
        <w:top w:val="none" w:sz="0" w:space="0" w:color="auto"/>
        <w:left w:val="none" w:sz="0" w:space="0" w:color="auto"/>
        <w:bottom w:val="none" w:sz="0" w:space="0" w:color="auto"/>
        <w:right w:val="none" w:sz="0" w:space="0" w:color="auto"/>
      </w:divBdr>
    </w:div>
    <w:div w:id="989594840">
      <w:bodyDiv w:val="1"/>
      <w:marLeft w:val="0"/>
      <w:marRight w:val="0"/>
      <w:marTop w:val="0"/>
      <w:marBottom w:val="0"/>
      <w:divBdr>
        <w:top w:val="none" w:sz="0" w:space="0" w:color="auto"/>
        <w:left w:val="none" w:sz="0" w:space="0" w:color="auto"/>
        <w:bottom w:val="none" w:sz="0" w:space="0" w:color="auto"/>
        <w:right w:val="none" w:sz="0" w:space="0" w:color="auto"/>
      </w:divBdr>
    </w:div>
    <w:div w:id="990135016">
      <w:bodyDiv w:val="1"/>
      <w:marLeft w:val="0"/>
      <w:marRight w:val="0"/>
      <w:marTop w:val="0"/>
      <w:marBottom w:val="0"/>
      <w:divBdr>
        <w:top w:val="none" w:sz="0" w:space="0" w:color="auto"/>
        <w:left w:val="none" w:sz="0" w:space="0" w:color="auto"/>
        <w:bottom w:val="none" w:sz="0" w:space="0" w:color="auto"/>
        <w:right w:val="none" w:sz="0" w:space="0" w:color="auto"/>
      </w:divBdr>
    </w:div>
    <w:div w:id="991711847">
      <w:bodyDiv w:val="1"/>
      <w:marLeft w:val="0"/>
      <w:marRight w:val="0"/>
      <w:marTop w:val="0"/>
      <w:marBottom w:val="0"/>
      <w:divBdr>
        <w:top w:val="none" w:sz="0" w:space="0" w:color="auto"/>
        <w:left w:val="none" w:sz="0" w:space="0" w:color="auto"/>
        <w:bottom w:val="none" w:sz="0" w:space="0" w:color="auto"/>
        <w:right w:val="none" w:sz="0" w:space="0" w:color="auto"/>
      </w:divBdr>
    </w:div>
    <w:div w:id="991711941">
      <w:bodyDiv w:val="1"/>
      <w:marLeft w:val="0"/>
      <w:marRight w:val="0"/>
      <w:marTop w:val="0"/>
      <w:marBottom w:val="0"/>
      <w:divBdr>
        <w:top w:val="none" w:sz="0" w:space="0" w:color="auto"/>
        <w:left w:val="none" w:sz="0" w:space="0" w:color="auto"/>
        <w:bottom w:val="none" w:sz="0" w:space="0" w:color="auto"/>
        <w:right w:val="none" w:sz="0" w:space="0" w:color="auto"/>
      </w:divBdr>
    </w:div>
    <w:div w:id="992296783">
      <w:bodyDiv w:val="1"/>
      <w:marLeft w:val="0"/>
      <w:marRight w:val="0"/>
      <w:marTop w:val="0"/>
      <w:marBottom w:val="0"/>
      <w:divBdr>
        <w:top w:val="none" w:sz="0" w:space="0" w:color="auto"/>
        <w:left w:val="none" w:sz="0" w:space="0" w:color="auto"/>
        <w:bottom w:val="none" w:sz="0" w:space="0" w:color="auto"/>
        <w:right w:val="none" w:sz="0" w:space="0" w:color="auto"/>
      </w:divBdr>
    </w:div>
    <w:div w:id="992369037">
      <w:bodyDiv w:val="1"/>
      <w:marLeft w:val="0"/>
      <w:marRight w:val="0"/>
      <w:marTop w:val="0"/>
      <w:marBottom w:val="0"/>
      <w:divBdr>
        <w:top w:val="none" w:sz="0" w:space="0" w:color="auto"/>
        <w:left w:val="none" w:sz="0" w:space="0" w:color="auto"/>
        <w:bottom w:val="none" w:sz="0" w:space="0" w:color="auto"/>
        <w:right w:val="none" w:sz="0" w:space="0" w:color="auto"/>
      </w:divBdr>
    </w:div>
    <w:div w:id="993803770">
      <w:bodyDiv w:val="1"/>
      <w:marLeft w:val="0"/>
      <w:marRight w:val="0"/>
      <w:marTop w:val="0"/>
      <w:marBottom w:val="0"/>
      <w:divBdr>
        <w:top w:val="none" w:sz="0" w:space="0" w:color="auto"/>
        <w:left w:val="none" w:sz="0" w:space="0" w:color="auto"/>
        <w:bottom w:val="none" w:sz="0" w:space="0" w:color="auto"/>
        <w:right w:val="none" w:sz="0" w:space="0" w:color="auto"/>
      </w:divBdr>
    </w:div>
    <w:div w:id="994065136">
      <w:bodyDiv w:val="1"/>
      <w:marLeft w:val="0"/>
      <w:marRight w:val="0"/>
      <w:marTop w:val="0"/>
      <w:marBottom w:val="0"/>
      <w:divBdr>
        <w:top w:val="none" w:sz="0" w:space="0" w:color="auto"/>
        <w:left w:val="none" w:sz="0" w:space="0" w:color="auto"/>
        <w:bottom w:val="none" w:sz="0" w:space="0" w:color="auto"/>
        <w:right w:val="none" w:sz="0" w:space="0" w:color="auto"/>
      </w:divBdr>
    </w:div>
    <w:div w:id="995113155">
      <w:bodyDiv w:val="1"/>
      <w:marLeft w:val="0"/>
      <w:marRight w:val="0"/>
      <w:marTop w:val="0"/>
      <w:marBottom w:val="0"/>
      <w:divBdr>
        <w:top w:val="none" w:sz="0" w:space="0" w:color="auto"/>
        <w:left w:val="none" w:sz="0" w:space="0" w:color="auto"/>
        <w:bottom w:val="none" w:sz="0" w:space="0" w:color="auto"/>
        <w:right w:val="none" w:sz="0" w:space="0" w:color="auto"/>
      </w:divBdr>
    </w:div>
    <w:div w:id="996615995">
      <w:bodyDiv w:val="1"/>
      <w:marLeft w:val="0"/>
      <w:marRight w:val="0"/>
      <w:marTop w:val="0"/>
      <w:marBottom w:val="0"/>
      <w:divBdr>
        <w:top w:val="none" w:sz="0" w:space="0" w:color="auto"/>
        <w:left w:val="none" w:sz="0" w:space="0" w:color="auto"/>
        <w:bottom w:val="none" w:sz="0" w:space="0" w:color="auto"/>
        <w:right w:val="none" w:sz="0" w:space="0" w:color="auto"/>
      </w:divBdr>
    </w:div>
    <w:div w:id="996762470">
      <w:bodyDiv w:val="1"/>
      <w:marLeft w:val="0"/>
      <w:marRight w:val="0"/>
      <w:marTop w:val="0"/>
      <w:marBottom w:val="0"/>
      <w:divBdr>
        <w:top w:val="none" w:sz="0" w:space="0" w:color="auto"/>
        <w:left w:val="none" w:sz="0" w:space="0" w:color="auto"/>
        <w:bottom w:val="none" w:sz="0" w:space="0" w:color="auto"/>
        <w:right w:val="none" w:sz="0" w:space="0" w:color="auto"/>
      </w:divBdr>
    </w:div>
    <w:div w:id="997150856">
      <w:bodyDiv w:val="1"/>
      <w:marLeft w:val="0"/>
      <w:marRight w:val="0"/>
      <w:marTop w:val="0"/>
      <w:marBottom w:val="0"/>
      <w:divBdr>
        <w:top w:val="none" w:sz="0" w:space="0" w:color="auto"/>
        <w:left w:val="none" w:sz="0" w:space="0" w:color="auto"/>
        <w:bottom w:val="none" w:sz="0" w:space="0" w:color="auto"/>
        <w:right w:val="none" w:sz="0" w:space="0" w:color="auto"/>
      </w:divBdr>
    </w:div>
    <w:div w:id="997221875">
      <w:bodyDiv w:val="1"/>
      <w:marLeft w:val="0"/>
      <w:marRight w:val="0"/>
      <w:marTop w:val="0"/>
      <w:marBottom w:val="0"/>
      <w:divBdr>
        <w:top w:val="none" w:sz="0" w:space="0" w:color="auto"/>
        <w:left w:val="none" w:sz="0" w:space="0" w:color="auto"/>
        <w:bottom w:val="none" w:sz="0" w:space="0" w:color="auto"/>
        <w:right w:val="none" w:sz="0" w:space="0" w:color="auto"/>
      </w:divBdr>
    </w:div>
    <w:div w:id="998845154">
      <w:bodyDiv w:val="1"/>
      <w:marLeft w:val="0"/>
      <w:marRight w:val="0"/>
      <w:marTop w:val="0"/>
      <w:marBottom w:val="0"/>
      <w:divBdr>
        <w:top w:val="none" w:sz="0" w:space="0" w:color="auto"/>
        <w:left w:val="none" w:sz="0" w:space="0" w:color="auto"/>
        <w:bottom w:val="none" w:sz="0" w:space="0" w:color="auto"/>
        <w:right w:val="none" w:sz="0" w:space="0" w:color="auto"/>
      </w:divBdr>
    </w:div>
    <w:div w:id="998849633">
      <w:bodyDiv w:val="1"/>
      <w:marLeft w:val="0"/>
      <w:marRight w:val="0"/>
      <w:marTop w:val="0"/>
      <w:marBottom w:val="0"/>
      <w:divBdr>
        <w:top w:val="none" w:sz="0" w:space="0" w:color="auto"/>
        <w:left w:val="none" w:sz="0" w:space="0" w:color="auto"/>
        <w:bottom w:val="none" w:sz="0" w:space="0" w:color="auto"/>
        <w:right w:val="none" w:sz="0" w:space="0" w:color="auto"/>
      </w:divBdr>
    </w:div>
    <w:div w:id="999576965">
      <w:bodyDiv w:val="1"/>
      <w:marLeft w:val="0"/>
      <w:marRight w:val="0"/>
      <w:marTop w:val="0"/>
      <w:marBottom w:val="0"/>
      <w:divBdr>
        <w:top w:val="none" w:sz="0" w:space="0" w:color="auto"/>
        <w:left w:val="none" w:sz="0" w:space="0" w:color="auto"/>
        <w:bottom w:val="none" w:sz="0" w:space="0" w:color="auto"/>
        <w:right w:val="none" w:sz="0" w:space="0" w:color="auto"/>
      </w:divBdr>
    </w:div>
    <w:div w:id="999968980">
      <w:bodyDiv w:val="1"/>
      <w:marLeft w:val="0"/>
      <w:marRight w:val="0"/>
      <w:marTop w:val="0"/>
      <w:marBottom w:val="0"/>
      <w:divBdr>
        <w:top w:val="none" w:sz="0" w:space="0" w:color="auto"/>
        <w:left w:val="none" w:sz="0" w:space="0" w:color="auto"/>
        <w:bottom w:val="none" w:sz="0" w:space="0" w:color="auto"/>
        <w:right w:val="none" w:sz="0" w:space="0" w:color="auto"/>
      </w:divBdr>
    </w:div>
    <w:div w:id="1000811737">
      <w:bodyDiv w:val="1"/>
      <w:marLeft w:val="0"/>
      <w:marRight w:val="0"/>
      <w:marTop w:val="0"/>
      <w:marBottom w:val="0"/>
      <w:divBdr>
        <w:top w:val="none" w:sz="0" w:space="0" w:color="auto"/>
        <w:left w:val="none" w:sz="0" w:space="0" w:color="auto"/>
        <w:bottom w:val="none" w:sz="0" w:space="0" w:color="auto"/>
        <w:right w:val="none" w:sz="0" w:space="0" w:color="auto"/>
      </w:divBdr>
    </w:div>
    <w:div w:id="1001087524">
      <w:bodyDiv w:val="1"/>
      <w:marLeft w:val="0"/>
      <w:marRight w:val="0"/>
      <w:marTop w:val="0"/>
      <w:marBottom w:val="0"/>
      <w:divBdr>
        <w:top w:val="none" w:sz="0" w:space="0" w:color="auto"/>
        <w:left w:val="none" w:sz="0" w:space="0" w:color="auto"/>
        <w:bottom w:val="none" w:sz="0" w:space="0" w:color="auto"/>
        <w:right w:val="none" w:sz="0" w:space="0" w:color="auto"/>
      </w:divBdr>
    </w:div>
    <w:div w:id="1002899648">
      <w:bodyDiv w:val="1"/>
      <w:marLeft w:val="0"/>
      <w:marRight w:val="0"/>
      <w:marTop w:val="0"/>
      <w:marBottom w:val="0"/>
      <w:divBdr>
        <w:top w:val="none" w:sz="0" w:space="0" w:color="auto"/>
        <w:left w:val="none" w:sz="0" w:space="0" w:color="auto"/>
        <w:bottom w:val="none" w:sz="0" w:space="0" w:color="auto"/>
        <w:right w:val="none" w:sz="0" w:space="0" w:color="auto"/>
      </w:divBdr>
    </w:div>
    <w:div w:id="1003122983">
      <w:bodyDiv w:val="1"/>
      <w:marLeft w:val="0"/>
      <w:marRight w:val="0"/>
      <w:marTop w:val="0"/>
      <w:marBottom w:val="0"/>
      <w:divBdr>
        <w:top w:val="none" w:sz="0" w:space="0" w:color="auto"/>
        <w:left w:val="none" w:sz="0" w:space="0" w:color="auto"/>
        <w:bottom w:val="none" w:sz="0" w:space="0" w:color="auto"/>
        <w:right w:val="none" w:sz="0" w:space="0" w:color="auto"/>
      </w:divBdr>
    </w:div>
    <w:div w:id="1004472863">
      <w:bodyDiv w:val="1"/>
      <w:marLeft w:val="0"/>
      <w:marRight w:val="0"/>
      <w:marTop w:val="0"/>
      <w:marBottom w:val="0"/>
      <w:divBdr>
        <w:top w:val="none" w:sz="0" w:space="0" w:color="auto"/>
        <w:left w:val="none" w:sz="0" w:space="0" w:color="auto"/>
        <w:bottom w:val="none" w:sz="0" w:space="0" w:color="auto"/>
        <w:right w:val="none" w:sz="0" w:space="0" w:color="auto"/>
      </w:divBdr>
    </w:div>
    <w:div w:id="1005282511">
      <w:bodyDiv w:val="1"/>
      <w:marLeft w:val="0"/>
      <w:marRight w:val="0"/>
      <w:marTop w:val="0"/>
      <w:marBottom w:val="0"/>
      <w:divBdr>
        <w:top w:val="none" w:sz="0" w:space="0" w:color="auto"/>
        <w:left w:val="none" w:sz="0" w:space="0" w:color="auto"/>
        <w:bottom w:val="none" w:sz="0" w:space="0" w:color="auto"/>
        <w:right w:val="none" w:sz="0" w:space="0" w:color="auto"/>
      </w:divBdr>
    </w:div>
    <w:div w:id="1005589614">
      <w:bodyDiv w:val="1"/>
      <w:marLeft w:val="0"/>
      <w:marRight w:val="0"/>
      <w:marTop w:val="0"/>
      <w:marBottom w:val="0"/>
      <w:divBdr>
        <w:top w:val="none" w:sz="0" w:space="0" w:color="auto"/>
        <w:left w:val="none" w:sz="0" w:space="0" w:color="auto"/>
        <w:bottom w:val="none" w:sz="0" w:space="0" w:color="auto"/>
        <w:right w:val="none" w:sz="0" w:space="0" w:color="auto"/>
      </w:divBdr>
    </w:div>
    <w:div w:id="1005787175">
      <w:bodyDiv w:val="1"/>
      <w:marLeft w:val="0"/>
      <w:marRight w:val="0"/>
      <w:marTop w:val="0"/>
      <w:marBottom w:val="0"/>
      <w:divBdr>
        <w:top w:val="none" w:sz="0" w:space="0" w:color="auto"/>
        <w:left w:val="none" w:sz="0" w:space="0" w:color="auto"/>
        <w:bottom w:val="none" w:sz="0" w:space="0" w:color="auto"/>
        <w:right w:val="none" w:sz="0" w:space="0" w:color="auto"/>
      </w:divBdr>
    </w:div>
    <w:div w:id="1006397789">
      <w:bodyDiv w:val="1"/>
      <w:marLeft w:val="0"/>
      <w:marRight w:val="0"/>
      <w:marTop w:val="0"/>
      <w:marBottom w:val="0"/>
      <w:divBdr>
        <w:top w:val="none" w:sz="0" w:space="0" w:color="auto"/>
        <w:left w:val="none" w:sz="0" w:space="0" w:color="auto"/>
        <w:bottom w:val="none" w:sz="0" w:space="0" w:color="auto"/>
        <w:right w:val="none" w:sz="0" w:space="0" w:color="auto"/>
      </w:divBdr>
    </w:div>
    <w:div w:id="1008556985">
      <w:bodyDiv w:val="1"/>
      <w:marLeft w:val="0"/>
      <w:marRight w:val="0"/>
      <w:marTop w:val="0"/>
      <w:marBottom w:val="0"/>
      <w:divBdr>
        <w:top w:val="none" w:sz="0" w:space="0" w:color="auto"/>
        <w:left w:val="none" w:sz="0" w:space="0" w:color="auto"/>
        <w:bottom w:val="none" w:sz="0" w:space="0" w:color="auto"/>
        <w:right w:val="none" w:sz="0" w:space="0" w:color="auto"/>
      </w:divBdr>
    </w:div>
    <w:div w:id="1008947986">
      <w:bodyDiv w:val="1"/>
      <w:marLeft w:val="0"/>
      <w:marRight w:val="0"/>
      <w:marTop w:val="0"/>
      <w:marBottom w:val="0"/>
      <w:divBdr>
        <w:top w:val="none" w:sz="0" w:space="0" w:color="auto"/>
        <w:left w:val="none" w:sz="0" w:space="0" w:color="auto"/>
        <w:bottom w:val="none" w:sz="0" w:space="0" w:color="auto"/>
        <w:right w:val="none" w:sz="0" w:space="0" w:color="auto"/>
      </w:divBdr>
    </w:div>
    <w:div w:id="1010524729">
      <w:bodyDiv w:val="1"/>
      <w:marLeft w:val="0"/>
      <w:marRight w:val="0"/>
      <w:marTop w:val="0"/>
      <w:marBottom w:val="0"/>
      <w:divBdr>
        <w:top w:val="none" w:sz="0" w:space="0" w:color="auto"/>
        <w:left w:val="none" w:sz="0" w:space="0" w:color="auto"/>
        <w:bottom w:val="none" w:sz="0" w:space="0" w:color="auto"/>
        <w:right w:val="none" w:sz="0" w:space="0" w:color="auto"/>
      </w:divBdr>
    </w:div>
    <w:div w:id="1010912554">
      <w:bodyDiv w:val="1"/>
      <w:marLeft w:val="0"/>
      <w:marRight w:val="0"/>
      <w:marTop w:val="0"/>
      <w:marBottom w:val="0"/>
      <w:divBdr>
        <w:top w:val="none" w:sz="0" w:space="0" w:color="auto"/>
        <w:left w:val="none" w:sz="0" w:space="0" w:color="auto"/>
        <w:bottom w:val="none" w:sz="0" w:space="0" w:color="auto"/>
        <w:right w:val="none" w:sz="0" w:space="0" w:color="auto"/>
      </w:divBdr>
    </w:div>
    <w:div w:id="1010986531">
      <w:bodyDiv w:val="1"/>
      <w:marLeft w:val="0"/>
      <w:marRight w:val="0"/>
      <w:marTop w:val="0"/>
      <w:marBottom w:val="0"/>
      <w:divBdr>
        <w:top w:val="none" w:sz="0" w:space="0" w:color="auto"/>
        <w:left w:val="none" w:sz="0" w:space="0" w:color="auto"/>
        <w:bottom w:val="none" w:sz="0" w:space="0" w:color="auto"/>
        <w:right w:val="none" w:sz="0" w:space="0" w:color="auto"/>
      </w:divBdr>
    </w:div>
    <w:div w:id="1011685911">
      <w:bodyDiv w:val="1"/>
      <w:marLeft w:val="0"/>
      <w:marRight w:val="0"/>
      <w:marTop w:val="0"/>
      <w:marBottom w:val="0"/>
      <w:divBdr>
        <w:top w:val="none" w:sz="0" w:space="0" w:color="auto"/>
        <w:left w:val="none" w:sz="0" w:space="0" w:color="auto"/>
        <w:bottom w:val="none" w:sz="0" w:space="0" w:color="auto"/>
        <w:right w:val="none" w:sz="0" w:space="0" w:color="auto"/>
      </w:divBdr>
    </w:div>
    <w:div w:id="1011756506">
      <w:bodyDiv w:val="1"/>
      <w:marLeft w:val="0"/>
      <w:marRight w:val="0"/>
      <w:marTop w:val="0"/>
      <w:marBottom w:val="0"/>
      <w:divBdr>
        <w:top w:val="none" w:sz="0" w:space="0" w:color="auto"/>
        <w:left w:val="none" w:sz="0" w:space="0" w:color="auto"/>
        <w:bottom w:val="none" w:sz="0" w:space="0" w:color="auto"/>
        <w:right w:val="none" w:sz="0" w:space="0" w:color="auto"/>
      </w:divBdr>
    </w:div>
    <w:div w:id="1011833716">
      <w:bodyDiv w:val="1"/>
      <w:marLeft w:val="0"/>
      <w:marRight w:val="0"/>
      <w:marTop w:val="0"/>
      <w:marBottom w:val="0"/>
      <w:divBdr>
        <w:top w:val="none" w:sz="0" w:space="0" w:color="auto"/>
        <w:left w:val="none" w:sz="0" w:space="0" w:color="auto"/>
        <w:bottom w:val="none" w:sz="0" w:space="0" w:color="auto"/>
        <w:right w:val="none" w:sz="0" w:space="0" w:color="auto"/>
      </w:divBdr>
    </w:div>
    <w:div w:id="1012143173">
      <w:bodyDiv w:val="1"/>
      <w:marLeft w:val="0"/>
      <w:marRight w:val="0"/>
      <w:marTop w:val="0"/>
      <w:marBottom w:val="0"/>
      <w:divBdr>
        <w:top w:val="none" w:sz="0" w:space="0" w:color="auto"/>
        <w:left w:val="none" w:sz="0" w:space="0" w:color="auto"/>
        <w:bottom w:val="none" w:sz="0" w:space="0" w:color="auto"/>
        <w:right w:val="none" w:sz="0" w:space="0" w:color="auto"/>
      </w:divBdr>
    </w:div>
    <w:div w:id="1012758470">
      <w:bodyDiv w:val="1"/>
      <w:marLeft w:val="0"/>
      <w:marRight w:val="0"/>
      <w:marTop w:val="0"/>
      <w:marBottom w:val="0"/>
      <w:divBdr>
        <w:top w:val="none" w:sz="0" w:space="0" w:color="auto"/>
        <w:left w:val="none" w:sz="0" w:space="0" w:color="auto"/>
        <w:bottom w:val="none" w:sz="0" w:space="0" w:color="auto"/>
        <w:right w:val="none" w:sz="0" w:space="0" w:color="auto"/>
      </w:divBdr>
    </w:div>
    <w:div w:id="1013603373">
      <w:bodyDiv w:val="1"/>
      <w:marLeft w:val="0"/>
      <w:marRight w:val="0"/>
      <w:marTop w:val="0"/>
      <w:marBottom w:val="0"/>
      <w:divBdr>
        <w:top w:val="none" w:sz="0" w:space="0" w:color="auto"/>
        <w:left w:val="none" w:sz="0" w:space="0" w:color="auto"/>
        <w:bottom w:val="none" w:sz="0" w:space="0" w:color="auto"/>
        <w:right w:val="none" w:sz="0" w:space="0" w:color="auto"/>
      </w:divBdr>
    </w:div>
    <w:div w:id="1013648064">
      <w:bodyDiv w:val="1"/>
      <w:marLeft w:val="0"/>
      <w:marRight w:val="0"/>
      <w:marTop w:val="0"/>
      <w:marBottom w:val="0"/>
      <w:divBdr>
        <w:top w:val="none" w:sz="0" w:space="0" w:color="auto"/>
        <w:left w:val="none" w:sz="0" w:space="0" w:color="auto"/>
        <w:bottom w:val="none" w:sz="0" w:space="0" w:color="auto"/>
        <w:right w:val="none" w:sz="0" w:space="0" w:color="auto"/>
      </w:divBdr>
    </w:div>
    <w:div w:id="1013995691">
      <w:bodyDiv w:val="1"/>
      <w:marLeft w:val="0"/>
      <w:marRight w:val="0"/>
      <w:marTop w:val="0"/>
      <w:marBottom w:val="0"/>
      <w:divBdr>
        <w:top w:val="none" w:sz="0" w:space="0" w:color="auto"/>
        <w:left w:val="none" w:sz="0" w:space="0" w:color="auto"/>
        <w:bottom w:val="none" w:sz="0" w:space="0" w:color="auto"/>
        <w:right w:val="none" w:sz="0" w:space="0" w:color="auto"/>
      </w:divBdr>
    </w:div>
    <w:div w:id="1015378666">
      <w:bodyDiv w:val="1"/>
      <w:marLeft w:val="0"/>
      <w:marRight w:val="0"/>
      <w:marTop w:val="0"/>
      <w:marBottom w:val="0"/>
      <w:divBdr>
        <w:top w:val="none" w:sz="0" w:space="0" w:color="auto"/>
        <w:left w:val="none" w:sz="0" w:space="0" w:color="auto"/>
        <w:bottom w:val="none" w:sz="0" w:space="0" w:color="auto"/>
        <w:right w:val="none" w:sz="0" w:space="0" w:color="auto"/>
      </w:divBdr>
    </w:div>
    <w:div w:id="1015380502">
      <w:bodyDiv w:val="1"/>
      <w:marLeft w:val="0"/>
      <w:marRight w:val="0"/>
      <w:marTop w:val="0"/>
      <w:marBottom w:val="0"/>
      <w:divBdr>
        <w:top w:val="none" w:sz="0" w:space="0" w:color="auto"/>
        <w:left w:val="none" w:sz="0" w:space="0" w:color="auto"/>
        <w:bottom w:val="none" w:sz="0" w:space="0" w:color="auto"/>
        <w:right w:val="none" w:sz="0" w:space="0" w:color="auto"/>
      </w:divBdr>
    </w:div>
    <w:div w:id="1015612910">
      <w:bodyDiv w:val="1"/>
      <w:marLeft w:val="0"/>
      <w:marRight w:val="0"/>
      <w:marTop w:val="0"/>
      <w:marBottom w:val="0"/>
      <w:divBdr>
        <w:top w:val="none" w:sz="0" w:space="0" w:color="auto"/>
        <w:left w:val="none" w:sz="0" w:space="0" w:color="auto"/>
        <w:bottom w:val="none" w:sz="0" w:space="0" w:color="auto"/>
        <w:right w:val="none" w:sz="0" w:space="0" w:color="auto"/>
      </w:divBdr>
    </w:div>
    <w:div w:id="1015613768">
      <w:bodyDiv w:val="1"/>
      <w:marLeft w:val="0"/>
      <w:marRight w:val="0"/>
      <w:marTop w:val="0"/>
      <w:marBottom w:val="0"/>
      <w:divBdr>
        <w:top w:val="none" w:sz="0" w:space="0" w:color="auto"/>
        <w:left w:val="none" w:sz="0" w:space="0" w:color="auto"/>
        <w:bottom w:val="none" w:sz="0" w:space="0" w:color="auto"/>
        <w:right w:val="none" w:sz="0" w:space="0" w:color="auto"/>
      </w:divBdr>
    </w:div>
    <w:div w:id="1017585387">
      <w:bodyDiv w:val="1"/>
      <w:marLeft w:val="0"/>
      <w:marRight w:val="0"/>
      <w:marTop w:val="0"/>
      <w:marBottom w:val="0"/>
      <w:divBdr>
        <w:top w:val="none" w:sz="0" w:space="0" w:color="auto"/>
        <w:left w:val="none" w:sz="0" w:space="0" w:color="auto"/>
        <w:bottom w:val="none" w:sz="0" w:space="0" w:color="auto"/>
        <w:right w:val="none" w:sz="0" w:space="0" w:color="auto"/>
      </w:divBdr>
    </w:div>
    <w:div w:id="1018578512">
      <w:bodyDiv w:val="1"/>
      <w:marLeft w:val="0"/>
      <w:marRight w:val="0"/>
      <w:marTop w:val="0"/>
      <w:marBottom w:val="0"/>
      <w:divBdr>
        <w:top w:val="none" w:sz="0" w:space="0" w:color="auto"/>
        <w:left w:val="none" w:sz="0" w:space="0" w:color="auto"/>
        <w:bottom w:val="none" w:sz="0" w:space="0" w:color="auto"/>
        <w:right w:val="none" w:sz="0" w:space="0" w:color="auto"/>
      </w:divBdr>
    </w:div>
    <w:div w:id="1019892232">
      <w:bodyDiv w:val="1"/>
      <w:marLeft w:val="0"/>
      <w:marRight w:val="0"/>
      <w:marTop w:val="0"/>
      <w:marBottom w:val="0"/>
      <w:divBdr>
        <w:top w:val="none" w:sz="0" w:space="0" w:color="auto"/>
        <w:left w:val="none" w:sz="0" w:space="0" w:color="auto"/>
        <w:bottom w:val="none" w:sz="0" w:space="0" w:color="auto"/>
        <w:right w:val="none" w:sz="0" w:space="0" w:color="auto"/>
      </w:divBdr>
    </w:div>
    <w:div w:id="1021474907">
      <w:bodyDiv w:val="1"/>
      <w:marLeft w:val="0"/>
      <w:marRight w:val="0"/>
      <w:marTop w:val="0"/>
      <w:marBottom w:val="0"/>
      <w:divBdr>
        <w:top w:val="none" w:sz="0" w:space="0" w:color="auto"/>
        <w:left w:val="none" w:sz="0" w:space="0" w:color="auto"/>
        <w:bottom w:val="none" w:sz="0" w:space="0" w:color="auto"/>
        <w:right w:val="none" w:sz="0" w:space="0" w:color="auto"/>
      </w:divBdr>
    </w:div>
    <w:div w:id="1022242074">
      <w:bodyDiv w:val="1"/>
      <w:marLeft w:val="0"/>
      <w:marRight w:val="0"/>
      <w:marTop w:val="0"/>
      <w:marBottom w:val="0"/>
      <w:divBdr>
        <w:top w:val="none" w:sz="0" w:space="0" w:color="auto"/>
        <w:left w:val="none" w:sz="0" w:space="0" w:color="auto"/>
        <w:bottom w:val="none" w:sz="0" w:space="0" w:color="auto"/>
        <w:right w:val="none" w:sz="0" w:space="0" w:color="auto"/>
      </w:divBdr>
    </w:div>
    <w:div w:id="1022318418">
      <w:bodyDiv w:val="1"/>
      <w:marLeft w:val="0"/>
      <w:marRight w:val="0"/>
      <w:marTop w:val="0"/>
      <w:marBottom w:val="0"/>
      <w:divBdr>
        <w:top w:val="none" w:sz="0" w:space="0" w:color="auto"/>
        <w:left w:val="none" w:sz="0" w:space="0" w:color="auto"/>
        <w:bottom w:val="none" w:sz="0" w:space="0" w:color="auto"/>
        <w:right w:val="none" w:sz="0" w:space="0" w:color="auto"/>
      </w:divBdr>
    </w:div>
    <w:div w:id="1022508912">
      <w:bodyDiv w:val="1"/>
      <w:marLeft w:val="0"/>
      <w:marRight w:val="0"/>
      <w:marTop w:val="0"/>
      <w:marBottom w:val="0"/>
      <w:divBdr>
        <w:top w:val="none" w:sz="0" w:space="0" w:color="auto"/>
        <w:left w:val="none" w:sz="0" w:space="0" w:color="auto"/>
        <w:bottom w:val="none" w:sz="0" w:space="0" w:color="auto"/>
        <w:right w:val="none" w:sz="0" w:space="0" w:color="auto"/>
      </w:divBdr>
    </w:div>
    <w:div w:id="1023089096">
      <w:bodyDiv w:val="1"/>
      <w:marLeft w:val="0"/>
      <w:marRight w:val="0"/>
      <w:marTop w:val="0"/>
      <w:marBottom w:val="0"/>
      <w:divBdr>
        <w:top w:val="none" w:sz="0" w:space="0" w:color="auto"/>
        <w:left w:val="none" w:sz="0" w:space="0" w:color="auto"/>
        <w:bottom w:val="none" w:sz="0" w:space="0" w:color="auto"/>
        <w:right w:val="none" w:sz="0" w:space="0" w:color="auto"/>
      </w:divBdr>
    </w:div>
    <w:div w:id="1024554984">
      <w:bodyDiv w:val="1"/>
      <w:marLeft w:val="0"/>
      <w:marRight w:val="0"/>
      <w:marTop w:val="0"/>
      <w:marBottom w:val="0"/>
      <w:divBdr>
        <w:top w:val="none" w:sz="0" w:space="0" w:color="auto"/>
        <w:left w:val="none" w:sz="0" w:space="0" w:color="auto"/>
        <w:bottom w:val="none" w:sz="0" w:space="0" w:color="auto"/>
        <w:right w:val="none" w:sz="0" w:space="0" w:color="auto"/>
      </w:divBdr>
    </w:div>
    <w:div w:id="1024673555">
      <w:bodyDiv w:val="1"/>
      <w:marLeft w:val="0"/>
      <w:marRight w:val="0"/>
      <w:marTop w:val="0"/>
      <w:marBottom w:val="0"/>
      <w:divBdr>
        <w:top w:val="none" w:sz="0" w:space="0" w:color="auto"/>
        <w:left w:val="none" w:sz="0" w:space="0" w:color="auto"/>
        <w:bottom w:val="none" w:sz="0" w:space="0" w:color="auto"/>
        <w:right w:val="none" w:sz="0" w:space="0" w:color="auto"/>
      </w:divBdr>
    </w:div>
    <w:div w:id="1025911958">
      <w:bodyDiv w:val="1"/>
      <w:marLeft w:val="0"/>
      <w:marRight w:val="0"/>
      <w:marTop w:val="0"/>
      <w:marBottom w:val="0"/>
      <w:divBdr>
        <w:top w:val="none" w:sz="0" w:space="0" w:color="auto"/>
        <w:left w:val="none" w:sz="0" w:space="0" w:color="auto"/>
        <w:bottom w:val="none" w:sz="0" w:space="0" w:color="auto"/>
        <w:right w:val="none" w:sz="0" w:space="0" w:color="auto"/>
      </w:divBdr>
    </w:div>
    <w:div w:id="1027364173">
      <w:bodyDiv w:val="1"/>
      <w:marLeft w:val="0"/>
      <w:marRight w:val="0"/>
      <w:marTop w:val="0"/>
      <w:marBottom w:val="0"/>
      <w:divBdr>
        <w:top w:val="none" w:sz="0" w:space="0" w:color="auto"/>
        <w:left w:val="none" w:sz="0" w:space="0" w:color="auto"/>
        <w:bottom w:val="none" w:sz="0" w:space="0" w:color="auto"/>
        <w:right w:val="none" w:sz="0" w:space="0" w:color="auto"/>
      </w:divBdr>
    </w:div>
    <w:div w:id="1029336191">
      <w:bodyDiv w:val="1"/>
      <w:marLeft w:val="0"/>
      <w:marRight w:val="0"/>
      <w:marTop w:val="0"/>
      <w:marBottom w:val="0"/>
      <w:divBdr>
        <w:top w:val="none" w:sz="0" w:space="0" w:color="auto"/>
        <w:left w:val="none" w:sz="0" w:space="0" w:color="auto"/>
        <w:bottom w:val="none" w:sz="0" w:space="0" w:color="auto"/>
        <w:right w:val="none" w:sz="0" w:space="0" w:color="auto"/>
      </w:divBdr>
    </w:div>
    <w:div w:id="1029912358">
      <w:bodyDiv w:val="1"/>
      <w:marLeft w:val="0"/>
      <w:marRight w:val="0"/>
      <w:marTop w:val="0"/>
      <w:marBottom w:val="0"/>
      <w:divBdr>
        <w:top w:val="none" w:sz="0" w:space="0" w:color="auto"/>
        <w:left w:val="none" w:sz="0" w:space="0" w:color="auto"/>
        <w:bottom w:val="none" w:sz="0" w:space="0" w:color="auto"/>
        <w:right w:val="none" w:sz="0" w:space="0" w:color="auto"/>
      </w:divBdr>
    </w:div>
    <w:div w:id="1030104741">
      <w:bodyDiv w:val="1"/>
      <w:marLeft w:val="0"/>
      <w:marRight w:val="0"/>
      <w:marTop w:val="0"/>
      <w:marBottom w:val="0"/>
      <w:divBdr>
        <w:top w:val="none" w:sz="0" w:space="0" w:color="auto"/>
        <w:left w:val="none" w:sz="0" w:space="0" w:color="auto"/>
        <w:bottom w:val="none" w:sz="0" w:space="0" w:color="auto"/>
        <w:right w:val="none" w:sz="0" w:space="0" w:color="auto"/>
      </w:divBdr>
    </w:div>
    <w:div w:id="1030376098">
      <w:bodyDiv w:val="1"/>
      <w:marLeft w:val="0"/>
      <w:marRight w:val="0"/>
      <w:marTop w:val="0"/>
      <w:marBottom w:val="0"/>
      <w:divBdr>
        <w:top w:val="none" w:sz="0" w:space="0" w:color="auto"/>
        <w:left w:val="none" w:sz="0" w:space="0" w:color="auto"/>
        <w:bottom w:val="none" w:sz="0" w:space="0" w:color="auto"/>
        <w:right w:val="none" w:sz="0" w:space="0" w:color="auto"/>
      </w:divBdr>
    </w:div>
    <w:div w:id="1032608397">
      <w:bodyDiv w:val="1"/>
      <w:marLeft w:val="0"/>
      <w:marRight w:val="0"/>
      <w:marTop w:val="0"/>
      <w:marBottom w:val="0"/>
      <w:divBdr>
        <w:top w:val="none" w:sz="0" w:space="0" w:color="auto"/>
        <w:left w:val="none" w:sz="0" w:space="0" w:color="auto"/>
        <w:bottom w:val="none" w:sz="0" w:space="0" w:color="auto"/>
        <w:right w:val="none" w:sz="0" w:space="0" w:color="auto"/>
      </w:divBdr>
    </w:div>
    <w:div w:id="1033113875">
      <w:bodyDiv w:val="1"/>
      <w:marLeft w:val="0"/>
      <w:marRight w:val="0"/>
      <w:marTop w:val="0"/>
      <w:marBottom w:val="0"/>
      <w:divBdr>
        <w:top w:val="none" w:sz="0" w:space="0" w:color="auto"/>
        <w:left w:val="none" w:sz="0" w:space="0" w:color="auto"/>
        <w:bottom w:val="none" w:sz="0" w:space="0" w:color="auto"/>
        <w:right w:val="none" w:sz="0" w:space="0" w:color="auto"/>
      </w:divBdr>
    </w:div>
    <w:div w:id="1035815907">
      <w:bodyDiv w:val="1"/>
      <w:marLeft w:val="0"/>
      <w:marRight w:val="0"/>
      <w:marTop w:val="0"/>
      <w:marBottom w:val="0"/>
      <w:divBdr>
        <w:top w:val="none" w:sz="0" w:space="0" w:color="auto"/>
        <w:left w:val="none" w:sz="0" w:space="0" w:color="auto"/>
        <w:bottom w:val="none" w:sz="0" w:space="0" w:color="auto"/>
        <w:right w:val="none" w:sz="0" w:space="0" w:color="auto"/>
      </w:divBdr>
    </w:div>
    <w:div w:id="1036076197">
      <w:bodyDiv w:val="1"/>
      <w:marLeft w:val="0"/>
      <w:marRight w:val="0"/>
      <w:marTop w:val="0"/>
      <w:marBottom w:val="0"/>
      <w:divBdr>
        <w:top w:val="none" w:sz="0" w:space="0" w:color="auto"/>
        <w:left w:val="none" w:sz="0" w:space="0" w:color="auto"/>
        <w:bottom w:val="none" w:sz="0" w:space="0" w:color="auto"/>
        <w:right w:val="none" w:sz="0" w:space="0" w:color="auto"/>
      </w:divBdr>
    </w:div>
    <w:div w:id="1037121927">
      <w:bodyDiv w:val="1"/>
      <w:marLeft w:val="0"/>
      <w:marRight w:val="0"/>
      <w:marTop w:val="0"/>
      <w:marBottom w:val="0"/>
      <w:divBdr>
        <w:top w:val="none" w:sz="0" w:space="0" w:color="auto"/>
        <w:left w:val="none" w:sz="0" w:space="0" w:color="auto"/>
        <w:bottom w:val="none" w:sz="0" w:space="0" w:color="auto"/>
        <w:right w:val="none" w:sz="0" w:space="0" w:color="auto"/>
      </w:divBdr>
    </w:div>
    <w:div w:id="1037240206">
      <w:bodyDiv w:val="1"/>
      <w:marLeft w:val="0"/>
      <w:marRight w:val="0"/>
      <w:marTop w:val="0"/>
      <w:marBottom w:val="0"/>
      <w:divBdr>
        <w:top w:val="none" w:sz="0" w:space="0" w:color="auto"/>
        <w:left w:val="none" w:sz="0" w:space="0" w:color="auto"/>
        <w:bottom w:val="none" w:sz="0" w:space="0" w:color="auto"/>
        <w:right w:val="none" w:sz="0" w:space="0" w:color="auto"/>
      </w:divBdr>
    </w:div>
    <w:div w:id="1037896140">
      <w:bodyDiv w:val="1"/>
      <w:marLeft w:val="0"/>
      <w:marRight w:val="0"/>
      <w:marTop w:val="0"/>
      <w:marBottom w:val="0"/>
      <w:divBdr>
        <w:top w:val="none" w:sz="0" w:space="0" w:color="auto"/>
        <w:left w:val="none" w:sz="0" w:space="0" w:color="auto"/>
        <w:bottom w:val="none" w:sz="0" w:space="0" w:color="auto"/>
        <w:right w:val="none" w:sz="0" w:space="0" w:color="auto"/>
      </w:divBdr>
    </w:div>
    <w:div w:id="1040863169">
      <w:bodyDiv w:val="1"/>
      <w:marLeft w:val="0"/>
      <w:marRight w:val="0"/>
      <w:marTop w:val="0"/>
      <w:marBottom w:val="0"/>
      <w:divBdr>
        <w:top w:val="none" w:sz="0" w:space="0" w:color="auto"/>
        <w:left w:val="none" w:sz="0" w:space="0" w:color="auto"/>
        <w:bottom w:val="none" w:sz="0" w:space="0" w:color="auto"/>
        <w:right w:val="none" w:sz="0" w:space="0" w:color="auto"/>
      </w:divBdr>
    </w:div>
    <w:div w:id="1042628479">
      <w:bodyDiv w:val="1"/>
      <w:marLeft w:val="0"/>
      <w:marRight w:val="0"/>
      <w:marTop w:val="0"/>
      <w:marBottom w:val="0"/>
      <w:divBdr>
        <w:top w:val="none" w:sz="0" w:space="0" w:color="auto"/>
        <w:left w:val="none" w:sz="0" w:space="0" w:color="auto"/>
        <w:bottom w:val="none" w:sz="0" w:space="0" w:color="auto"/>
        <w:right w:val="none" w:sz="0" w:space="0" w:color="auto"/>
      </w:divBdr>
    </w:div>
    <w:div w:id="1042678346">
      <w:bodyDiv w:val="1"/>
      <w:marLeft w:val="0"/>
      <w:marRight w:val="0"/>
      <w:marTop w:val="0"/>
      <w:marBottom w:val="0"/>
      <w:divBdr>
        <w:top w:val="none" w:sz="0" w:space="0" w:color="auto"/>
        <w:left w:val="none" w:sz="0" w:space="0" w:color="auto"/>
        <w:bottom w:val="none" w:sz="0" w:space="0" w:color="auto"/>
        <w:right w:val="none" w:sz="0" w:space="0" w:color="auto"/>
      </w:divBdr>
    </w:div>
    <w:div w:id="1042751836">
      <w:bodyDiv w:val="1"/>
      <w:marLeft w:val="0"/>
      <w:marRight w:val="0"/>
      <w:marTop w:val="0"/>
      <w:marBottom w:val="0"/>
      <w:divBdr>
        <w:top w:val="none" w:sz="0" w:space="0" w:color="auto"/>
        <w:left w:val="none" w:sz="0" w:space="0" w:color="auto"/>
        <w:bottom w:val="none" w:sz="0" w:space="0" w:color="auto"/>
        <w:right w:val="none" w:sz="0" w:space="0" w:color="auto"/>
      </w:divBdr>
    </w:div>
    <w:div w:id="1042948817">
      <w:bodyDiv w:val="1"/>
      <w:marLeft w:val="0"/>
      <w:marRight w:val="0"/>
      <w:marTop w:val="0"/>
      <w:marBottom w:val="0"/>
      <w:divBdr>
        <w:top w:val="none" w:sz="0" w:space="0" w:color="auto"/>
        <w:left w:val="none" w:sz="0" w:space="0" w:color="auto"/>
        <w:bottom w:val="none" w:sz="0" w:space="0" w:color="auto"/>
        <w:right w:val="none" w:sz="0" w:space="0" w:color="auto"/>
      </w:divBdr>
    </w:div>
    <w:div w:id="1043557973">
      <w:bodyDiv w:val="1"/>
      <w:marLeft w:val="0"/>
      <w:marRight w:val="0"/>
      <w:marTop w:val="0"/>
      <w:marBottom w:val="0"/>
      <w:divBdr>
        <w:top w:val="none" w:sz="0" w:space="0" w:color="auto"/>
        <w:left w:val="none" w:sz="0" w:space="0" w:color="auto"/>
        <w:bottom w:val="none" w:sz="0" w:space="0" w:color="auto"/>
        <w:right w:val="none" w:sz="0" w:space="0" w:color="auto"/>
      </w:divBdr>
    </w:div>
    <w:div w:id="1043945052">
      <w:bodyDiv w:val="1"/>
      <w:marLeft w:val="0"/>
      <w:marRight w:val="0"/>
      <w:marTop w:val="0"/>
      <w:marBottom w:val="0"/>
      <w:divBdr>
        <w:top w:val="none" w:sz="0" w:space="0" w:color="auto"/>
        <w:left w:val="none" w:sz="0" w:space="0" w:color="auto"/>
        <w:bottom w:val="none" w:sz="0" w:space="0" w:color="auto"/>
        <w:right w:val="none" w:sz="0" w:space="0" w:color="auto"/>
      </w:divBdr>
    </w:div>
    <w:div w:id="1044865646">
      <w:bodyDiv w:val="1"/>
      <w:marLeft w:val="0"/>
      <w:marRight w:val="0"/>
      <w:marTop w:val="0"/>
      <w:marBottom w:val="0"/>
      <w:divBdr>
        <w:top w:val="none" w:sz="0" w:space="0" w:color="auto"/>
        <w:left w:val="none" w:sz="0" w:space="0" w:color="auto"/>
        <w:bottom w:val="none" w:sz="0" w:space="0" w:color="auto"/>
        <w:right w:val="none" w:sz="0" w:space="0" w:color="auto"/>
      </w:divBdr>
    </w:div>
    <w:div w:id="1046418461">
      <w:bodyDiv w:val="1"/>
      <w:marLeft w:val="0"/>
      <w:marRight w:val="0"/>
      <w:marTop w:val="0"/>
      <w:marBottom w:val="0"/>
      <w:divBdr>
        <w:top w:val="none" w:sz="0" w:space="0" w:color="auto"/>
        <w:left w:val="none" w:sz="0" w:space="0" w:color="auto"/>
        <w:bottom w:val="none" w:sz="0" w:space="0" w:color="auto"/>
        <w:right w:val="none" w:sz="0" w:space="0" w:color="auto"/>
      </w:divBdr>
    </w:div>
    <w:div w:id="1049300013">
      <w:bodyDiv w:val="1"/>
      <w:marLeft w:val="0"/>
      <w:marRight w:val="0"/>
      <w:marTop w:val="0"/>
      <w:marBottom w:val="0"/>
      <w:divBdr>
        <w:top w:val="none" w:sz="0" w:space="0" w:color="auto"/>
        <w:left w:val="none" w:sz="0" w:space="0" w:color="auto"/>
        <w:bottom w:val="none" w:sz="0" w:space="0" w:color="auto"/>
        <w:right w:val="none" w:sz="0" w:space="0" w:color="auto"/>
      </w:divBdr>
    </w:div>
    <w:div w:id="1049308018">
      <w:bodyDiv w:val="1"/>
      <w:marLeft w:val="0"/>
      <w:marRight w:val="0"/>
      <w:marTop w:val="0"/>
      <w:marBottom w:val="0"/>
      <w:divBdr>
        <w:top w:val="none" w:sz="0" w:space="0" w:color="auto"/>
        <w:left w:val="none" w:sz="0" w:space="0" w:color="auto"/>
        <w:bottom w:val="none" w:sz="0" w:space="0" w:color="auto"/>
        <w:right w:val="none" w:sz="0" w:space="0" w:color="auto"/>
      </w:divBdr>
    </w:div>
    <w:div w:id="1049644201">
      <w:bodyDiv w:val="1"/>
      <w:marLeft w:val="0"/>
      <w:marRight w:val="0"/>
      <w:marTop w:val="0"/>
      <w:marBottom w:val="0"/>
      <w:divBdr>
        <w:top w:val="none" w:sz="0" w:space="0" w:color="auto"/>
        <w:left w:val="none" w:sz="0" w:space="0" w:color="auto"/>
        <w:bottom w:val="none" w:sz="0" w:space="0" w:color="auto"/>
        <w:right w:val="none" w:sz="0" w:space="0" w:color="auto"/>
      </w:divBdr>
    </w:div>
    <w:div w:id="1051267871">
      <w:bodyDiv w:val="1"/>
      <w:marLeft w:val="0"/>
      <w:marRight w:val="0"/>
      <w:marTop w:val="0"/>
      <w:marBottom w:val="0"/>
      <w:divBdr>
        <w:top w:val="none" w:sz="0" w:space="0" w:color="auto"/>
        <w:left w:val="none" w:sz="0" w:space="0" w:color="auto"/>
        <w:bottom w:val="none" w:sz="0" w:space="0" w:color="auto"/>
        <w:right w:val="none" w:sz="0" w:space="0" w:color="auto"/>
      </w:divBdr>
    </w:div>
    <w:div w:id="1051809193">
      <w:bodyDiv w:val="1"/>
      <w:marLeft w:val="0"/>
      <w:marRight w:val="0"/>
      <w:marTop w:val="0"/>
      <w:marBottom w:val="0"/>
      <w:divBdr>
        <w:top w:val="none" w:sz="0" w:space="0" w:color="auto"/>
        <w:left w:val="none" w:sz="0" w:space="0" w:color="auto"/>
        <w:bottom w:val="none" w:sz="0" w:space="0" w:color="auto"/>
        <w:right w:val="none" w:sz="0" w:space="0" w:color="auto"/>
      </w:divBdr>
    </w:div>
    <w:div w:id="1051852910">
      <w:bodyDiv w:val="1"/>
      <w:marLeft w:val="0"/>
      <w:marRight w:val="0"/>
      <w:marTop w:val="0"/>
      <w:marBottom w:val="0"/>
      <w:divBdr>
        <w:top w:val="none" w:sz="0" w:space="0" w:color="auto"/>
        <w:left w:val="none" w:sz="0" w:space="0" w:color="auto"/>
        <w:bottom w:val="none" w:sz="0" w:space="0" w:color="auto"/>
        <w:right w:val="none" w:sz="0" w:space="0" w:color="auto"/>
      </w:divBdr>
    </w:div>
    <w:div w:id="1052078946">
      <w:bodyDiv w:val="1"/>
      <w:marLeft w:val="0"/>
      <w:marRight w:val="0"/>
      <w:marTop w:val="0"/>
      <w:marBottom w:val="0"/>
      <w:divBdr>
        <w:top w:val="none" w:sz="0" w:space="0" w:color="auto"/>
        <w:left w:val="none" w:sz="0" w:space="0" w:color="auto"/>
        <w:bottom w:val="none" w:sz="0" w:space="0" w:color="auto"/>
        <w:right w:val="none" w:sz="0" w:space="0" w:color="auto"/>
      </w:divBdr>
    </w:div>
    <w:div w:id="1053500326">
      <w:bodyDiv w:val="1"/>
      <w:marLeft w:val="0"/>
      <w:marRight w:val="0"/>
      <w:marTop w:val="0"/>
      <w:marBottom w:val="0"/>
      <w:divBdr>
        <w:top w:val="none" w:sz="0" w:space="0" w:color="auto"/>
        <w:left w:val="none" w:sz="0" w:space="0" w:color="auto"/>
        <w:bottom w:val="none" w:sz="0" w:space="0" w:color="auto"/>
        <w:right w:val="none" w:sz="0" w:space="0" w:color="auto"/>
      </w:divBdr>
    </w:div>
    <w:div w:id="1054309001">
      <w:bodyDiv w:val="1"/>
      <w:marLeft w:val="0"/>
      <w:marRight w:val="0"/>
      <w:marTop w:val="0"/>
      <w:marBottom w:val="0"/>
      <w:divBdr>
        <w:top w:val="none" w:sz="0" w:space="0" w:color="auto"/>
        <w:left w:val="none" w:sz="0" w:space="0" w:color="auto"/>
        <w:bottom w:val="none" w:sz="0" w:space="0" w:color="auto"/>
        <w:right w:val="none" w:sz="0" w:space="0" w:color="auto"/>
      </w:divBdr>
    </w:div>
    <w:div w:id="1054818223">
      <w:bodyDiv w:val="1"/>
      <w:marLeft w:val="0"/>
      <w:marRight w:val="0"/>
      <w:marTop w:val="0"/>
      <w:marBottom w:val="0"/>
      <w:divBdr>
        <w:top w:val="none" w:sz="0" w:space="0" w:color="auto"/>
        <w:left w:val="none" w:sz="0" w:space="0" w:color="auto"/>
        <w:bottom w:val="none" w:sz="0" w:space="0" w:color="auto"/>
        <w:right w:val="none" w:sz="0" w:space="0" w:color="auto"/>
      </w:divBdr>
    </w:div>
    <w:div w:id="1057780809">
      <w:bodyDiv w:val="1"/>
      <w:marLeft w:val="0"/>
      <w:marRight w:val="0"/>
      <w:marTop w:val="0"/>
      <w:marBottom w:val="0"/>
      <w:divBdr>
        <w:top w:val="none" w:sz="0" w:space="0" w:color="auto"/>
        <w:left w:val="none" w:sz="0" w:space="0" w:color="auto"/>
        <w:bottom w:val="none" w:sz="0" w:space="0" w:color="auto"/>
        <w:right w:val="none" w:sz="0" w:space="0" w:color="auto"/>
      </w:divBdr>
    </w:div>
    <w:div w:id="1058436810">
      <w:bodyDiv w:val="1"/>
      <w:marLeft w:val="0"/>
      <w:marRight w:val="0"/>
      <w:marTop w:val="0"/>
      <w:marBottom w:val="0"/>
      <w:divBdr>
        <w:top w:val="none" w:sz="0" w:space="0" w:color="auto"/>
        <w:left w:val="none" w:sz="0" w:space="0" w:color="auto"/>
        <w:bottom w:val="none" w:sz="0" w:space="0" w:color="auto"/>
        <w:right w:val="none" w:sz="0" w:space="0" w:color="auto"/>
      </w:divBdr>
      <w:divsChild>
        <w:div w:id="13578221">
          <w:marLeft w:val="0"/>
          <w:marRight w:val="0"/>
          <w:marTop w:val="0"/>
          <w:marBottom w:val="0"/>
          <w:divBdr>
            <w:top w:val="none" w:sz="0" w:space="0" w:color="auto"/>
            <w:left w:val="none" w:sz="0" w:space="0" w:color="auto"/>
            <w:bottom w:val="none" w:sz="0" w:space="0" w:color="auto"/>
            <w:right w:val="none" w:sz="0" w:space="0" w:color="auto"/>
          </w:divBdr>
        </w:div>
        <w:div w:id="658534112">
          <w:marLeft w:val="0"/>
          <w:marRight w:val="0"/>
          <w:marTop w:val="0"/>
          <w:marBottom w:val="0"/>
          <w:divBdr>
            <w:top w:val="none" w:sz="0" w:space="0" w:color="auto"/>
            <w:left w:val="none" w:sz="0" w:space="0" w:color="auto"/>
            <w:bottom w:val="none" w:sz="0" w:space="0" w:color="auto"/>
            <w:right w:val="none" w:sz="0" w:space="0" w:color="auto"/>
          </w:divBdr>
        </w:div>
        <w:div w:id="881673134">
          <w:marLeft w:val="0"/>
          <w:marRight w:val="0"/>
          <w:marTop w:val="0"/>
          <w:marBottom w:val="0"/>
          <w:divBdr>
            <w:top w:val="none" w:sz="0" w:space="0" w:color="auto"/>
            <w:left w:val="none" w:sz="0" w:space="0" w:color="auto"/>
            <w:bottom w:val="none" w:sz="0" w:space="0" w:color="auto"/>
            <w:right w:val="none" w:sz="0" w:space="0" w:color="auto"/>
          </w:divBdr>
        </w:div>
        <w:div w:id="1716810881">
          <w:marLeft w:val="0"/>
          <w:marRight w:val="0"/>
          <w:marTop w:val="0"/>
          <w:marBottom w:val="0"/>
          <w:divBdr>
            <w:top w:val="none" w:sz="0" w:space="0" w:color="auto"/>
            <w:left w:val="none" w:sz="0" w:space="0" w:color="auto"/>
            <w:bottom w:val="none" w:sz="0" w:space="0" w:color="auto"/>
            <w:right w:val="none" w:sz="0" w:space="0" w:color="auto"/>
          </w:divBdr>
        </w:div>
        <w:div w:id="2444170">
          <w:marLeft w:val="0"/>
          <w:marRight w:val="0"/>
          <w:marTop w:val="0"/>
          <w:marBottom w:val="0"/>
          <w:divBdr>
            <w:top w:val="none" w:sz="0" w:space="0" w:color="auto"/>
            <w:left w:val="none" w:sz="0" w:space="0" w:color="auto"/>
            <w:bottom w:val="none" w:sz="0" w:space="0" w:color="auto"/>
            <w:right w:val="none" w:sz="0" w:space="0" w:color="auto"/>
          </w:divBdr>
        </w:div>
        <w:div w:id="1378973132">
          <w:marLeft w:val="0"/>
          <w:marRight w:val="0"/>
          <w:marTop w:val="0"/>
          <w:marBottom w:val="0"/>
          <w:divBdr>
            <w:top w:val="none" w:sz="0" w:space="0" w:color="auto"/>
            <w:left w:val="none" w:sz="0" w:space="0" w:color="auto"/>
            <w:bottom w:val="none" w:sz="0" w:space="0" w:color="auto"/>
            <w:right w:val="none" w:sz="0" w:space="0" w:color="auto"/>
          </w:divBdr>
        </w:div>
      </w:divsChild>
    </w:div>
    <w:div w:id="1059666410">
      <w:bodyDiv w:val="1"/>
      <w:marLeft w:val="0"/>
      <w:marRight w:val="0"/>
      <w:marTop w:val="0"/>
      <w:marBottom w:val="0"/>
      <w:divBdr>
        <w:top w:val="none" w:sz="0" w:space="0" w:color="auto"/>
        <w:left w:val="none" w:sz="0" w:space="0" w:color="auto"/>
        <w:bottom w:val="none" w:sz="0" w:space="0" w:color="auto"/>
        <w:right w:val="none" w:sz="0" w:space="0" w:color="auto"/>
      </w:divBdr>
    </w:div>
    <w:div w:id="1060519163">
      <w:bodyDiv w:val="1"/>
      <w:marLeft w:val="0"/>
      <w:marRight w:val="0"/>
      <w:marTop w:val="0"/>
      <w:marBottom w:val="0"/>
      <w:divBdr>
        <w:top w:val="none" w:sz="0" w:space="0" w:color="auto"/>
        <w:left w:val="none" w:sz="0" w:space="0" w:color="auto"/>
        <w:bottom w:val="none" w:sz="0" w:space="0" w:color="auto"/>
        <w:right w:val="none" w:sz="0" w:space="0" w:color="auto"/>
      </w:divBdr>
    </w:div>
    <w:div w:id="1061102113">
      <w:bodyDiv w:val="1"/>
      <w:marLeft w:val="0"/>
      <w:marRight w:val="0"/>
      <w:marTop w:val="0"/>
      <w:marBottom w:val="0"/>
      <w:divBdr>
        <w:top w:val="none" w:sz="0" w:space="0" w:color="auto"/>
        <w:left w:val="none" w:sz="0" w:space="0" w:color="auto"/>
        <w:bottom w:val="none" w:sz="0" w:space="0" w:color="auto"/>
        <w:right w:val="none" w:sz="0" w:space="0" w:color="auto"/>
      </w:divBdr>
    </w:div>
    <w:div w:id="1062482515">
      <w:bodyDiv w:val="1"/>
      <w:marLeft w:val="0"/>
      <w:marRight w:val="0"/>
      <w:marTop w:val="0"/>
      <w:marBottom w:val="0"/>
      <w:divBdr>
        <w:top w:val="none" w:sz="0" w:space="0" w:color="auto"/>
        <w:left w:val="none" w:sz="0" w:space="0" w:color="auto"/>
        <w:bottom w:val="none" w:sz="0" w:space="0" w:color="auto"/>
        <w:right w:val="none" w:sz="0" w:space="0" w:color="auto"/>
      </w:divBdr>
    </w:div>
    <w:div w:id="1062943957">
      <w:bodyDiv w:val="1"/>
      <w:marLeft w:val="0"/>
      <w:marRight w:val="0"/>
      <w:marTop w:val="0"/>
      <w:marBottom w:val="0"/>
      <w:divBdr>
        <w:top w:val="none" w:sz="0" w:space="0" w:color="auto"/>
        <w:left w:val="none" w:sz="0" w:space="0" w:color="auto"/>
        <w:bottom w:val="none" w:sz="0" w:space="0" w:color="auto"/>
        <w:right w:val="none" w:sz="0" w:space="0" w:color="auto"/>
      </w:divBdr>
    </w:div>
    <w:div w:id="1063140342">
      <w:bodyDiv w:val="1"/>
      <w:marLeft w:val="0"/>
      <w:marRight w:val="0"/>
      <w:marTop w:val="0"/>
      <w:marBottom w:val="0"/>
      <w:divBdr>
        <w:top w:val="none" w:sz="0" w:space="0" w:color="auto"/>
        <w:left w:val="none" w:sz="0" w:space="0" w:color="auto"/>
        <w:bottom w:val="none" w:sz="0" w:space="0" w:color="auto"/>
        <w:right w:val="none" w:sz="0" w:space="0" w:color="auto"/>
      </w:divBdr>
    </w:div>
    <w:div w:id="1063605888">
      <w:bodyDiv w:val="1"/>
      <w:marLeft w:val="0"/>
      <w:marRight w:val="0"/>
      <w:marTop w:val="0"/>
      <w:marBottom w:val="0"/>
      <w:divBdr>
        <w:top w:val="none" w:sz="0" w:space="0" w:color="auto"/>
        <w:left w:val="none" w:sz="0" w:space="0" w:color="auto"/>
        <w:bottom w:val="none" w:sz="0" w:space="0" w:color="auto"/>
        <w:right w:val="none" w:sz="0" w:space="0" w:color="auto"/>
      </w:divBdr>
    </w:div>
    <w:div w:id="1065031793">
      <w:bodyDiv w:val="1"/>
      <w:marLeft w:val="0"/>
      <w:marRight w:val="0"/>
      <w:marTop w:val="0"/>
      <w:marBottom w:val="0"/>
      <w:divBdr>
        <w:top w:val="none" w:sz="0" w:space="0" w:color="auto"/>
        <w:left w:val="none" w:sz="0" w:space="0" w:color="auto"/>
        <w:bottom w:val="none" w:sz="0" w:space="0" w:color="auto"/>
        <w:right w:val="none" w:sz="0" w:space="0" w:color="auto"/>
      </w:divBdr>
    </w:div>
    <w:div w:id="1068072504">
      <w:bodyDiv w:val="1"/>
      <w:marLeft w:val="0"/>
      <w:marRight w:val="0"/>
      <w:marTop w:val="0"/>
      <w:marBottom w:val="0"/>
      <w:divBdr>
        <w:top w:val="none" w:sz="0" w:space="0" w:color="auto"/>
        <w:left w:val="none" w:sz="0" w:space="0" w:color="auto"/>
        <w:bottom w:val="none" w:sz="0" w:space="0" w:color="auto"/>
        <w:right w:val="none" w:sz="0" w:space="0" w:color="auto"/>
      </w:divBdr>
    </w:div>
    <w:div w:id="1068572527">
      <w:bodyDiv w:val="1"/>
      <w:marLeft w:val="0"/>
      <w:marRight w:val="0"/>
      <w:marTop w:val="0"/>
      <w:marBottom w:val="0"/>
      <w:divBdr>
        <w:top w:val="none" w:sz="0" w:space="0" w:color="auto"/>
        <w:left w:val="none" w:sz="0" w:space="0" w:color="auto"/>
        <w:bottom w:val="none" w:sz="0" w:space="0" w:color="auto"/>
        <w:right w:val="none" w:sz="0" w:space="0" w:color="auto"/>
      </w:divBdr>
    </w:div>
    <w:div w:id="1069304686">
      <w:bodyDiv w:val="1"/>
      <w:marLeft w:val="0"/>
      <w:marRight w:val="0"/>
      <w:marTop w:val="0"/>
      <w:marBottom w:val="0"/>
      <w:divBdr>
        <w:top w:val="none" w:sz="0" w:space="0" w:color="auto"/>
        <w:left w:val="none" w:sz="0" w:space="0" w:color="auto"/>
        <w:bottom w:val="none" w:sz="0" w:space="0" w:color="auto"/>
        <w:right w:val="none" w:sz="0" w:space="0" w:color="auto"/>
      </w:divBdr>
    </w:div>
    <w:div w:id="1069573728">
      <w:bodyDiv w:val="1"/>
      <w:marLeft w:val="0"/>
      <w:marRight w:val="0"/>
      <w:marTop w:val="0"/>
      <w:marBottom w:val="0"/>
      <w:divBdr>
        <w:top w:val="none" w:sz="0" w:space="0" w:color="auto"/>
        <w:left w:val="none" w:sz="0" w:space="0" w:color="auto"/>
        <w:bottom w:val="none" w:sz="0" w:space="0" w:color="auto"/>
        <w:right w:val="none" w:sz="0" w:space="0" w:color="auto"/>
      </w:divBdr>
    </w:div>
    <w:div w:id="1071461988">
      <w:bodyDiv w:val="1"/>
      <w:marLeft w:val="0"/>
      <w:marRight w:val="0"/>
      <w:marTop w:val="0"/>
      <w:marBottom w:val="0"/>
      <w:divBdr>
        <w:top w:val="none" w:sz="0" w:space="0" w:color="auto"/>
        <w:left w:val="none" w:sz="0" w:space="0" w:color="auto"/>
        <w:bottom w:val="none" w:sz="0" w:space="0" w:color="auto"/>
        <w:right w:val="none" w:sz="0" w:space="0" w:color="auto"/>
      </w:divBdr>
    </w:div>
    <w:div w:id="1072391676">
      <w:bodyDiv w:val="1"/>
      <w:marLeft w:val="0"/>
      <w:marRight w:val="0"/>
      <w:marTop w:val="0"/>
      <w:marBottom w:val="0"/>
      <w:divBdr>
        <w:top w:val="none" w:sz="0" w:space="0" w:color="auto"/>
        <w:left w:val="none" w:sz="0" w:space="0" w:color="auto"/>
        <w:bottom w:val="none" w:sz="0" w:space="0" w:color="auto"/>
        <w:right w:val="none" w:sz="0" w:space="0" w:color="auto"/>
      </w:divBdr>
    </w:div>
    <w:div w:id="1075401389">
      <w:bodyDiv w:val="1"/>
      <w:marLeft w:val="0"/>
      <w:marRight w:val="0"/>
      <w:marTop w:val="0"/>
      <w:marBottom w:val="0"/>
      <w:divBdr>
        <w:top w:val="none" w:sz="0" w:space="0" w:color="auto"/>
        <w:left w:val="none" w:sz="0" w:space="0" w:color="auto"/>
        <w:bottom w:val="none" w:sz="0" w:space="0" w:color="auto"/>
        <w:right w:val="none" w:sz="0" w:space="0" w:color="auto"/>
      </w:divBdr>
    </w:div>
    <w:div w:id="1076442634">
      <w:bodyDiv w:val="1"/>
      <w:marLeft w:val="0"/>
      <w:marRight w:val="0"/>
      <w:marTop w:val="0"/>
      <w:marBottom w:val="0"/>
      <w:divBdr>
        <w:top w:val="none" w:sz="0" w:space="0" w:color="auto"/>
        <w:left w:val="none" w:sz="0" w:space="0" w:color="auto"/>
        <w:bottom w:val="none" w:sz="0" w:space="0" w:color="auto"/>
        <w:right w:val="none" w:sz="0" w:space="0" w:color="auto"/>
      </w:divBdr>
    </w:div>
    <w:div w:id="1077096080">
      <w:bodyDiv w:val="1"/>
      <w:marLeft w:val="0"/>
      <w:marRight w:val="0"/>
      <w:marTop w:val="0"/>
      <w:marBottom w:val="0"/>
      <w:divBdr>
        <w:top w:val="none" w:sz="0" w:space="0" w:color="auto"/>
        <w:left w:val="none" w:sz="0" w:space="0" w:color="auto"/>
        <w:bottom w:val="none" w:sz="0" w:space="0" w:color="auto"/>
        <w:right w:val="none" w:sz="0" w:space="0" w:color="auto"/>
      </w:divBdr>
    </w:div>
    <w:div w:id="1078791204">
      <w:bodyDiv w:val="1"/>
      <w:marLeft w:val="0"/>
      <w:marRight w:val="0"/>
      <w:marTop w:val="0"/>
      <w:marBottom w:val="0"/>
      <w:divBdr>
        <w:top w:val="none" w:sz="0" w:space="0" w:color="auto"/>
        <w:left w:val="none" w:sz="0" w:space="0" w:color="auto"/>
        <w:bottom w:val="none" w:sz="0" w:space="0" w:color="auto"/>
        <w:right w:val="none" w:sz="0" w:space="0" w:color="auto"/>
      </w:divBdr>
    </w:div>
    <w:div w:id="1079445137">
      <w:bodyDiv w:val="1"/>
      <w:marLeft w:val="0"/>
      <w:marRight w:val="0"/>
      <w:marTop w:val="0"/>
      <w:marBottom w:val="0"/>
      <w:divBdr>
        <w:top w:val="none" w:sz="0" w:space="0" w:color="auto"/>
        <w:left w:val="none" w:sz="0" w:space="0" w:color="auto"/>
        <w:bottom w:val="none" w:sz="0" w:space="0" w:color="auto"/>
        <w:right w:val="none" w:sz="0" w:space="0" w:color="auto"/>
      </w:divBdr>
    </w:div>
    <w:div w:id="1081027078">
      <w:bodyDiv w:val="1"/>
      <w:marLeft w:val="0"/>
      <w:marRight w:val="0"/>
      <w:marTop w:val="0"/>
      <w:marBottom w:val="0"/>
      <w:divBdr>
        <w:top w:val="none" w:sz="0" w:space="0" w:color="auto"/>
        <w:left w:val="none" w:sz="0" w:space="0" w:color="auto"/>
        <w:bottom w:val="none" w:sz="0" w:space="0" w:color="auto"/>
        <w:right w:val="none" w:sz="0" w:space="0" w:color="auto"/>
      </w:divBdr>
    </w:div>
    <w:div w:id="1081176890">
      <w:bodyDiv w:val="1"/>
      <w:marLeft w:val="0"/>
      <w:marRight w:val="0"/>
      <w:marTop w:val="0"/>
      <w:marBottom w:val="0"/>
      <w:divBdr>
        <w:top w:val="none" w:sz="0" w:space="0" w:color="auto"/>
        <w:left w:val="none" w:sz="0" w:space="0" w:color="auto"/>
        <w:bottom w:val="none" w:sz="0" w:space="0" w:color="auto"/>
        <w:right w:val="none" w:sz="0" w:space="0" w:color="auto"/>
      </w:divBdr>
    </w:div>
    <w:div w:id="1082533879">
      <w:bodyDiv w:val="1"/>
      <w:marLeft w:val="0"/>
      <w:marRight w:val="0"/>
      <w:marTop w:val="0"/>
      <w:marBottom w:val="0"/>
      <w:divBdr>
        <w:top w:val="none" w:sz="0" w:space="0" w:color="auto"/>
        <w:left w:val="none" w:sz="0" w:space="0" w:color="auto"/>
        <w:bottom w:val="none" w:sz="0" w:space="0" w:color="auto"/>
        <w:right w:val="none" w:sz="0" w:space="0" w:color="auto"/>
      </w:divBdr>
    </w:div>
    <w:div w:id="1082871510">
      <w:bodyDiv w:val="1"/>
      <w:marLeft w:val="0"/>
      <w:marRight w:val="0"/>
      <w:marTop w:val="0"/>
      <w:marBottom w:val="0"/>
      <w:divBdr>
        <w:top w:val="none" w:sz="0" w:space="0" w:color="auto"/>
        <w:left w:val="none" w:sz="0" w:space="0" w:color="auto"/>
        <w:bottom w:val="none" w:sz="0" w:space="0" w:color="auto"/>
        <w:right w:val="none" w:sz="0" w:space="0" w:color="auto"/>
      </w:divBdr>
    </w:div>
    <w:div w:id="1084034970">
      <w:bodyDiv w:val="1"/>
      <w:marLeft w:val="0"/>
      <w:marRight w:val="0"/>
      <w:marTop w:val="0"/>
      <w:marBottom w:val="0"/>
      <w:divBdr>
        <w:top w:val="none" w:sz="0" w:space="0" w:color="auto"/>
        <w:left w:val="none" w:sz="0" w:space="0" w:color="auto"/>
        <w:bottom w:val="none" w:sz="0" w:space="0" w:color="auto"/>
        <w:right w:val="none" w:sz="0" w:space="0" w:color="auto"/>
      </w:divBdr>
    </w:div>
    <w:div w:id="1084689800">
      <w:bodyDiv w:val="1"/>
      <w:marLeft w:val="0"/>
      <w:marRight w:val="0"/>
      <w:marTop w:val="0"/>
      <w:marBottom w:val="0"/>
      <w:divBdr>
        <w:top w:val="none" w:sz="0" w:space="0" w:color="auto"/>
        <w:left w:val="none" w:sz="0" w:space="0" w:color="auto"/>
        <w:bottom w:val="none" w:sz="0" w:space="0" w:color="auto"/>
        <w:right w:val="none" w:sz="0" w:space="0" w:color="auto"/>
      </w:divBdr>
    </w:div>
    <w:div w:id="1084835403">
      <w:bodyDiv w:val="1"/>
      <w:marLeft w:val="0"/>
      <w:marRight w:val="0"/>
      <w:marTop w:val="0"/>
      <w:marBottom w:val="0"/>
      <w:divBdr>
        <w:top w:val="none" w:sz="0" w:space="0" w:color="auto"/>
        <w:left w:val="none" w:sz="0" w:space="0" w:color="auto"/>
        <w:bottom w:val="none" w:sz="0" w:space="0" w:color="auto"/>
        <w:right w:val="none" w:sz="0" w:space="0" w:color="auto"/>
      </w:divBdr>
    </w:div>
    <w:div w:id="1085103120">
      <w:bodyDiv w:val="1"/>
      <w:marLeft w:val="0"/>
      <w:marRight w:val="0"/>
      <w:marTop w:val="0"/>
      <w:marBottom w:val="0"/>
      <w:divBdr>
        <w:top w:val="none" w:sz="0" w:space="0" w:color="auto"/>
        <w:left w:val="none" w:sz="0" w:space="0" w:color="auto"/>
        <w:bottom w:val="none" w:sz="0" w:space="0" w:color="auto"/>
        <w:right w:val="none" w:sz="0" w:space="0" w:color="auto"/>
      </w:divBdr>
    </w:div>
    <w:div w:id="1085998316">
      <w:bodyDiv w:val="1"/>
      <w:marLeft w:val="0"/>
      <w:marRight w:val="0"/>
      <w:marTop w:val="0"/>
      <w:marBottom w:val="0"/>
      <w:divBdr>
        <w:top w:val="none" w:sz="0" w:space="0" w:color="auto"/>
        <w:left w:val="none" w:sz="0" w:space="0" w:color="auto"/>
        <w:bottom w:val="none" w:sz="0" w:space="0" w:color="auto"/>
        <w:right w:val="none" w:sz="0" w:space="0" w:color="auto"/>
      </w:divBdr>
    </w:div>
    <w:div w:id="1086028828">
      <w:bodyDiv w:val="1"/>
      <w:marLeft w:val="0"/>
      <w:marRight w:val="0"/>
      <w:marTop w:val="0"/>
      <w:marBottom w:val="0"/>
      <w:divBdr>
        <w:top w:val="none" w:sz="0" w:space="0" w:color="auto"/>
        <w:left w:val="none" w:sz="0" w:space="0" w:color="auto"/>
        <w:bottom w:val="none" w:sz="0" w:space="0" w:color="auto"/>
        <w:right w:val="none" w:sz="0" w:space="0" w:color="auto"/>
      </w:divBdr>
    </w:div>
    <w:div w:id="1086197007">
      <w:bodyDiv w:val="1"/>
      <w:marLeft w:val="0"/>
      <w:marRight w:val="0"/>
      <w:marTop w:val="0"/>
      <w:marBottom w:val="0"/>
      <w:divBdr>
        <w:top w:val="none" w:sz="0" w:space="0" w:color="auto"/>
        <w:left w:val="none" w:sz="0" w:space="0" w:color="auto"/>
        <w:bottom w:val="none" w:sz="0" w:space="0" w:color="auto"/>
        <w:right w:val="none" w:sz="0" w:space="0" w:color="auto"/>
      </w:divBdr>
    </w:div>
    <w:div w:id="1087120484">
      <w:bodyDiv w:val="1"/>
      <w:marLeft w:val="0"/>
      <w:marRight w:val="0"/>
      <w:marTop w:val="0"/>
      <w:marBottom w:val="0"/>
      <w:divBdr>
        <w:top w:val="none" w:sz="0" w:space="0" w:color="auto"/>
        <w:left w:val="none" w:sz="0" w:space="0" w:color="auto"/>
        <w:bottom w:val="none" w:sz="0" w:space="0" w:color="auto"/>
        <w:right w:val="none" w:sz="0" w:space="0" w:color="auto"/>
      </w:divBdr>
    </w:div>
    <w:div w:id="1087269095">
      <w:bodyDiv w:val="1"/>
      <w:marLeft w:val="0"/>
      <w:marRight w:val="0"/>
      <w:marTop w:val="0"/>
      <w:marBottom w:val="0"/>
      <w:divBdr>
        <w:top w:val="none" w:sz="0" w:space="0" w:color="auto"/>
        <w:left w:val="none" w:sz="0" w:space="0" w:color="auto"/>
        <w:bottom w:val="none" w:sz="0" w:space="0" w:color="auto"/>
        <w:right w:val="none" w:sz="0" w:space="0" w:color="auto"/>
      </w:divBdr>
    </w:div>
    <w:div w:id="1088162383">
      <w:bodyDiv w:val="1"/>
      <w:marLeft w:val="0"/>
      <w:marRight w:val="0"/>
      <w:marTop w:val="0"/>
      <w:marBottom w:val="0"/>
      <w:divBdr>
        <w:top w:val="none" w:sz="0" w:space="0" w:color="auto"/>
        <w:left w:val="none" w:sz="0" w:space="0" w:color="auto"/>
        <w:bottom w:val="none" w:sz="0" w:space="0" w:color="auto"/>
        <w:right w:val="none" w:sz="0" w:space="0" w:color="auto"/>
      </w:divBdr>
    </w:div>
    <w:div w:id="1088304573">
      <w:bodyDiv w:val="1"/>
      <w:marLeft w:val="0"/>
      <w:marRight w:val="0"/>
      <w:marTop w:val="0"/>
      <w:marBottom w:val="0"/>
      <w:divBdr>
        <w:top w:val="none" w:sz="0" w:space="0" w:color="auto"/>
        <w:left w:val="none" w:sz="0" w:space="0" w:color="auto"/>
        <w:bottom w:val="none" w:sz="0" w:space="0" w:color="auto"/>
        <w:right w:val="none" w:sz="0" w:space="0" w:color="auto"/>
      </w:divBdr>
    </w:div>
    <w:div w:id="1089034582">
      <w:bodyDiv w:val="1"/>
      <w:marLeft w:val="0"/>
      <w:marRight w:val="0"/>
      <w:marTop w:val="0"/>
      <w:marBottom w:val="0"/>
      <w:divBdr>
        <w:top w:val="none" w:sz="0" w:space="0" w:color="auto"/>
        <w:left w:val="none" w:sz="0" w:space="0" w:color="auto"/>
        <w:bottom w:val="none" w:sz="0" w:space="0" w:color="auto"/>
        <w:right w:val="none" w:sz="0" w:space="0" w:color="auto"/>
      </w:divBdr>
    </w:div>
    <w:div w:id="1089081252">
      <w:bodyDiv w:val="1"/>
      <w:marLeft w:val="0"/>
      <w:marRight w:val="0"/>
      <w:marTop w:val="0"/>
      <w:marBottom w:val="0"/>
      <w:divBdr>
        <w:top w:val="none" w:sz="0" w:space="0" w:color="auto"/>
        <w:left w:val="none" w:sz="0" w:space="0" w:color="auto"/>
        <w:bottom w:val="none" w:sz="0" w:space="0" w:color="auto"/>
        <w:right w:val="none" w:sz="0" w:space="0" w:color="auto"/>
      </w:divBdr>
    </w:div>
    <w:div w:id="1089352469">
      <w:bodyDiv w:val="1"/>
      <w:marLeft w:val="0"/>
      <w:marRight w:val="0"/>
      <w:marTop w:val="0"/>
      <w:marBottom w:val="0"/>
      <w:divBdr>
        <w:top w:val="none" w:sz="0" w:space="0" w:color="auto"/>
        <w:left w:val="none" w:sz="0" w:space="0" w:color="auto"/>
        <w:bottom w:val="none" w:sz="0" w:space="0" w:color="auto"/>
        <w:right w:val="none" w:sz="0" w:space="0" w:color="auto"/>
      </w:divBdr>
    </w:div>
    <w:div w:id="1091702263">
      <w:bodyDiv w:val="1"/>
      <w:marLeft w:val="0"/>
      <w:marRight w:val="0"/>
      <w:marTop w:val="0"/>
      <w:marBottom w:val="0"/>
      <w:divBdr>
        <w:top w:val="none" w:sz="0" w:space="0" w:color="auto"/>
        <w:left w:val="none" w:sz="0" w:space="0" w:color="auto"/>
        <w:bottom w:val="none" w:sz="0" w:space="0" w:color="auto"/>
        <w:right w:val="none" w:sz="0" w:space="0" w:color="auto"/>
      </w:divBdr>
    </w:div>
    <w:div w:id="1092358491">
      <w:bodyDiv w:val="1"/>
      <w:marLeft w:val="0"/>
      <w:marRight w:val="0"/>
      <w:marTop w:val="0"/>
      <w:marBottom w:val="0"/>
      <w:divBdr>
        <w:top w:val="none" w:sz="0" w:space="0" w:color="auto"/>
        <w:left w:val="none" w:sz="0" w:space="0" w:color="auto"/>
        <w:bottom w:val="none" w:sz="0" w:space="0" w:color="auto"/>
        <w:right w:val="none" w:sz="0" w:space="0" w:color="auto"/>
      </w:divBdr>
    </w:div>
    <w:div w:id="1093206204">
      <w:bodyDiv w:val="1"/>
      <w:marLeft w:val="0"/>
      <w:marRight w:val="0"/>
      <w:marTop w:val="0"/>
      <w:marBottom w:val="0"/>
      <w:divBdr>
        <w:top w:val="none" w:sz="0" w:space="0" w:color="auto"/>
        <w:left w:val="none" w:sz="0" w:space="0" w:color="auto"/>
        <w:bottom w:val="none" w:sz="0" w:space="0" w:color="auto"/>
        <w:right w:val="none" w:sz="0" w:space="0" w:color="auto"/>
      </w:divBdr>
    </w:div>
    <w:div w:id="1094395379">
      <w:bodyDiv w:val="1"/>
      <w:marLeft w:val="0"/>
      <w:marRight w:val="0"/>
      <w:marTop w:val="0"/>
      <w:marBottom w:val="0"/>
      <w:divBdr>
        <w:top w:val="none" w:sz="0" w:space="0" w:color="auto"/>
        <w:left w:val="none" w:sz="0" w:space="0" w:color="auto"/>
        <w:bottom w:val="none" w:sz="0" w:space="0" w:color="auto"/>
        <w:right w:val="none" w:sz="0" w:space="0" w:color="auto"/>
      </w:divBdr>
    </w:div>
    <w:div w:id="1098409827">
      <w:bodyDiv w:val="1"/>
      <w:marLeft w:val="0"/>
      <w:marRight w:val="0"/>
      <w:marTop w:val="0"/>
      <w:marBottom w:val="0"/>
      <w:divBdr>
        <w:top w:val="none" w:sz="0" w:space="0" w:color="auto"/>
        <w:left w:val="none" w:sz="0" w:space="0" w:color="auto"/>
        <w:bottom w:val="none" w:sz="0" w:space="0" w:color="auto"/>
        <w:right w:val="none" w:sz="0" w:space="0" w:color="auto"/>
      </w:divBdr>
    </w:div>
    <w:div w:id="1099370892">
      <w:bodyDiv w:val="1"/>
      <w:marLeft w:val="0"/>
      <w:marRight w:val="0"/>
      <w:marTop w:val="0"/>
      <w:marBottom w:val="0"/>
      <w:divBdr>
        <w:top w:val="none" w:sz="0" w:space="0" w:color="auto"/>
        <w:left w:val="none" w:sz="0" w:space="0" w:color="auto"/>
        <w:bottom w:val="none" w:sz="0" w:space="0" w:color="auto"/>
        <w:right w:val="none" w:sz="0" w:space="0" w:color="auto"/>
      </w:divBdr>
    </w:div>
    <w:div w:id="1100757886">
      <w:bodyDiv w:val="1"/>
      <w:marLeft w:val="0"/>
      <w:marRight w:val="0"/>
      <w:marTop w:val="0"/>
      <w:marBottom w:val="0"/>
      <w:divBdr>
        <w:top w:val="none" w:sz="0" w:space="0" w:color="auto"/>
        <w:left w:val="none" w:sz="0" w:space="0" w:color="auto"/>
        <w:bottom w:val="none" w:sz="0" w:space="0" w:color="auto"/>
        <w:right w:val="none" w:sz="0" w:space="0" w:color="auto"/>
      </w:divBdr>
    </w:div>
    <w:div w:id="1101029747">
      <w:bodyDiv w:val="1"/>
      <w:marLeft w:val="0"/>
      <w:marRight w:val="0"/>
      <w:marTop w:val="0"/>
      <w:marBottom w:val="0"/>
      <w:divBdr>
        <w:top w:val="none" w:sz="0" w:space="0" w:color="auto"/>
        <w:left w:val="none" w:sz="0" w:space="0" w:color="auto"/>
        <w:bottom w:val="none" w:sz="0" w:space="0" w:color="auto"/>
        <w:right w:val="none" w:sz="0" w:space="0" w:color="auto"/>
      </w:divBdr>
    </w:div>
    <w:div w:id="1102606502">
      <w:bodyDiv w:val="1"/>
      <w:marLeft w:val="0"/>
      <w:marRight w:val="0"/>
      <w:marTop w:val="0"/>
      <w:marBottom w:val="0"/>
      <w:divBdr>
        <w:top w:val="none" w:sz="0" w:space="0" w:color="auto"/>
        <w:left w:val="none" w:sz="0" w:space="0" w:color="auto"/>
        <w:bottom w:val="none" w:sz="0" w:space="0" w:color="auto"/>
        <w:right w:val="none" w:sz="0" w:space="0" w:color="auto"/>
      </w:divBdr>
    </w:div>
    <w:div w:id="1103917012">
      <w:bodyDiv w:val="1"/>
      <w:marLeft w:val="0"/>
      <w:marRight w:val="0"/>
      <w:marTop w:val="0"/>
      <w:marBottom w:val="0"/>
      <w:divBdr>
        <w:top w:val="none" w:sz="0" w:space="0" w:color="auto"/>
        <w:left w:val="none" w:sz="0" w:space="0" w:color="auto"/>
        <w:bottom w:val="none" w:sz="0" w:space="0" w:color="auto"/>
        <w:right w:val="none" w:sz="0" w:space="0" w:color="auto"/>
      </w:divBdr>
    </w:div>
    <w:div w:id="1104575420">
      <w:bodyDiv w:val="1"/>
      <w:marLeft w:val="0"/>
      <w:marRight w:val="0"/>
      <w:marTop w:val="0"/>
      <w:marBottom w:val="0"/>
      <w:divBdr>
        <w:top w:val="none" w:sz="0" w:space="0" w:color="auto"/>
        <w:left w:val="none" w:sz="0" w:space="0" w:color="auto"/>
        <w:bottom w:val="none" w:sz="0" w:space="0" w:color="auto"/>
        <w:right w:val="none" w:sz="0" w:space="0" w:color="auto"/>
      </w:divBdr>
    </w:div>
    <w:div w:id="1105618335">
      <w:bodyDiv w:val="1"/>
      <w:marLeft w:val="0"/>
      <w:marRight w:val="0"/>
      <w:marTop w:val="0"/>
      <w:marBottom w:val="0"/>
      <w:divBdr>
        <w:top w:val="none" w:sz="0" w:space="0" w:color="auto"/>
        <w:left w:val="none" w:sz="0" w:space="0" w:color="auto"/>
        <w:bottom w:val="none" w:sz="0" w:space="0" w:color="auto"/>
        <w:right w:val="none" w:sz="0" w:space="0" w:color="auto"/>
      </w:divBdr>
    </w:div>
    <w:div w:id="1105803437">
      <w:bodyDiv w:val="1"/>
      <w:marLeft w:val="0"/>
      <w:marRight w:val="0"/>
      <w:marTop w:val="0"/>
      <w:marBottom w:val="0"/>
      <w:divBdr>
        <w:top w:val="none" w:sz="0" w:space="0" w:color="auto"/>
        <w:left w:val="none" w:sz="0" w:space="0" w:color="auto"/>
        <w:bottom w:val="none" w:sz="0" w:space="0" w:color="auto"/>
        <w:right w:val="none" w:sz="0" w:space="0" w:color="auto"/>
      </w:divBdr>
    </w:div>
    <w:div w:id="1106734214">
      <w:bodyDiv w:val="1"/>
      <w:marLeft w:val="0"/>
      <w:marRight w:val="0"/>
      <w:marTop w:val="0"/>
      <w:marBottom w:val="0"/>
      <w:divBdr>
        <w:top w:val="none" w:sz="0" w:space="0" w:color="auto"/>
        <w:left w:val="none" w:sz="0" w:space="0" w:color="auto"/>
        <w:bottom w:val="none" w:sz="0" w:space="0" w:color="auto"/>
        <w:right w:val="none" w:sz="0" w:space="0" w:color="auto"/>
      </w:divBdr>
    </w:div>
    <w:div w:id="1107193619">
      <w:bodyDiv w:val="1"/>
      <w:marLeft w:val="0"/>
      <w:marRight w:val="0"/>
      <w:marTop w:val="0"/>
      <w:marBottom w:val="0"/>
      <w:divBdr>
        <w:top w:val="none" w:sz="0" w:space="0" w:color="auto"/>
        <w:left w:val="none" w:sz="0" w:space="0" w:color="auto"/>
        <w:bottom w:val="none" w:sz="0" w:space="0" w:color="auto"/>
        <w:right w:val="none" w:sz="0" w:space="0" w:color="auto"/>
      </w:divBdr>
    </w:div>
    <w:div w:id="1107893669">
      <w:bodyDiv w:val="1"/>
      <w:marLeft w:val="0"/>
      <w:marRight w:val="0"/>
      <w:marTop w:val="0"/>
      <w:marBottom w:val="0"/>
      <w:divBdr>
        <w:top w:val="none" w:sz="0" w:space="0" w:color="auto"/>
        <w:left w:val="none" w:sz="0" w:space="0" w:color="auto"/>
        <w:bottom w:val="none" w:sz="0" w:space="0" w:color="auto"/>
        <w:right w:val="none" w:sz="0" w:space="0" w:color="auto"/>
      </w:divBdr>
    </w:div>
    <w:div w:id="1109007581">
      <w:bodyDiv w:val="1"/>
      <w:marLeft w:val="0"/>
      <w:marRight w:val="0"/>
      <w:marTop w:val="0"/>
      <w:marBottom w:val="0"/>
      <w:divBdr>
        <w:top w:val="none" w:sz="0" w:space="0" w:color="auto"/>
        <w:left w:val="none" w:sz="0" w:space="0" w:color="auto"/>
        <w:bottom w:val="none" w:sz="0" w:space="0" w:color="auto"/>
        <w:right w:val="none" w:sz="0" w:space="0" w:color="auto"/>
      </w:divBdr>
    </w:div>
    <w:div w:id="1109937473">
      <w:bodyDiv w:val="1"/>
      <w:marLeft w:val="0"/>
      <w:marRight w:val="0"/>
      <w:marTop w:val="0"/>
      <w:marBottom w:val="0"/>
      <w:divBdr>
        <w:top w:val="none" w:sz="0" w:space="0" w:color="auto"/>
        <w:left w:val="none" w:sz="0" w:space="0" w:color="auto"/>
        <w:bottom w:val="none" w:sz="0" w:space="0" w:color="auto"/>
        <w:right w:val="none" w:sz="0" w:space="0" w:color="auto"/>
      </w:divBdr>
    </w:div>
    <w:div w:id="1111166625">
      <w:bodyDiv w:val="1"/>
      <w:marLeft w:val="0"/>
      <w:marRight w:val="0"/>
      <w:marTop w:val="0"/>
      <w:marBottom w:val="0"/>
      <w:divBdr>
        <w:top w:val="none" w:sz="0" w:space="0" w:color="auto"/>
        <w:left w:val="none" w:sz="0" w:space="0" w:color="auto"/>
        <w:bottom w:val="none" w:sz="0" w:space="0" w:color="auto"/>
        <w:right w:val="none" w:sz="0" w:space="0" w:color="auto"/>
      </w:divBdr>
    </w:div>
    <w:div w:id="1112895350">
      <w:bodyDiv w:val="1"/>
      <w:marLeft w:val="0"/>
      <w:marRight w:val="0"/>
      <w:marTop w:val="0"/>
      <w:marBottom w:val="0"/>
      <w:divBdr>
        <w:top w:val="none" w:sz="0" w:space="0" w:color="auto"/>
        <w:left w:val="none" w:sz="0" w:space="0" w:color="auto"/>
        <w:bottom w:val="none" w:sz="0" w:space="0" w:color="auto"/>
        <w:right w:val="none" w:sz="0" w:space="0" w:color="auto"/>
      </w:divBdr>
    </w:div>
    <w:div w:id="1113208239">
      <w:bodyDiv w:val="1"/>
      <w:marLeft w:val="0"/>
      <w:marRight w:val="0"/>
      <w:marTop w:val="0"/>
      <w:marBottom w:val="0"/>
      <w:divBdr>
        <w:top w:val="none" w:sz="0" w:space="0" w:color="auto"/>
        <w:left w:val="none" w:sz="0" w:space="0" w:color="auto"/>
        <w:bottom w:val="none" w:sz="0" w:space="0" w:color="auto"/>
        <w:right w:val="none" w:sz="0" w:space="0" w:color="auto"/>
      </w:divBdr>
    </w:div>
    <w:div w:id="1113742769">
      <w:bodyDiv w:val="1"/>
      <w:marLeft w:val="0"/>
      <w:marRight w:val="0"/>
      <w:marTop w:val="0"/>
      <w:marBottom w:val="0"/>
      <w:divBdr>
        <w:top w:val="none" w:sz="0" w:space="0" w:color="auto"/>
        <w:left w:val="none" w:sz="0" w:space="0" w:color="auto"/>
        <w:bottom w:val="none" w:sz="0" w:space="0" w:color="auto"/>
        <w:right w:val="none" w:sz="0" w:space="0" w:color="auto"/>
      </w:divBdr>
    </w:div>
    <w:div w:id="1114398483">
      <w:bodyDiv w:val="1"/>
      <w:marLeft w:val="0"/>
      <w:marRight w:val="0"/>
      <w:marTop w:val="0"/>
      <w:marBottom w:val="0"/>
      <w:divBdr>
        <w:top w:val="none" w:sz="0" w:space="0" w:color="auto"/>
        <w:left w:val="none" w:sz="0" w:space="0" w:color="auto"/>
        <w:bottom w:val="none" w:sz="0" w:space="0" w:color="auto"/>
        <w:right w:val="none" w:sz="0" w:space="0" w:color="auto"/>
      </w:divBdr>
    </w:div>
    <w:div w:id="1117214835">
      <w:bodyDiv w:val="1"/>
      <w:marLeft w:val="0"/>
      <w:marRight w:val="0"/>
      <w:marTop w:val="0"/>
      <w:marBottom w:val="0"/>
      <w:divBdr>
        <w:top w:val="none" w:sz="0" w:space="0" w:color="auto"/>
        <w:left w:val="none" w:sz="0" w:space="0" w:color="auto"/>
        <w:bottom w:val="none" w:sz="0" w:space="0" w:color="auto"/>
        <w:right w:val="none" w:sz="0" w:space="0" w:color="auto"/>
      </w:divBdr>
    </w:div>
    <w:div w:id="1117412747">
      <w:bodyDiv w:val="1"/>
      <w:marLeft w:val="0"/>
      <w:marRight w:val="0"/>
      <w:marTop w:val="0"/>
      <w:marBottom w:val="0"/>
      <w:divBdr>
        <w:top w:val="none" w:sz="0" w:space="0" w:color="auto"/>
        <w:left w:val="none" w:sz="0" w:space="0" w:color="auto"/>
        <w:bottom w:val="none" w:sz="0" w:space="0" w:color="auto"/>
        <w:right w:val="none" w:sz="0" w:space="0" w:color="auto"/>
      </w:divBdr>
    </w:div>
    <w:div w:id="1117867609">
      <w:bodyDiv w:val="1"/>
      <w:marLeft w:val="0"/>
      <w:marRight w:val="0"/>
      <w:marTop w:val="0"/>
      <w:marBottom w:val="0"/>
      <w:divBdr>
        <w:top w:val="none" w:sz="0" w:space="0" w:color="auto"/>
        <w:left w:val="none" w:sz="0" w:space="0" w:color="auto"/>
        <w:bottom w:val="none" w:sz="0" w:space="0" w:color="auto"/>
        <w:right w:val="none" w:sz="0" w:space="0" w:color="auto"/>
      </w:divBdr>
    </w:div>
    <w:div w:id="1117992713">
      <w:bodyDiv w:val="1"/>
      <w:marLeft w:val="0"/>
      <w:marRight w:val="0"/>
      <w:marTop w:val="0"/>
      <w:marBottom w:val="0"/>
      <w:divBdr>
        <w:top w:val="none" w:sz="0" w:space="0" w:color="auto"/>
        <w:left w:val="none" w:sz="0" w:space="0" w:color="auto"/>
        <w:bottom w:val="none" w:sz="0" w:space="0" w:color="auto"/>
        <w:right w:val="none" w:sz="0" w:space="0" w:color="auto"/>
      </w:divBdr>
    </w:div>
    <w:div w:id="1118336829">
      <w:bodyDiv w:val="1"/>
      <w:marLeft w:val="0"/>
      <w:marRight w:val="0"/>
      <w:marTop w:val="0"/>
      <w:marBottom w:val="0"/>
      <w:divBdr>
        <w:top w:val="none" w:sz="0" w:space="0" w:color="auto"/>
        <w:left w:val="none" w:sz="0" w:space="0" w:color="auto"/>
        <w:bottom w:val="none" w:sz="0" w:space="0" w:color="auto"/>
        <w:right w:val="none" w:sz="0" w:space="0" w:color="auto"/>
      </w:divBdr>
    </w:div>
    <w:div w:id="1119180693">
      <w:bodyDiv w:val="1"/>
      <w:marLeft w:val="0"/>
      <w:marRight w:val="0"/>
      <w:marTop w:val="0"/>
      <w:marBottom w:val="0"/>
      <w:divBdr>
        <w:top w:val="none" w:sz="0" w:space="0" w:color="auto"/>
        <w:left w:val="none" w:sz="0" w:space="0" w:color="auto"/>
        <w:bottom w:val="none" w:sz="0" w:space="0" w:color="auto"/>
        <w:right w:val="none" w:sz="0" w:space="0" w:color="auto"/>
      </w:divBdr>
    </w:div>
    <w:div w:id="1120107547">
      <w:bodyDiv w:val="1"/>
      <w:marLeft w:val="0"/>
      <w:marRight w:val="0"/>
      <w:marTop w:val="0"/>
      <w:marBottom w:val="0"/>
      <w:divBdr>
        <w:top w:val="none" w:sz="0" w:space="0" w:color="auto"/>
        <w:left w:val="none" w:sz="0" w:space="0" w:color="auto"/>
        <w:bottom w:val="none" w:sz="0" w:space="0" w:color="auto"/>
        <w:right w:val="none" w:sz="0" w:space="0" w:color="auto"/>
      </w:divBdr>
    </w:div>
    <w:div w:id="1120496201">
      <w:bodyDiv w:val="1"/>
      <w:marLeft w:val="0"/>
      <w:marRight w:val="0"/>
      <w:marTop w:val="0"/>
      <w:marBottom w:val="0"/>
      <w:divBdr>
        <w:top w:val="none" w:sz="0" w:space="0" w:color="auto"/>
        <w:left w:val="none" w:sz="0" w:space="0" w:color="auto"/>
        <w:bottom w:val="none" w:sz="0" w:space="0" w:color="auto"/>
        <w:right w:val="none" w:sz="0" w:space="0" w:color="auto"/>
      </w:divBdr>
    </w:div>
    <w:div w:id="1120874481">
      <w:bodyDiv w:val="1"/>
      <w:marLeft w:val="0"/>
      <w:marRight w:val="0"/>
      <w:marTop w:val="0"/>
      <w:marBottom w:val="0"/>
      <w:divBdr>
        <w:top w:val="none" w:sz="0" w:space="0" w:color="auto"/>
        <w:left w:val="none" w:sz="0" w:space="0" w:color="auto"/>
        <w:bottom w:val="none" w:sz="0" w:space="0" w:color="auto"/>
        <w:right w:val="none" w:sz="0" w:space="0" w:color="auto"/>
      </w:divBdr>
    </w:div>
    <w:div w:id="1122459720">
      <w:bodyDiv w:val="1"/>
      <w:marLeft w:val="0"/>
      <w:marRight w:val="0"/>
      <w:marTop w:val="0"/>
      <w:marBottom w:val="0"/>
      <w:divBdr>
        <w:top w:val="none" w:sz="0" w:space="0" w:color="auto"/>
        <w:left w:val="none" w:sz="0" w:space="0" w:color="auto"/>
        <w:bottom w:val="none" w:sz="0" w:space="0" w:color="auto"/>
        <w:right w:val="none" w:sz="0" w:space="0" w:color="auto"/>
      </w:divBdr>
    </w:div>
    <w:div w:id="1123233040">
      <w:bodyDiv w:val="1"/>
      <w:marLeft w:val="0"/>
      <w:marRight w:val="0"/>
      <w:marTop w:val="0"/>
      <w:marBottom w:val="0"/>
      <w:divBdr>
        <w:top w:val="none" w:sz="0" w:space="0" w:color="auto"/>
        <w:left w:val="none" w:sz="0" w:space="0" w:color="auto"/>
        <w:bottom w:val="none" w:sz="0" w:space="0" w:color="auto"/>
        <w:right w:val="none" w:sz="0" w:space="0" w:color="auto"/>
      </w:divBdr>
    </w:div>
    <w:div w:id="1123385047">
      <w:bodyDiv w:val="1"/>
      <w:marLeft w:val="0"/>
      <w:marRight w:val="0"/>
      <w:marTop w:val="0"/>
      <w:marBottom w:val="0"/>
      <w:divBdr>
        <w:top w:val="none" w:sz="0" w:space="0" w:color="auto"/>
        <w:left w:val="none" w:sz="0" w:space="0" w:color="auto"/>
        <w:bottom w:val="none" w:sz="0" w:space="0" w:color="auto"/>
        <w:right w:val="none" w:sz="0" w:space="0" w:color="auto"/>
      </w:divBdr>
    </w:div>
    <w:div w:id="1123572658">
      <w:bodyDiv w:val="1"/>
      <w:marLeft w:val="0"/>
      <w:marRight w:val="0"/>
      <w:marTop w:val="0"/>
      <w:marBottom w:val="0"/>
      <w:divBdr>
        <w:top w:val="none" w:sz="0" w:space="0" w:color="auto"/>
        <w:left w:val="none" w:sz="0" w:space="0" w:color="auto"/>
        <w:bottom w:val="none" w:sz="0" w:space="0" w:color="auto"/>
        <w:right w:val="none" w:sz="0" w:space="0" w:color="auto"/>
      </w:divBdr>
    </w:div>
    <w:div w:id="1123814857">
      <w:bodyDiv w:val="1"/>
      <w:marLeft w:val="0"/>
      <w:marRight w:val="0"/>
      <w:marTop w:val="0"/>
      <w:marBottom w:val="0"/>
      <w:divBdr>
        <w:top w:val="none" w:sz="0" w:space="0" w:color="auto"/>
        <w:left w:val="none" w:sz="0" w:space="0" w:color="auto"/>
        <w:bottom w:val="none" w:sz="0" w:space="0" w:color="auto"/>
        <w:right w:val="none" w:sz="0" w:space="0" w:color="auto"/>
      </w:divBdr>
    </w:div>
    <w:div w:id="1124497797">
      <w:bodyDiv w:val="1"/>
      <w:marLeft w:val="0"/>
      <w:marRight w:val="0"/>
      <w:marTop w:val="0"/>
      <w:marBottom w:val="0"/>
      <w:divBdr>
        <w:top w:val="none" w:sz="0" w:space="0" w:color="auto"/>
        <w:left w:val="none" w:sz="0" w:space="0" w:color="auto"/>
        <w:bottom w:val="none" w:sz="0" w:space="0" w:color="auto"/>
        <w:right w:val="none" w:sz="0" w:space="0" w:color="auto"/>
      </w:divBdr>
    </w:div>
    <w:div w:id="1125275082">
      <w:bodyDiv w:val="1"/>
      <w:marLeft w:val="0"/>
      <w:marRight w:val="0"/>
      <w:marTop w:val="0"/>
      <w:marBottom w:val="0"/>
      <w:divBdr>
        <w:top w:val="none" w:sz="0" w:space="0" w:color="auto"/>
        <w:left w:val="none" w:sz="0" w:space="0" w:color="auto"/>
        <w:bottom w:val="none" w:sz="0" w:space="0" w:color="auto"/>
        <w:right w:val="none" w:sz="0" w:space="0" w:color="auto"/>
      </w:divBdr>
    </w:div>
    <w:div w:id="1125346873">
      <w:bodyDiv w:val="1"/>
      <w:marLeft w:val="0"/>
      <w:marRight w:val="0"/>
      <w:marTop w:val="0"/>
      <w:marBottom w:val="0"/>
      <w:divBdr>
        <w:top w:val="none" w:sz="0" w:space="0" w:color="auto"/>
        <w:left w:val="none" w:sz="0" w:space="0" w:color="auto"/>
        <w:bottom w:val="none" w:sz="0" w:space="0" w:color="auto"/>
        <w:right w:val="none" w:sz="0" w:space="0" w:color="auto"/>
      </w:divBdr>
    </w:div>
    <w:div w:id="1126507013">
      <w:bodyDiv w:val="1"/>
      <w:marLeft w:val="0"/>
      <w:marRight w:val="0"/>
      <w:marTop w:val="0"/>
      <w:marBottom w:val="0"/>
      <w:divBdr>
        <w:top w:val="none" w:sz="0" w:space="0" w:color="auto"/>
        <w:left w:val="none" w:sz="0" w:space="0" w:color="auto"/>
        <w:bottom w:val="none" w:sz="0" w:space="0" w:color="auto"/>
        <w:right w:val="none" w:sz="0" w:space="0" w:color="auto"/>
      </w:divBdr>
    </w:div>
    <w:div w:id="1127310009">
      <w:bodyDiv w:val="1"/>
      <w:marLeft w:val="0"/>
      <w:marRight w:val="0"/>
      <w:marTop w:val="0"/>
      <w:marBottom w:val="0"/>
      <w:divBdr>
        <w:top w:val="none" w:sz="0" w:space="0" w:color="auto"/>
        <w:left w:val="none" w:sz="0" w:space="0" w:color="auto"/>
        <w:bottom w:val="none" w:sz="0" w:space="0" w:color="auto"/>
        <w:right w:val="none" w:sz="0" w:space="0" w:color="auto"/>
      </w:divBdr>
    </w:div>
    <w:div w:id="1129664549">
      <w:bodyDiv w:val="1"/>
      <w:marLeft w:val="0"/>
      <w:marRight w:val="0"/>
      <w:marTop w:val="0"/>
      <w:marBottom w:val="0"/>
      <w:divBdr>
        <w:top w:val="none" w:sz="0" w:space="0" w:color="auto"/>
        <w:left w:val="none" w:sz="0" w:space="0" w:color="auto"/>
        <w:bottom w:val="none" w:sz="0" w:space="0" w:color="auto"/>
        <w:right w:val="none" w:sz="0" w:space="0" w:color="auto"/>
      </w:divBdr>
    </w:div>
    <w:div w:id="1129930133">
      <w:bodyDiv w:val="1"/>
      <w:marLeft w:val="0"/>
      <w:marRight w:val="0"/>
      <w:marTop w:val="0"/>
      <w:marBottom w:val="0"/>
      <w:divBdr>
        <w:top w:val="none" w:sz="0" w:space="0" w:color="auto"/>
        <w:left w:val="none" w:sz="0" w:space="0" w:color="auto"/>
        <w:bottom w:val="none" w:sz="0" w:space="0" w:color="auto"/>
        <w:right w:val="none" w:sz="0" w:space="0" w:color="auto"/>
      </w:divBdr>
    </w:div>
    <w:div w:id="1130517775">
      <w:bodyDiv w:val="1"/>
      <w:marLeft w:val="0"/>
      <w:marRight w:val="0"/>
      <w:marTop w:val="0"/>
      <w:marBottom w:val="0"/>
      <w:divBdr>
        <w:top w:val="none" w:sz="0" w:space="0" w:color="auto"/>
        <w:left w:val="none" w:sz="0" w:space="0" w:color="auto"/>
        <w:bottom w:val="none" w:sz="0" w:space="0" w:color="auto"/>
        <w:right w:val="none" w:sz="0" w:space="0" w:color="auto"/>
      </w:divBdr>
    </w:div>
    <w:div w:id="1131089967">
      <w:bodyDiv w:val="1"/>
      <w:marLeft w:val="0"/>
      <w:marRight w:val="0"/>
      <w:marTop w:val="0"/>
      <w:marBottom w:val="0"/>
      <w:divBdr>
        <w:top w:val="none" w:sz="0" w:space="0" w:color="auto"/>
        <w:left w:val="none" w:sz="0" w:space="0" w:color="auto"/>
        <w:bottom w:val="none" w:sz="0" w:space="0" w:color="auto"/>
        <w:right w:val="none" w:sz="0" w:space="0" w:color="auto"/>
      </w:divBdr>
    </w:div>
    <w:div w:id="1131940561">
      <w:bodyDiv w:val="1"/>
      <w:marLeft w:val="0"/>
      <w:marRight w:val="0"/>
      <w:marTop w:val="0"/>
      <w:marBottom w:val="0"/>
      <w:divBdr>
        <w:top w:val="none" w:sz="0" w:space="0" w:color="auto"/>
        <w:left w:val="none" w:sz="0" w:space="0" w:color="auto"/>
        <w:bottom w:val="none" w:sz="0" w:space="0" w:color="auto"/>
        <w:right w:val="none" w:sz="0" w:space="0" w:color="auto"/>
      </w:divBdr>
    </w:div>
    <w:div w:id="1132551836">
      <w:bodyDiv w:val="1"/>
      <w:marLeft w:val="0"/>
      <w:marRight w:val="0"/>
      <w:marTop w:val="0"/>
      <w:marBottom w:val="0"/>
      <w:divBdr>
        <w:top w:val="none" w:sz="0" w:space="0" w:color="auto"/>
        <w:left w:val="none" w:sz="0" w:space="0" w:color="auto"/>
        <w:bottom w:val="none" w:sz="0" w:space="0" w:color="auto"/>
        <w:right w:val="none" w:sz="0" w:space="0" w:color="auto"/>
      </w:divBdr>
    </w:div>
    <w:div w:id="1132791176">
      <w:bodyDiv w:val="1"/>
      <w:marLeft w:val="0"/>
      <w:marRight w:val="0"/>
      <w:marTop w:val="0"/>
      <w:marBottom w:val="0"/>
      <w:divBdr>
        <w:top w:val="none" w:sz="0" w:space="0" w:color="auto"/>
        <w:left w:val="none" w:sz="0" w:space="0" w:color="auto"/>
        <w:bottom w:val="none" w:sz="0" w:space="0" w:color="auto"/>
        <w:right w:val="none" w:sz="0" w:space="0" w:color="auto"/>
      </w:divBdr>
    </w:div>
    <w:div w:id="1133400925">
      <w:bodyDiv w:val="1"/>
      <w:marLeft w:val="0"/>
      <w:marRight w:val="0"/>
      <w:marTop w:val="0"/>
      <w:marBottom w:val="0"/>
      <w:divBdr>
        <w:top w:val="none" w:sz="0" w:space="0" w:color="auto"/>
        <w:left w:val="none" w:sz="0" w:space="0" w:color="auto"/>
        <w:bottom w:val="none" w:sz="0" w:space="0" w:color="auto"/>
        <w:right w:val="none" w:sz="0" w:space="0" w:color="auto"/>
      </w:divBdr>
    </w:div>
    <w:div w:id="1135566220">
      <w:bodyDiv w:val="1"/>
      <w:marLeft w:val="0"/>
      <w:marRight w:val="0"/>
      <w:marTop w:val="0"/>
      <w:marBottom w:val="0"/>
      <w:divBdr>
        <w:top w:val="none" w:sz="0" w:space="0" w:color="auto"/>
        <w:left w:val="none" w:sz="0" w:space="0" w:color="auto"/>
        <w:bottom w:val="none" w:sz="0" w:space="0" w:color="auto"/>
        <w:right w:val="none" w:sz="0" w:space="0" w:color="auto"/>
      </w:divBdr>
    </w:div>
    <w:div w:id="1135754336">
      <w:bodyDiv w:val="1"/>
      <w:marLeft w:val="0"/>
      <w:marRight w:val="0"/>
      <w:marTop w:val="0"/>
      <w:marBottom w:val="0"/>
      <w:divBdr>
        <w:top w:val="none" w:sz="0" w:space="0" w:color="auto"/>
        <w:left w:val="none" w:sz="0" w:space="0" w:color="auto"/>
        <w:bottom w:val="none" w:sz="0" w:space="0" w:color="auto"/>
        <w:right w:val="none" w:sz="0" w:space="0" w:color="auto"/>
      </w:divBdr>
    </w:div>
    <w:div w:id="1137062921">
      <w:bodyDiv w:val="1"/>
      <w:marLeft w:val="0"/>
      <w:marRight w:val="0"/>
      <w:marTop w:val="0"/>
      <w:marBottom w:val="0"/>
      <w:divBdr>
        <w:top w:val="none" w:sz="0" w:space="0" w:color="auto"/>
        <w:left w:val="none" w:sz="0" w:space="0" w:color="auto"/>
        <w:bottom w:val="none" w:sz="0" w:space="0" w:color="auto"/>
        <w:right w:val="none" w:sz="0" w:space="0" w:color="auto"/>
      </w:divBdr>
    </w:div>
    <w:div w:id="1137185276">
      <w:bodyDiv w:val="1"/>
      <w:marLeft w:val="0"/>
      <w:marRight w:val="0"/>
      <w:marTop w:val="0"/>
      <w:marBottom w:val="0"/>
      <w:divBdr>
        <w:top w:val="none" w:sz="0" w:space="0" w:color="auto"/>
        <w:left w:val="none" w:sz="0" w:space="0" w:color="auto"/>
        <w:bottom w:val="none" w:sz="0" w:space="0" w:color="auto"/>
        <w:right w:val="none" w:sz="0" w:space="0" w:color="auto"/>
      </w:divBdr>
    </w:div>
    <w:div w:id="1137529313">
      <w:bodyDiv w:val="1"/>
      <w:marLeft w:val="0"/>
      <w:marRight w:val="0"/>
      <w:marTop w:val="0"/>
      <w:marBottom w:val="0"/>
      <w:divBdr>
        <w:top w:val="none" w:sz="0" w:space="0" w:color="auto"/>
        <w:left w:val="none" w:sz="0" w:space="0" w:color="auto"/>
        <w:bottom w:val="none" w:sz="0" w:space="0" w:color="auto"/>
        <w:right w:val="none" w:sz="0" w:space="0" w:color="auto"/>
      </w:divBdr>
    </w:div>
    <w:div w:id="1137794426">
      <w:bodyDiv w:val="1"/>
      <w:marLeft w:val="0"/>
      <w:marRight w:val="0"/>
      <w:marTop w:val="0"/>
      <w:marBottom w:val="0"/>
      <w:divBdr>
        <w:top w:val="none" w:sz="0" w:space="0" w:color="auto"/>
        <w:left w:val="none" w:sz="0" w:space="0" w:color="auto"/>
        <w:bottom w:val="none" w:sz="0" w:space="0" w:color="auto"/>
        <w:right w:val="none" w:sz="0" w:space="0" w:color="auto"/>
      </w:divBdr>
    </w:div>
    <w:div w:id="1138764275">
      <w:bodyDiv w:val="1"/>
      <w:marLeft w:val="0"/>
      <w:marRight w:val="0"/>
      <w:marTop w:val="0"/>
      <w:marBottom w:val="0"/>
      <w:divBdr>
        <w:top w:val="none" w:sz="0" w:space="0" w:color="auto"/>
        <w:left w:val="none" w:sz="0" w:space="0" w:color="auto"/>
        <w:bottom w:val="none" w:sz="0" w:space="0" w:color="auto"/>
        <w:right w:val="none" w:sz="0" w:space="0" w:color="auto"/>
      </w:divBdr>
    </w:div>
    <w:div w:id="1139345215">
      <w:bodyDiv w:val="1"/>
      <w:marLeft w:val="0"/>
      <w:marRight w:val="0"/>
      <w:marTop w:val="0"/>
      <w:marBottom w:val="0"/>
      <w:divBdr>
        <w:top w:val="none" w:sz="0" w:space="0" w:color="auto"/>
        <w:left w:val="none" w:sz="0" w:space="0" w:color="auto"/>
        <w:bottom w:val="none" w:sz="0" w:space="0" w:color="auto"/>
        <w:right w:val="none" w:sz="0" w:space="0" w:color="auto"/>
      </w:divBdr>
    </w:div>
    <w:div w:id="1139684568">
      <w:bodyDiv w:val="1"/>
      <w:marLeft w:val="0"/>
      <w:marRight w:val="0"/>
      <w:marTop w:val="0"/>
      <w:marBottom w:val="0"/>
      <w:divBdr>
        <w:top w:val="none" w:sz="0" w:space="0" w:color="auto"/>
        <w:left w:val="none" w:sz="0" w:space="0" w:color="auto"/>
        <w:bottom w:val="none" w:sz="0" w:space="0" w:color="auto"/>
        <w:right w:val="none" w:sz="0" w:space="0" w:color="auto"/>
      </w:divBdr>
    </w:div>
    <w:div w:id="1140881576">
      <w:bodyDiv w:val="1"/>
      <w:marLeft w:val="0"/>
      <w:marRight w:val="0"/>
      <w:marTop w:val="0"/>
      <w:marBottom w:val="0"/>
      <w:divBdr>
        <w:top w:val="none" w:sz="0" w:space="0" w:color="auto"/>
        <w:left w:val="none" w:sz="0" w:space="0" w:color="auto"/>
        <w:bottom w:val="none" w:sz="0" w:space="0" w:color="auto"/>
        <w:right w:val="none" w:sz="0" w:space="0" w:color="auto"/>
      </w:divBdr>
    </w:div>
    <w:div w:id="1143349394">
      <w:bodyDiv w:val="1"/>
      <w:marLeft w:val="0"/>
      <w:marRight w:val="0"/>
      <w:marTop w:val="0"/>
      <w:marBottom w:val="0"/>
      <w:divBdr>
        <w:top w:val="none" w:sz="0" w:space="0" w:color="auto"/>
        <w:left w:val="none" w:sz="0" w:space="0" w:color="auto"/>
        <w:bottom w:val="none" w:sz="0" w:space="0" w:color="auto"/>
        <w:right w:val="none" w:sz="0" w:space="0" w:color="auto"/>
      </w:divBdr>
    </w:div>
    <w:div w:id="1144660668">
      <w:bodyDiv w:val="1"/>
      <w:marLeft w:val="0"/>
      <w:marRight w:val="0"/>
      <w:marTop w:val="0"/>
      <w:marBottom w:val="0"/>
      <w:divBdr>
        <w:top w:val="none" w:sz="0" w:space="0" w:color="auto"/>
        <w:left w:val="none" w:sz="0" w:space="0" w:color="auto"/>
        <w:bottom w:val="none" w:sz="0" w:space="0" w:color="auto"/>
        <w:right w:val="none" w:sz="0" w:space="0" w:color="auto"/>
      </w:divBdr>
    </w:div>
    <w:div w:id="1144811345">
      <w:bodyDiv w:val="1"/>
      <w:marLeft w:val="0"/>
      <w:marRight w:val="0"/>
      <w:marTop w:val="0"/>
      <w:marBottom w:val="0"/>
      <w:divBdr>
        <w:top w:val="none" w:sz="0" w:space="0" w:color="auto"/>
        <w:left w:val="none" w:sz="0" w:space="0" w:color="auto"/>
        <w:bottom w:val="none" w:sz="0" w:space="0" w:color="auto"/>
        <w:right w:val="none" w:sz="0" w:space="0" w:color="auto"/>
      </w:divBdr>
    </w:div>
    <w:div w:id="1145003480">
      <w:bodyDiv w:val="1"/>
      <w:marLeft w:val="0"/>
      <w:marRight w:val="0"/>
      <w:marTop w:val="0"/>
      <w:marBottom w:val="0"/>
      <w:divBdr>
        <w:top w:val="none" w:sz="0" w:space="0" w:color="auto"/>
        <w:left w:val="none" w:sz="0" w:space="0" w:color="auto"/>
        <w:bottom w:val="none" w:sz="0" w:space="0" w:color="auto"/>
        <w:right w:val="none" w:sz="0" w:space="0" w:color="auto"/>
      </w:divBdr>
    </w:div>
    <w:div w:id="1145438618">
      <w:bodyDiv w:val="1"/>
      <w:marLeft w:val="0"/>
      <w:marRight w:val="0"/>
      <w:marTop w:val="0"/>
      <w:marBottom w:val="0"/>
      <w:divBdr>
        <w:top w:val="none" w:sz="0" w:space="0" w:color="auto"/>
        <w:left w:val="none" w:sz="0" w:space="0" w:color="auto"/>
        <w:bottom w:val="none" w:sz="0" w:space="0" w:color="auto"/>
        <w:right w:val="none" w:sz="0" w:space="0" w:color="auto"/>
      </w:divBdr>
    </w:div>
    <w:div w:id="1145701948">
      <w:bodyDiv w:val="1"/>
      <w:marLeft w:val="0"/>
      <w:marRight w:val="0"/>
      <w:marTop w:val="0"/>
      <w:marBottom w:val="0"/>
      <w:divBdr>
        <w:top w:val="none" w:sz="0" w:space="0" w:color="auto"/>
        <w:left w:val="none" w:sz="0" w:space="0" w:color="auto"/>
        <w:bottom w:val="none" w:sz="0" w:space="0" w:color="auto"/>
        <w:right w:val="none" w:sz="0" w:space="0" w:color="auto"/>
      </w:divBdr>
    </w:div>
    <w:div w:id="1147819066">
      <w:bodyDiv w:val="1"/>
      <w:marLeft w:val="0"/>
      <w:marRight w:val="0"/>
      <w:marTop w:val="0"/>
      <w:marBottom w:val="0"/>
      <w:divBdr>
        <w:top w:val="none" w:sz="0" w:space="0" w:color="auto"/>
        <w:left w:val="none" w:sz="0" w:space="0" w:color="auto"/>
        <w:bottom w:val="none" w:sz="0" w:space="0" w:color="auto"/>
        <w:right w:val="none" w:sz="0" w:space="0" w:color="auto"/>
      </w:divBdr>
    </w:div>
    <w:div w:id="1148133418">
      <w:bodyDiv w:val="1"/>
      <w:marLeft w:val="0"/>
      <w:marRight w:val="0"/>
      <w:marTop w:val="0"/>
      <w:marBottom w:val="0"/>
      <w:divBdr>
        <w:top w:val="none" w:sz="0" w:space="0" w:color="auto"/>
        <w:left w:val="none" w:sz="0" w:space="0" w:color="auto"/>
        <w:bottom w:val="none" w:sz="0" w:space="0" w:color="auto"/>
        <w:right w:val="none" w:sz="0" w:space="0" w:color="auto"/>
      </w:divBdr>
    </w:div>
    <w:div w:id="1149394742">
      <w:bodyDiv w:val="1"/>
      <w:marLeft w:val="0"/>
      <w:marRight w:val="0"/>
      <w:marTop w:val="0"/>
      <w:marBottom w:val="0"/>
      <w:divBdr>
        <w:top w:val="none" w:sz="0" w:space="0" w:color="auto"/>
        <w:left w:val="none" w:sz="0" w:space="0" w:color="auto"/>
        <w:bottom w:val="none" w:sz="0" w:space="0" w:color="auto"/>
        <w:right w:val="none" w:sz="0" w:space="0" w:color="auto"/>
      </w:divBdr>
    </w:div>
    <w:div w:id="1150168439">
      <w:bodyDiv w:val="1"/>
      <w:marLeft w:val="0"/>
      <w:marRight w:val="0"/>
      <w:marTop w:val="0"/>
      <w:marBottom w:val="0"/>
      <w:divBdr>
        <w:top w:val="none" w:sz="0" w:space="0" w:color="auto"/>
        <w:left w:val="none" w:sz="0" w:space="0" w:color="auto"/>
        <w:bottom w:val="none" w:sz="0" w:space="0" w:color="auto"/>
        <w:right w:val="none" w:sz="0" w:space="0" w:color="auto"/>
      </w:divBdr>
    </w:div>
    <w:div w:id="1150175452">
      <w:bodyDiv w:val="1"/>
      <w:marLeft w:val="0"/>
      <w:marRight w:val="0"/>
      <w:marTop w:val="0"/>
      <w:marBottom w:val="0"/>
      <w:divBdr>
        <w:top w:val="none" w:sz="0" w:space="0" w:color="auto"/>
        <w:left w:val="none" w:sz="0" w:space="0" w:color="auto"/>
        <w:bottom w:val="none" w:sz="0" w:space="0" w:color="auto"/>
        <w:right w:val="none" w:sz="0" w:space="0" w:color="auto"/>
      </w:divBdr>
    </w:div>
    <w:div w:id="1151101066">
      <w:bodyDiv w:val="1"/>
      <w:marLeft w:val="0"/>
      <w:marRight w:val="0"/>
      <w:marTop w:val="0"/>
      <w:marBottom w:val="0"/>
      <w:divBdr>
        <w:top w:val="none" w:sz="0" w:space="0" w:color="auto"/>
        <w:left w:val="none" w:sz="0" w:space="0" w:color="auto"/>
        <w:bottom w:val="none" w:sz="0" w:space="0" w:color="auto"/>
        <w:right w:val="none" w:sz="0" w:space="0" w:color="auto"/>
      </w:divBdr>
    </w:div>
    <w:div w:id="1151411797">
      <w:bodyDiv w:val="1"/>
      <w:marLeft w:val="0"/>
      <w:marRight w:val="0"/>
      <w:marTop w:val="0"/>
      <w:marBottom w:val="0"/>
      <w:divBdr>
        <w:top w:val="none" w:sz="0" w:space="0" w:color="auto"/>
        <w:left w:val="none" w:sz="0" w:space="0" w:color="auto"/>
        <w:bottom w:val="none" w:sz="0" w:space="0" w:color="auto"/>
        <w:right w:val="none" w:sz="0" w:space="0" w:color="auto"/>
      </w:divBdr>
    </w:div>
    <w:div w:id="1151603625">
      <w:bodyDiv w:val="1"/>
      <w:marLeft w:val="0"/>
      <w:marRight w:val="0"/>
      <w:marTop w:val="0"/>
      <w:marBottom w:val="0"/>
      <w:divBdr>
        <w:top w:val="none" w:sz="0" w:space="0" w:color="auto"/>
        <w:left w:val="none" w:sz="0" w:space="0" w:color="auto"/>
        <w:bottom w:val="none" w:sz="0" w:space="0" w:color="auto"/>
        <w:right w:val="none" w:sz="0" w:space="0" w:color="auto"/>
      </w:divBdr>
    </w:div>
    <w:div w:id="1152022338">
      <w:bodyDiv w:val="1"/>
      <w:marLeft w:val="0"/>
      <w:marRight w:val="0"/>
      <w:marTop w:val="0"/>
      <w:marBottom w:val="0"/>
      <w:divBdr>
        <w:top w:val="none" w:sz="0" w:space="0" w:color="auto"/>
        <w:left w:val="none" w:sz="0" w:space="0" w:color="auto"/>
        <w:bottom w:val="none" w:sz="0" w:space="0" w:color="auto"/>
        <w:right w:val="none" w:sz="0" w:space="0" w:color="auto"/>
      </w:divBdr>
    </w:div>
    <w:div w:id="1153058359">
      <w:bodyDiv w:val="1"/>
      <w:marLeft w:val="0"/>
      <w:marRight w:val="0"/>
      <w:marTop w:val="0"/>
      <w:marBottom w:val="0"/>
      <w:divBdr>
        <w:top w:val="none" w:sz="0" w:space="0" w:color="auto"/>
        <w:left w:val="none" w:sz="0" w:space="0" w:color="auto"/>
        <w:bottom w:val="none" w:sz="0" w:space="0" w:color="auto"/>
        <w:right w:val="none" w:sz="0" w:space="0" w:color="auto"/>
      </w:divBdr>
    </w:div>
    <w:div w:id="1153064734">
      <w:bodyDiv w:val="1"/>
      <w:marLeft w:val="0"/>
      <w:marRight w:val="0"/>
      <w:marTop w:val="0"/>
      <w:marBottom w:val="0"/>
      <w:divBdr>
        <w:top w:val="none" w:sz="0" w:space="0" w:color="auto"/>
        <w:left w:val="none" w:sz="0" w:space="0" w:color="auto"/>
        <w:bottom w:val="none" w:sz="0" w:space="0" w:color="auto"/>
        <w:right w:val="none" w:sz="0" w:space="0" w:color="auto"/>
      </w:divBdr>
    </w:div>
    <w:div w:id="1154178996">
      <w:bodyDiv w:val="1"/>
      <w:marLeft w:val="0"/>
      <w:marRight w:val="0"/>
      <w:marTop w:val="0"/>
      <w:marBottom w:val="0"/>
      <w:divBdr>
        <w:top w:val="none" w:sz="0" w:space="0" w:color="auto"/>
        <w:left w:val="none" w:sz="0" w:space="0" w:color="auto"/>
        <w:bottom w:val="none" w:sz="0" w:space="0" w:color="auto"/>
        <w:right w:val="none" w:sz="0" w:space="0" w:color="auto"/>
      </w:divBdr>
    </w:div>
    <w:div w:id="1154570318">
      <w:bodyDiv w:val="1"/>
      <w:marLeft w:val="0"/>
      <w:marRight w:val="0"/>
      <w:marTop w:val="0"/>
      <w:marBottom w:val="0"/>
      <w:divBdr>
        <w:top w:val="none" w:sz="0" w:space="0" w:color="auto"/>
        <w:left w:val="none" w:sz="0" w:space="0" w:color="auto"/>
        <w:bottom w:val="none" w:sz="0" w:space="0" w:color="auto"/>
        <w:right w:val="none" w:sz="0" w:space="0" w:color="auto"/>
      </w:divBdr>
    </w:div>
    <w:div w:id="1154762902">
      <w:bodyDiv w:val="1"/>
      <w:marLeft w:val="0"/>
      <w:marRight w:val="0"/>
      <w:marTop w:val="0"/>
      <w:marBottom w:val="0"/>
      <w:divBdr>
        <w:top w:val="none" w:sz="0" w:space="0" w:color="auto"/>
        <w:left w:val="none" w:sz="0" w:space="0" w:color="auto"/>
        <w:bottom w:val="none" w:sz="0" w:space="0" w:color="auto"/>
        <w:right w:val="none" w:sz="0" w:space="0" w:color="auto"/>
      </w:divBdr>
    </w:div>
    <w:div w:id="1154879322">
      <w:bodyDiv w:val="1"/>
      <w:marLeft w:val="0"/>
      <w:marRight w:val="0"/>
      <w:marTop w:val="0"/>
      <w:marBottom w:val="0"/>
      <w:divBdr>
        <w:top w:val="none" w:sz="0" w:space="0" w:color="auto"/>
        <w:left w:val="none" w:sz="0" w:space="0" w:color="auto"/>
        <w:bottom w:val="none" w:sz="0" w:space="0" w:color="auto"/>
        <w:right w:val="none" w:sz="0" w:space="0" w:color="auto"/>
      </w:divBdr>
    </w:div>
    <w:div w:id="1155023506">
      <w:bodyDiv w:val="1"/>
      <w:marLeft w:val="0"/>
      <w:marRight w:val="0"/>
      <w:marTop w:val="0"/>
      <w:marBottom w:val="0"/>
      <w:divBdr>
        <w:top w:val="none" w:sz="0" w:space="0" w:color="auto"/>
        <w:left w:val="none" w:sz="0" w:space="0" w:color="auto"/>
        <w:bottom w:val="none" w:sz="0" w:space="0" w:color="auto"/>
        <w:right w:val="none" w:sz="0" w:space="0" w:color="auto"/>
      </w:divBdr>
    </w:div>
    <w:div w:id="1155485937">
      <w:bodyDiv w:val="1"/>
      <w:marLeft w:val="0"/>
      <w:marRight w:val="0"/>
      <w:marTop w:val="0"/>
      <w:marBottom w:val="0"/>
      <w:divBdr>
        <w:top w:val="none" w:sz="0" w:space="0" w:color="auto"/>
        <w:left w:val="none" w:sz="0" w:space="0" w:color="auto"/>
        <w:bottom w:val="none" w:sz="0" w:space="0" w:color="auto"/>
        <w:right w:val="none" w:sz="0" w:space="0" w:color="auto"/>
      </w:divBdr>
    </w:div>
    <w:div w:id="1156338268">
      <w:bodyDiv w:val="1"/>
      <w:marLeft w:val="0"/>
      <w:marRight w:val="0"/>
      <w:marTop w:val="0"/>
      <w:marBottom w:val="0"/>
      <w:divBdr>
        <w:top w:val="none" w:sz="0" w:space="0" w:color="auto"/>
        <w:left w:val="none" w:sz="0" w:space="0" w:color="auto"/>
        <w:bottom w:val="none" w:sz="0" w:space="0" w:color="auto"/>
        <w:right w:val="none" w:sz="0" w:space="0" w:color="auto"/>
      </w:divBdr>
    </w:div>
    <w:div w:id="1156606190">
      <w:bodyDiv w:val="1"/>
      <w:marLeft w:val="0"/>
      <w:marRight w:val="0"/>
      <w:marTop w:val="0"/>
      <w:marBottom w:val="0"/>
      <w:divBdr>
        <w:top w:val="none" w:sz="0" w:space="0" w:color="auto"/>
        <w:left w:val="none" w:sz="0" w:space="0" w:color="auto"/>
        <w:bottom w:val="none" w:sz="0" w:space="0" w:color="auto"/>
        <w:right w:val="none" w:sz="0" w:space="0" w:color="auto"/>
      </w:divBdr>
    </w:div>
    <w:div w:id="1157038358">
      <w:bodyDiv w:val="1"/>
      <w:marLeft w:val="0"/>
      <w:marRight w:val="0"/>
      <w:marTop w:val="0"/>
      <w:marBottom w:val="0"/>
      <w:divBdr>
        <w:top w:val="none" w:sz="0" w:space="0" w:color="auto"/>
        <w:left w:val="none" w:sz="0" w:space="0" w:color="auto"/>
        <w:bottom w:val="none" w:sz="0" w:space="0" w:color="auto"/>
        <w:right w:val="none" w:sz="0" w:space="0" w:color="auto"/>
      </w:divBdr>
    </w:div>
    <w:div w:id="1157766058">
      <w:bodyDiv w:val="1"/>
      <w:marLeft w:val="0"/>
      <w:marRight w:val="0"/>
      <w:marTop w:val="0"/>
      <w:marBottom w:val="0"/>
      <w:divBdr>
        <w:top w:val="none" w:sz="0" w:space="0" w:color="auto"/>
        <w:left w:val="none" w:sz="0" w:space="0" w:color="auto"/>
        <w:bottom w:val="none" w:sz="0" w:space="0" w:color="auto"/>
        <w:right w:val="none" w:sz="0" w:space="0" w:color="auto"/>
      </w:divBdr>
    </w:div>
    <w:div w:id="1159736865">
      <w:bodyDiv w:val="1"/>
      <w:marLeft w:val="0"/>
      <w:marRight w:val="0"/>
      <w:marTop w:val="0"/>
      <w:marBottom w:val="0"/>
      <w:divBdr>
        <w:top w:val="none" w:sz="0" w:space="0" w:color="auto"/>
        <w:left w:val="none" w:sz="0" w:space="0" w:color="auto"/>
        <w:bottom w:val="none" w:sz="0" w:space="0" w:color="auto"/>
        <w:right w:val="none" w:sz="0" w:space="0" w:color="auto"/>
      </w:divBdr>
    </w:div>
    <w:div w:id="1161383557">
      <w:bodyDiv w:val="1"/>
      <w:marLeft w:val="0"/>
      <w:marRight w:val="0"/>
      <w:marTop w:val="0"/>
      <w:marBottom w:val="0"/>
      <w:divBdr>
        <w:top w:val="none" w:sz="0" w:space="0" w:color="auto"/>
        <w:left w:val="none" w:sz="0" w:space="0" w:color="auto"/>
        <w:bottom w:val="none" w:sz="0" w:space="0" w:color="auto"/>
        <w:right w:val="none" w:sz="0" w:space="0" w:color="auto"/>
      </w:divBdr>
    </w:div>
    <w:div w:id="1162043556">
      <w:bodyDiv w:val="1"/>
      <w:marLeft w:val="0"/>
      <w:marRight w:val="0"/>
      <w:marTop w:val="0"/>
      <w:marBottom w:val="0"/>
      <w:divBdr>
        <w:top w:val="none" w:sz="0" w:space="0" w:color="auto"/>
        <w:left w:val="none" w:sz="0" w:space="0" w:color="auto"/>
        <w:bottom w:val="none" w:sz="0" w:space="0" w:color="auto"/>
        <w:right w:val="none" w:sz="0" w:space="0" w:color="auto"/>
      </w:divBdr>
    </w:div>
    <w:div w:id="1162236890">
      <w:bodyDiv w:val="1"/>
      <w:marLeft w:val="0"/>
      <w:marRight w:val="0"/>
      <w:marTop w:val="0"/>
      <w:marBottom w:val="0"/>
      <w:divBdr>
        <w:top w:val="none" w:sz="0" w:space="0" w:color="auto"/>
        <w:left w:val="none" w:sz="0" w:space="0" w:color="auto"/>
        <w:bottom w:val="none" w:sz="0" w:space="0" w:color="auto"/>
        <w:right w:val="none" w:sz="0" w:space="0" w:color="auto"/>
      </w:divBdr>
    </w:div>
    <w:div w:id="1162740529">
      <w:bodyDiv w:val="1"/>
      <w:marLeft w:val="0"/>
      <w:marRight w:val="0"/>
      <w:marTop w:val="0"/>
      <w:marBottom w:val="0"/>
      <w:divBdr>
        <w:top w:val="none" w:sz="0" w:space="0" w:color="auto"/>
        <w:left w:val="none" w:sz="0" w:space="0" w:color="auto"/>
        <w:bottom w:val="none" w:sz="0" w:space="0" w:color="auto"/>
        <w:right w:val="none" w:sz="0" w:space="0" w:color="auto"/>
      </w:divBdr>
    </w:div>
    <w:div w:id="1163274892">
      <w:bodyDiv w:val="1"/>
      <w:marLeft w:val="0"/>
      <w:marRight w:val="0"/>
      <w:marTop w:val="0"/>
      <w:marBottom w:val="0"/>
      <w:divBdr>
        <w:top w:val="none" w:sz="0" w:space="0" w:color="auto"/>
        <w:left w:val="none" w:sz="0" w:space="0" w:color="auto"/>
        <w:bottom w:val="none" w:sz="0" w:space="0" w:color="auto"/>
        <w:right w:val="none" w:sz="0" w:space="0" w:color="auto"/>
      </w:divBdr>
    </w:div>
    <w:div w:id="1164972551">
      <w:bodyDiv w:val="1"/>
      <w:marLeft w:val="0"/>
      <w:marRight w:val="0"/>
      <w:marTop w:val="0"/>
      <w:marBottom w:val="0"/>
      <w:divBdr>
        <w:top w:val="none" w:sz="0" w:space="0" w:color="auto"/>
        <w:left w:val="none" w:sz="0" w:space="0" w:color="auto"/>
        <w:bottom w:val="none" w:sz="0" w:space="0" w:color="auto"/>
        <w:right w:val="none" w:sz="0" w:space="0" w:color="auto"/>
      </w:divBdr>
    </w:div>
    <w:div w:id="1165978924">
      <w:bodyDiv w:val="1"/>
      <w:marLeft w:val="0"/>
      <w:marRight w:val="0"/>
      <w:marTop w:val="0"/>
      <w:marBottom w:val="0"/>
      <w:divBdr>
        <w:top w:val="none" w:sz="0" w:space="0" w:color="auto"/>
        <w:left w:val="none" w:sz="0" w:space="0" w:color="auto"/>
        <w:bottom w:val="none" w:sz="0" w:space="0" w:color="auto"/>
        <w:right w:val="none" w:sz="0" w:space="0" w:color="auto"/>
      </w:divBdr>
    </w:div>
    <w:div w:id="1166244251">
      <w:bodyDiv w:val="1"/>
      <w:marLeft w:val="0"/>
      <w:marRight w:val="0"/>
      <w:marTop w:val="0"/>
      <w:marBottom w:val="0"/>
      <w:divBdr>
        <w:top w:val="none" w:sz="0" w:space="0" w:color="auto"/>
        <w:left w:val="none" w:sz="0" w:space="0" w:color="auto"/>
        <w:bottom w:val="none" w:sz="0" w:space="0" w:color="auto"/>
        <w:right w:val="none" w:sz="0" w:space="0" w:color="auto"/>
      </w:divBdr>
    </w:div>
    <w:div w:id="1166827220">
      <w:bodyDiv w:val="1"/>
      <w:marLeft w:val="0"/>
      <w:marRight w:val="0"/>
      <w:marTop w:val="0"/>
      <w:marBottom w:val="0"/>
      <w:divBdr>
        <w:top w:val="none" w:sz="0" w:space="0" w:color="auto"/>
        <w:left w:val="none" w:sz="0" w:space="0" w:color="auto"/>
        <w:bottom w:val="none" w:sz="0" w:space="0" w:color="auto"/>
        <w:right w:val="none" w:sz="0" w:space="0" w:color="auto"/>
      </w:divBdr>
    </w:div>
    <w:div w:id="1167210274">
      <w:bodyDiv w:val="1"/>
      <w:marLeft w:val="0"/>
      <w:marRight w:val="0"/>
      <w:marTop w:val="0"/>
      <w:marBottom w:val="0"/>
      <w:divBdr>
        <w:top w:val="none" w:sz="0" w:space="0" w:color="auto"/>
        <w:left w:val="none" w:sz="0" w:space="0" w:color="auto"/>
        <w:bottom w:val="none" w:sz="0" w:space="0" w:color="auto"/>
        <w:right w:val="none" w:sz="0" w:space="0" w:color="auto"/>
      </w:divBdr>
    </w:div>
    <w:div w:id="1169057578">
      <w:bodyDiv w:val="1"/>
      <w:marLeft w:val="0"/>
      <w:marRight w:val="0"/>
      <w:marTop w:val="0"/>
      <w:marBottom w:val="0"/>
      <w:divBdr>
        <w:top w:val="none" w:sz="0" w:space="0" w:color="auto"/>
        <w:left w:val="none" w:sz="0" w:space="0" w:color="auto"/>
        <w:bottom w:val="none" w:sz="0" w:space="0" w:color="auto"/>
        <w:right w:val="none" w:sz="0" w:space="0" w:color="auto"/>
      </w:divBdr>
    </w:div>
    <w:div w:id="1170214062">
      <w:bodyDiv w:val="1"/>
      <w:marLeft w:val="0"/>
      <w:marRight w:val="0"/>
      <w:marTop w:val="0"/>
      <w:marBottom w:val="0"/>
      <w:divBdr>
        <w:top w:val="none" w:sz="0" w:space="0" w:color="auto"/>
        <w:left w:val="none" w:sz="0" w:space="0" w:color="auto"/>
        <w:bottom w:val="none" w:sz="0" w:space="0" w:color="auto"/>
        <w:right w:val="none" w:sz="0" w:space="0" w:color="auto"/>
      </w:divBdr>
    </w:div>
    <w:div w:id="1170873513">
      <w:bodyDiv w:val="1"/>
      <w:marLeft w:val="0"/>
      <w:marRight w:val="0"/>
      <w:marTop w:val="0"/>
      <w:marBottom w:val="0"/>
      <w:divBdr>
        <w:top w:val="none" w:sz="0" w:space="0" w:color="auto"/>
        <w:left w:val="none" w:sz="0" w:space="0" w:color="auto"/>
        <w:bottom w:val="none" w:sz="0" w:space="0" w:color="auto"/>
        <w:right w:val="none" w:sz="0" w:space="0" w:color="auto"/>
      </w:divBdr>
    </w:div>
    <w:div w:id="1171869200">
      <w:bodyDiv w:val="1"/>
      <w:marLeft w:val="0"/>
      <w:marRight w:val="0"/>
      <w:marTop w:val="0"/>
      <w:marBottom w:val="0"/>
      <w:divBdr>
        <w:top w:val="none" w:sz="0" w:space="0" w:color="auto"/>
        <w:left w:val="none" w:sz="0" w:space="0" w:color="auto"/>
        <w:bottom w:val="none" w:sz="0" w:space="0" w:color="auto"/>
        <w:right w:val="none" w:sz="0" w:space="0" w:color="auto"/>
      </w:divBdr>
    </w:div>
    <w:div w:id="1172381158">
      <w:bodyDiv w:val="1"/>
      <w:marLeft w:val="0"/>
      <w:marRight w:val="0"/>
      <w:marTop w:val="0"/>
      <w:marBottom w:val="0"/>
      <w:divBdr>
        <w:top w:val="none" w:sz="0" w:space="0" w:color="auto"/>
        <w:left w:val="none" w:sz="0" w:space="0" w:color="auto"/>
        <w:bottom w:val="none" w:sz="0" w:space="0" w:color="auto"/>
        <w:right w:val="none" w:sz="0" w:space="0" w:color="auto"/>
      </w:divBdr>
    </w:div>
    <w:div w:id="1176462398">
      <w:bodyDiv w:val="1"/>
      <w:marLeft w:val="0"/>
      <w:marRight w:val="0"/>
      <w:marTop w:val="0"/>
      <w:marBottom w:val="0"/>
      <w:divBdr>
        <w:top w:val="none" w:sz="0" w:space="0" w:color="auto"/>
        <w:left w:val="none" w:sz="0" w:space="0" w:color="auto"/>
        <w:bottom w:val="none" w:sz="0" w:space="0" w:color="auto"/>
        <w:right w:val="none" w:sz="0" w:space="0" w:color="auto"/>
      </w:divBdr>
    </w:div>
    <w:div w:id="1182011124">
      <w:bodyDiv w:val="1"/>
      <w:marLeft w:val="0"/>
      <w:marRight w:val="0"/>
      <w:marTop w:val="0"/>
      <w:marBottom w:val="0"/>
      <w:divBdr>
        <w:top w:val="none" w:sz="0" w:space="0" w:color="auto"/>
        <w:left w:val="none" w:sz="0" w:space="0" w:color="auto"/>
        <w:bottom w:val="none" w:sz="0" w:space="0" w:color="auto"/>
        <w:right w:val="none" w:sz="0" w:space="0" w:color="auto"/>
      </w:divBdr>
    </w:div>
    <w:div w:id="1185250683">
      <w:bodyDiv w:val="1"/>
      <w:marLeft w:val="0"/>
      <w:marRight w:val="0"/>
      <w:marTop w:val="0"/>
      <w:marBottom w:val="0"/>
      <w:divBdr>
        <w:top w:val="none" w:sz="0" w:space="0" w:color="auto"/>
        <w:left w:val="none" w:sz="0" w:space="0" w:color="auto"/>
        <w:bottom w:val="none" w:sz="0" w:space="0" w:color="auto"/>
        <w:right w:val="none" w:sz="0" w:space="0" w:color="auto"/>
      </w:divBdr>
    </w:div>
    <w:div w:id="1185554312">
      <w:bodyDiv w:val="1"/>
      <w:marLeft w:val="0"/>
      <w:marRight w:val="0"/>
      <w:marTop w:val="0"/>
      <w:marBottom w:val="0"/>
      <w:divBdr>
        <w:top w:val="none" w:sz="0" w:space="0" w:color="auto"/>
        <w:left w:val="none" w:sz="0" w:space="0" w:color="auto"/>
        <w:bottom w:val="none" w:sz="0" w:space="0" w:color="auto"/>
        <w:right w:val="none" w:sz="0" w:space="0" w:color="auto"/>
      </w:divBdr>
    </w:div>
    <w:div w:id="1185554650">
      <w:bodyDiv w:val="1"/>
      <w:marLeft w:val="0"/>
      <w:marRight w:val="0"/>
      <w:marTop w:val="0"/>
      <w:marBottom w:val="0"/>
      <w:divBdr>
        <w:top w:val="none" w:sz="0" w:space="0" w:color="auto"/>
        <w:left w:val="none" w:sz="0" w:space="0" w:color="auto"/>
        <w:bottom w:val="none" w:sz="0" w:space="0" w:color="auto"/>
        <w:right w:val="none" w:sz="0" w:space="0" w:color="auto"/>
      </w:divBdr>
    </w:div>
    <w:div w:id="1185747201">
      <w:bodyDiv w:val="1"/>
      <w:marLeft w:val="0"/>
      <w:marRight w:val="0"/>
      <w:marTop w:val="0"/>
      <w:marBottom w:val="0"/>
      <w:divBdr>
        <w:top w:val="none" w:sz="0" w:space="0" w:color="auto"/>
        <w:left w:val="none" w:sz="0" w:space="0" w:color="auto"/>
        <w:bottom w:val="none" w:sz="0" w:space="0" w:color="auto"/>
        <w:right w:val="none" w:sz="0" w:space="0" w:color="auto"/>
      </w:divBdr>
    </w:div>
    <w:div w:id="1186753160">
      <w:bodyDiv w:val="1"/>
      <w:marLeft w:val="0"/>
      <w:marRight w:val="0"/>
      <w:marTop w:val="0"/>
      <w:marBottom w:val="0"/>
      <w:divBdr>
        <w:top w:val="none" w:sz="0" w:space="0" w:color="auto"/>
        <w:left w:val="none" w:sz="0" w:space="0" w:color="auto"/>
        <w:bottom w:val="none" w:sz="0" w:space="0" w:color="auto"/>
        <w:right w:val="none" w:sz="0" w:space="0" w:color="auto"/>
      </w:divBdr>
    </w:div>
    <w:div w:id="1187671218">
      <w:bodyDiv w:val="1"/>
      <w:marLeft w:val="0"/>
      <w:marRight w:val="0"/>
      <w:marTop w:val="0"/>
      <w:marBottom w:val="0"/>
      <w:divBdr>
        <w:top w:val="none" w:sz="0" w:space="0" w:color="auto"/>
        <w:left w:val="none" w:sz="0" w:space="0" w:color="auto"/>
        <w:bottom w:val="none" w:sz="0" w:space="0" w:color="auto"/>
        <w:right w:val="none" w:sz="0" w:space="0" w:color="auto"/>
      </w:divBdr>
    </w:div>
    <w:div w:id="1188985748">
      <w:bodyDiv w:val="1"/>
      <w:marLeft w:val="0"/>
      <w:marRight w:val="0"/>
      <w:marTop w:val="0"/>
      <w:marBottom w:val="0"/>
      <w:divBdr>
        <w:top w:val="none" w:sz="0" w:space="0" w:color="auto"/>
        <w:left w:val="none" w:sz="0" w:space="0" w:color="auto"/>
        <w:bottom w:val="none" w:sz="0" w:space="0" w:color="auto"/>
        <w:right w:val="none" w:sz="0" w:space="0" w:color="auto"/>
      </w:divBdr>
    </w:div>
    <w:div w:id="1189105520">
      <w:bodyDiv w:val="1"/>
      <w:marLeft w:val="0"/>
      <w:marRight w:val="0"/>
      <w:marTop w:val="0"/>
      <w:marBottom w:val="0"/>
      <w:divBdr>
        <w:top w:val="none" w:sz="0" w:space="0" w:color="auto"/>
        <w:left w:val="none" w:sz="0" w:space="0" w:color="auto"/>
        <w:bottom w:val="none" w:sz="0" w:space="0" w:color="auto"/>
        <w:right w:val="none" w:sz="0" w:space="0" w:color="auto"/>
      </w:divBdr>
    </w:div>
    <w:div w:id="1190022538">
      <w:bodyDiv w:val="1"/>
      <w:marLeft w:val="0"/>
      <w:marRight w:val="0"/>
      <w:marTop w:val="0"/>
      <w:marBottom w:val="0"/>
      <w:divBdr>
        <w:top w:val="none" w:sz="0" w:space="0" w:color="auto"/>
        <w:left w:val="none" w:sz="0" w:space="0" w:color="auto"/>
        <w:bottom w:val="none" w:sz="0" w:space="0" w:color="auto"/>
        <w:right w:val="none" w:sz="0" w:space="0" w:color="auto"/>
      </w:divBdr>
    </w:div>
    <w:div w:id="1190028893">
      <w:bodyDiv w:val="1"/>
      <w:marLeft w:val="0"/>
      <w:marRight w:val="0"/>
      <w:marTop w:val="0"/>
      <w:marBottom w:val="0"/>
      <w:divBdr>
        <w:top w:val="none" w:sz="0" w:space="0" w:color="auto"/>
        <w:left w:val="none" w:sz="0" w:space="0" w:color="auto"/>
        <w:bottom w:val="none" w:sz="0" w:space="0" w:color="auto"/>
        <w:right w:val="none" w:sz="0" w:space="0" w:color="auto"/>
      </w:divBdr>
    </w:div>
    <w:div w:id="1190265648">
      <w:bodyDiv w:val="1"/>
      <w:marLeft w:val="0"/>
      <w:marRight w:val="0"/>
      <w:marTop w:val="0"/>
      <w:marBottom w:val="0"/>
      <w:divBdr>
        <w:top w:val="none" w:sz="0" w:space="0" w:color="auto"/>
        <w:left w:val="none" w:sz="0" w:space="0" w:color="auto"/>
        <w:bottom w:val="none" w:sz="0" w:space="0" w:color="auto"/>
        <w:right w:val="none" w:sz="0" w:space="0" w:color="auto"/>
      </w:divBdr>
    </w:div>
    <w:div w:id="1191531497">
      <w:bodyDiv w:val="1"/>
      <w:marLeft w:val="0"/>
      <w:marRight w:val="0"/>
      <w:marTop w:val="0"/>
      <w:marBottom w:val="0"/>
      <w:divBdr>
        <w:top w:val="none" w:sz="0" w:space="0" w:color="auto"/>
        <w:left w:val="none" w:sz="0" w:space="0" w:color="auto"/>
        <w:bottom w:val="none" w:sz="0" w:space="0" w:color="auto"/>
        <w:right w:val="none" w:sz="0" w:space="0" w:color="auto"/>
      </w:divBdr>
    </w:div>
    <w:div w:id="1191727150">
      <w:bodyDiv w:val="1"/>
      <w:marLeft w:val="0"/>
      <w:marRight w:val="0"/>
      <w:marTop w:val="0"/>
      <w:marBottom w:val="0"/>
      <w:divBdr>
        <w:top w:val="none" w:sz="0" w:space="0" w:color="auto"/>
        <w:left w:val="none" w:sz="0" w:space="0" w:color="auto"/>
        <w:bottom w:val="none" w:sz="0" w:space="0" w:color="auto"/>
        <w:right w:val="none" w:sz="0" w:space="0" w:color="auto"/>
      </w:divBdr>
    </w:div>
    <w:div w:id="1192651106">
      <w:bodyDiv w:val="1"/>
      <w:marLeft w:val="0"/>
      <w:marRight w:val="0"/>
      <w:marTop w:val="0"/>
      <w:marBottom w:val="0"/>
      <w:divBdr>
        <w:top w:val="none" w:sz="0" w:space="0" w:color="auto"/>
        <w:left w:val="none" w:sz="0" w:space="0" w:color="auto"/>
        <w:bottom w:val="none" w:sz="0" w:space="0" w:color="auto"/>
        <w:right w:val="none" w:sz="0" w:space="0" w:color="auto"/>
      </w:divBdr>
    </w:div>
    <w:div w:id="1192760892">
      <w:bodyDiv w:val="1"/>
      <w:marLeft w:val="0"/>
      <w:marRight w:val="0"/>
      <w:marTop w:val="0"/>
      <w:marBottom w:val="0"/>
      <w:divBdr>
        <w:top w:val="none" w:sz="0" w:space="0" w:color="auto"/>
        <w:left w:val="none" w:sz="0" w:space="0" w:color="auto"/>
        <w:bottom w:val="none" w:sz="0" w:space="0" w:color="auto"/>
        <w:right w:val="none" w:sz="0" w:space="0" w:color="auto"/>
      </w:divBdr>
    </w:div>
    <w:div w:id="1195651482">
      <w:bodyDiv w:val="1"/>
      <w:marLeft w:val="0"/>
      <w:marRight w:val="0"/>
      <w:marTop w:val="0"/>
      <w:marBottom w:val="0"/>
      <w:divBdr>
        <w:top w:val="none" w:sz="0" w:space="0" w:color="auto"/>
        <w:left w:val="none" w:sz="0" w:space="0" w:color="auto"/>
        <w:bottom w:val="none" w:sz="0" w:space="0" w:color="auto"/>
        <w:right w:val="none" w:sz="0" w:space="0" w:color="auto"/>
      </w:divBdr>
    </w:div>
    <w:div w:id="1196576541">
      <w:bodyDiv w:val="1"/>
      <w:marLeft w:val="0"/>
      <w:marRight w:val="0"/>
      <w:marTop w:val="0"/>
      <w:marBottom w:val="0"/>
      <w:divBdr>
        <w:top w:val="none" w:sz="0" w:space="0" w:color="auto"/>
        <w:left w:val="none" w:sz="0" w:space="0" w:color="auto"/>
        <w:bottom w:val="none" w:sz="0" w:space="0" w:color="auto"/>
        <w:right w:val="none" w:sz="0" w:space="0" w:color="auto"/>
      </w:divBdr>
    </w:div>
    <w:div w:id="1199004494">
      <w:bodyDiv w:val="1"/>
      <w:marLeft w:val="0"/>
      <w:marRight w:val="0"/>
      <w:marTop w:val="0"/>
      <w:marBottom w:val="0"/>
      <w:divBdr>
        <w:top w:val="none" w:sz="0" w:space="0" w:color="auto"/>
        <w:left w:val="none" w:sz="0" w:space="0" w:color="auto"/>
        <w:bottom w:val="none" w:sz="0" w:space="0" w:color="auto"/>
        <w:right w:val="none" w:sz="0" w:space="0" w:color="auto"/>
      </w:divBdr>
    </w:div>
    <w:div w:id="1199246555">
      <w:bodyDiv w:val="1"/>
      <w:marLeft w:val="0"/>
      <w:marRight w:val="0"/>
      <w:marTop w:val="0"/>
      <w:marBottom w:val="0"/>
      <w:divBdr>
        <w:top w:val="none" w:sz="0" w:space="0" w:color="auto"/>
        <w:left w:val="none" w:sz="0" w:space="0" w:color="auto"/>
        <w:bottom w:val="none" w:sz="0" w:space="0" w:color="auto"/>
        <w:right w:val="none" w:sz="0" w:space="0" w:color="auto"/>
      </w:divBdr>
    </w:div>
    <w:div w:id="1199315381">
      <w:bodyDiv w:val="1"/>
      <w:marLeft w:val="0"/>
      <w:marRight w:val="0"/>
      <w:marTop w:val="0"/>
      <w:marBottom w:val="0"/>
      <w:divBdr>
        <w:top w:val="none" w:sz="0" w:space="0" w:color="auto"/>
        <w:left w:val="none" w:sz="0" w:space="0" w:color="auto"/>
        <w:bottom w:val="none" w:sz="0" w:space="0" w:color="auto"/>
        <w:right w:val="none" w:sz="0" w:space="0" w:color="auto"/>
      </w:divBdr>
    </w:div>
    <w:div w:id="1199927219">
      <w:bodyDiv w:val="1"/>
      <w:marLeft w:val="0"/>
      <w:marRight w:val="0"/>
      <w:marTop w:val="0"/>
      <w:marBottom w:val="0"/>
      <w:divBdr>
        <w:top w:val="none" w:sz="0" w:space="0" w:color="auto"/>
        <w:left w:val="none" w:sz="0" w:space="0" w:color="auto"/>
        <w:bottom w:val="none" w:sz="0" w:space="0" w:color="auto"/>
        <w:right w:val="none" w:sz="0" w:space="0" w:color="auto"/>
      </w:divBdr>
    </w:div>
    <w:div w:id="1202520977">
      <w:bodyDiv w:val="1"/>
      <w:marLeft w:val="0"/>
      <w:marRight w:val="0"/>
      <w:marTop w:val="0"/>
      <w:marBottom w:val="0"/>
      <w:divBdr>
        <w:top w:val="none" w:sz="0" w:space="0" w:color="auto"/>
        <w:left w:val="none" w:sz="0" w:space="0" w:color="auto"/>
        <w:bottom w:val="none" w:sz="0" w:space="0" w:color="auto"/>
        <w:right w:val="none" w:sz="0" w:space="0" w:color="auto"/>
      </w:divBdr>
    </w:div>
    <w:div w:id="1202791245">
      <w:bodyDiv w:val="1"/>
      <w:marLeft w:val="0"/>
      <w:marRight w:val="0"/>
      <w:marTop w:val="0"/>
      <w:marBottom w:val="0"/>
      <w:divBdr>
        <w:top w:val="none" w:sz="0" w:space="0" w:color="auto"/>
        <w:left w:val="none" w:sz="0" w:space="0" w:color="auto"/>
        <w:bottom w:val="none" w:sz="0" w:space="0" w:color="auto"/>
        <w:right w:val="none" w:sz="0" w:space="0" w:color="auto"/>
      </w:divBdr>
    </w:div>
    <w:div w:id="1203205336">
      <w:bodyDiv w:val="1"/>
      <w:marLeft w:val="0"/>
      <w:marRight w:val="0"/>
      <w:marTop w:val="0"/>
      <w:marBottom w:val="0"/>
      <w:divBdr>
        <w:top w:val="none" w:sz="0" w:space="0" w:color="auto"/>
        <w:left w:val="none" w:sz="0" w:space="0" w:color="auto"/>
        <w:bottom w:val="none" w:sz="0" w:space="0" w:color="auto"/>
        <w:right w:val="none" w:sz="0" w:space="0" w:color="auto"/>
      </w:divBdr>
    </w:div>
    <w:div w:id="1203247664">
      <w:bodyDiv w:val="1"/>
      <w:marLeft w:val="0"/>
      <w:marRight w:val="0"/>
      <w:marTop w:val="0"/>
      <w:marBottom w:val="0"/>
      <w:divBdr>
        <w:top w:val="none" w:sz="0" w:space="0" w:color="auto"/>
        <w:left w:val="none" w:sz="0" w:space="0" w:color="auto"/>
        <w:bottom w:val="none" w:sz="0" w:space="0" w:color="auto"/>
        <w:right w:val="none" w:sz="0" w:space="0" w:color="auto"/>
      </w:divBdr>
    </w:div>
    <w:div w:id="1203832463">
      <w:bodyDiv w:val="1"/>
      <w:marLeft w:val="0"/>
      <w:marRight w:val="0"/>
      <w:marTop w:val="0"/>
      <w:marBottom w:val="0"/>
      <w:divBdr>
        <w:top w:val="none" w:sz="0" w:space="0" w:color="auto"/>
        <w:left w:val="none" w:sz="0" w:space="0" w:color="auto"/>
        <w:bottom w:val="none" w:sz="0" w:space="0" w:color="auto"/>
        <w:right w:val="none" w:sz="0" w:space="0" w:color="auto"/>
      </w:divBdr>
    </w:div>
    <w:div w:id="1204174076">
      <w:bodyDiv w:val="1"/>
      <w:marLeft w:val="0"/>
      <w:marRight w:val="0"/>
      <w:marTop w:val="0"/>
      <w:marBottom w:val="0"/>
      <w:divBdr>
        <w:top w:val="none" w:sz="0" w:space="0" w:color="auto"/>
        <w:left w:val="none" w:sz="0" w:space="0" w:color="auto"/>
        <w:bottom w:val="none" w:sz="0" w:space="0" w:color="auto"/>
        <w:right w:val="none" w:sz="0" w:space="0" w:color="auto"/>
      </w:divBdr>
    </w:div>
    <w:div w:id="1208226783">
      <w:bodyDiv w:val="1"/>
      <w:marLeft w:val="0"/>
      <w:marRight w:val="0"/>
      <w:marTop w:val="0"/>
      <w:marBottom w:val="0"/>
      <w:divBdr>
        <w:top w:val="none" w:sz="0" w:space="0" w:color="auto"/>
        <w:left w:val="none" w:sz="0" w:space="0" w:color="auto"/>
        <w:bottom w:val="none" w:sz="0" w:space="0" w:color="auto"/>
        <w:right w:val="none" w:sz="0" w:space="0" w:color="auto"/>
      </w:divBdr>
    </w:div>
    <w:div w:id="1208374882">
      <w:bodyDiv w:val="1"/>
      <w:marLeft w:val="0"/>
      <w:marRight w:val="0"/>
      <w:marTop w:val="0"/>
      <w:marBottom w:val="0"/>
      <w:divBdr>
        <w:top w:val="none" w:sz="0" w:space="0" w:color="auto"/>
        <w:left w:val="none" w:sz="0" w:space="0" w:color="auto"/>
        <w:bottom w:val="none" w:sz="0" w:space="0" w:color="auto"/>
        <w:right w:val="none" w:sz="0" w:space="0" w:color="auto"/>
      </w:divBdr>
    </w:div>
    <w:div w:id="1209225733">
      <w:bodyDiv w:val="1"/>
      <w:marLeft w:val="0"/>
      <w:marRight w:val="0"/>
      <w:marTop w:val="0"/>
      <w:marBottom w:val="0"/>
      <w:divBdr>
        <w:top w:val="none" w:sz="0" w:space="0" w:color="auto"/>
        <w:left w:val="none" w:sz="0" w:space="0" w:color="auto"/>
        <w:bottom w:val="none" w:sz="0" w:space="0" w:color="auto"/>
        <w:right w:val="none" w:sz="0" w:space="0" w:color="auto"/>
      </w:divBdr>
    </w:div>
    <w:div w:id="1209489346">
      <w:bodyDiv w:val="1"/>
      <w:marLeft w:val="0"/>
      <w:marRight w:val="0"/>
      <w:marTop w:val="0"/>
      <w:marBottom w:val="0"/>
      <w:divBdr>
        <w:top w:val="none" w:sz="0" w:space="0" w:color="auto"/>
        <w:left w:val="none" w:sz="0" w:space="0" w:color="auto"/>
        <w:bottom w:val="none" w:sz="0" w:space="0" w:color="auto"/>
        <w:right w:val="none" w:sz="0" w:space="0" w:color="auto"/>
      </w:divBdr>
    </w:div>
    <w:div w:id="1209680528">
      <w:bodyDiv w:val="1"/>
      <w:marLeft w:val="0"/>
      <w:marRight w:val="0"/>
      <w:marTop w:val="0"/>
      <w:marBottom w:val="0"/>
      <w:divBdr>
        <w:top w:val="none" w:sz="0" w:space="0" w:color="auto"/>
        <w:left w:val="none" w:sz="0" w:space="0" w:color="auto"/>
        <w:bottom w:val="none" w:sz="0" w:space="0" w:color="auto"/>
        <w:right w:val="none" w:sz="0" w:space="0" w:color="auto"/>
      </w:divBdr>
    </w:div>
    <w:div w:id="1210920172">
      <w:bodyDiv w:val="1"/>
      <w:marLeft w:val="0"/>
      <w:marRight w:val="0"/>
      <w:marTop w:val="0"/>
      <w:marBottom w:val="0"/>
      <w:divBdr>
        <w:top w:val="none" w:sz="0" w:space="0" w:color="auto"/>
        <w:left w:val="none" w:sz="0" w:space="0" w:color="auto"/>
        <w:bottom w:val="none" w:sz="0" w:space="0" w:color="auto"/>
        <w:right w:val="none" w:sz="0" w:space="0" w:color="auto"/>
      </w:divBdr>
    </w:div>
    <w:div w:id="1212810999">
      <w:bodyDiv w:val="1"/>
      <w:marLeft w:val="0"/>
      <w:marRight w:val="0"/>
      <w:marTop w:val="0"/>
      <w:marBottom w:val="0"/>
      <w:divBdr>
        <w:top w:val="none" w:sz="0" w:space="0" w:color="auto"/>
        <w:left w:val="none" w:sz="0" w:space="0" w:color="auto"/>
        <w:bottom w:val="none" w:sz="0" w:space="0" w:color="auto"/>
        <w:right w:val="none" w:sz="0" w:space="0" w:color="auto"/>
      </w:divBdr>
    </w:div>
    <w:div w:id="1212961633">
      <w:bodyDiv w:val="1"/>
      <w:marLeft w:val="0"/>
      <w:marRight w:val="0"/>
      <w:marTop w:val="0"/>
      <w:marBottom w:val="0"/>
      <w:divBdr>
        <w:top w:val="none" w:sz="0" w:space="0" w:color="auto"/>
        <w:left w:val="none" w:sz="0" w:space="0" w:color="auto"/>
        <w:bottom w:val="none" w:sz="0" w:space="0" w:color="auto"/>
        <w:right w:val="none" w:sz="0" w:space="0" w:color="auto"/>
      </w:divBdr>
    </w:div>
    <w:div w:id="1212963470">
      <w:bodyDiv w:val="1"/>
      <w:marLeft w:val="0"/>
      <w:marRight w:val="0"/>
      <w:marTop w:val="0"/>
      <w:marBottom w:val="0"/>
      <w:divBdr>
        <w:top w:val="none" w:sz="0" w:space="0" w:color="auto"/>
        <w:left w:val="none" w:sz="0" w:space="0" w:color="auto"/>
        <w:bottom w:val="none" w:sz="0" w:space="0" w:color="auto"/>
        <w:right w:val="none" w:sz="0" w:space="0" w:color="auto"/>
      </w:divBdr>
    </w:div>
    <w:div w:id="1213073806">
      <w:bodyDiv w:val="1"/>
      <w:marLeft w:val="0"/>
      <w:marRight w:val="0"/>
      <w:marTop w:val="0"/>
      <w:marBottom w:val="0"/>
      <w:divBdr>
        <w:top w:val="none" w:sz="0" w:space="0" w:color="auto"/>
        <w:left w:val="none" w:sz="0" w:space="0" w:color="auto"/>
        <w:bottom w:val="none" w:sz="0" w:space="0" w:color="auto"/>
        <w:right w:val="none" w:sz="0" w:space="0" w:color="auto"/>
      </w:divBdr>
    </w:div>
    <w:div w:id="1213418787">
      <w:bodyDiv w:val="1"/>
      <w:marLeft w:val="0"/>
      <w:marRight w:val="0"/>
      <w:marTop w:val="0"/>
      <w:marBottom w:val="0"/>
      <w:divBdr>
        <w:top w:val="none" w:sz="0" w:space="0" w:color="auto"/>
        <w:left w:val="none" w:sz="0" w:space="0" w:color="auto"/>
        <w:bottom w:val="none" w:sz="0" w:space="0" w:color="auto"/>
        <w:right w:val="none" w:sz="0" w:space="0" w:color="auto"/>
      </w:divBdr>
    </w:div>
    <w:div w:id="1213690569">
      <w:bodyDiv w:val="1"/>
      <w:marLeft w:val="0"/>
      <w:marRight w:val="0"/>
      <w:marTop w:val="0"/>
      <w:marBottom w:val="0"/>
      <w:divBdr>
        <w:top w:val="none" w:sz="0" w:space="0" w:color="auto"/>
        <w:left w:val="none" w:sz="0" w:space="0" w:color="auto"/>
        <w:bottom w:val="none" w:sz="0" w:space="0" w:color="auto"/>
        <w:right w:val="none" w:sz="0" w:space="0" w:color="auto"/>
      </w:divBdr>
    </w:div>
    <w:div w:id="1213734083">
      <w:bodyDiv w:val="1"/>
      <w:marLeft w:val="0"/>
      <w:marRight w:val="0"/>
      <w:marTop w:val="0"/>
      <w:marBottom w:val="0"/>
      <w:divBdr>
        <w:top w:val="none" w:sz="0" w:space="0" w:color="auto"/>
        <w:left w:val="none" w:sz="0" w:space="0" w:color="auto"/>
        <w:bottom w:val="none" w:sz="0" w:space="0" w:color="auto"/>
        <w:right w:val="none" w:sz="0" w:space="0" w:color="auto"/>
      </w:divBdr>
    </w:div>
    <w:div w:id="1214004768">
      <w:bodyDiv w:val="1"/>
      <w:marLeft w:val="0"/>
      <w:marRight w:val="0"/>
      <w:marTop w:val="0"/>
      <w:marBottom w:val="0"/>
      <w:divBdr>
        <w:top w:val="none" w:sz="0" w:space="0" w:color="auto"/>
        <w:left w:val="none" w:sz="0" w:space="0" w:color="auto"/>
        <w:bottom w:val="none" w:sz="0" w:space="0" w:color="auto"/>
        <w:right w:val="none" w:sz="0" w:space="0" w:color="auto"/>
      </w:divBdr>
    </w:div>
    <w:div w:id="1214997711">
      <w:bodyDiv w:val="1"/>
      <w:marLeft w:val="0"/>
      <w:marRight w:val="0"/>
      <w:marTop w:val="0"/>
      <w:marBottom w:val="0"/>
      <w:divBdr>
        <w:top w:val="none" w:sz="0" w:space="0" w:color="auto"/>
        <w:left w:val="none" w:sz="0" w:space="0" w:color="auto"/>
        <w:bottom w:val="none" w:sz="0" w:space="0" w:color="auto"/>
        <w:right w:val="none" w:sz="0" w:space="0" w:color="auto"/>
      </w:divBdr>
    </w:div>
    <w:div w:id="1215234668">
      <w:bodyDiv w:val="1"/>
      <w:marLeft w:val="0"/>
      <w:marRight w:val="0"/>
      <w:marTop w:val="0"/>
      <w:marBottom w:val="0"/>
      <w:divBdr>
        <w:top w:val="none" w:sz="0" w:space="0" w:color="auto"/>
        <w:left w:val="none" w:sz="0" w:space="0" w:color="auto"/>
        <w:bottom w:val="none" w:sz="0" w:space="0" w:color="auto"/>
        <w:right w:val="none" w:sz="0" w:space="0" w:color="auto"/>
      </w:divBdr>
    </w:div>
    <w:div w:id="1216426099">
      <w:bodyDiv w:val="1"/>
      <w:marLeft w:val="0"/>
      <w:marRight w:val="0"/>
      <w:marTop w:val="0"/>
      <w:marBottom w:val="0"/>
      <w:divBdr>
        <w:top w:val="none" w:sz="0" w:space="0" w:color="auto"/>
        <w:left w:val="none" w:sz="0" w:space="0" w:color="auto"/>
        <w:bottom w:val="none" w:sz="0" w:space="0" w:color="auto"/>
        <w:right w:val="none" w:sz="0" w:space="0" w:color="auto"/>
      </w:divBdr>
    </w:div>
    <w:div w:id="1217358263">
      <w:bodyDiv w:val="1"/>
      <w:marLeft w:val="0"/>
      <w:marRight w:val="0"/>
      <w:marTop w:val="0"/>
      <w:marBottom w:val="0"/>
      <w:divBdr>
        <w:top w:val="none" w:sz="0" w:space="0" w:color="auto"/>
        <w:left w:val="none" w:sz="0" w:space="0" w:color="auto"/>
        <w:bottom w:val="none" w:sz="0" w:space="0" w:color="auto"/>
        <w:right w:val="none" w:sz="0" w:space="0" w:color="auto"/>
      </w:divBdr>
    </w:div>
    <w:div w:id="1217932667">
      <w:bodyDiv w:val="1"/>
      <w:marLeft w:val="0"/>
      <w:marRight w:val="0"/>
      <w:marTop w:val="0"/>
      <w:marBottom w:val="0"/>
      <w:divBdr>
        <w:top w:val="none" w:sz="0" w:space="0" w:color="auto"/>
        <w:left w:val="none" w:sz="0" w:space="0" w:color="auto"/>
        <w:bottom w:val="none" w:sz="0" w:space="0" w:color="auto"/>
        <w:right w:val="none" w:sz="0" w:space="0" w:color="auto"/>
      </w:divBdr>
    </w:div>
    <w:div w:id="1219125483">
      <w:bodyDiv w:val="1"/>
      <w:marLeft w:val="0"/>
      <w:marRight w:val="0"/>
      <w:marTop w:val="0"/>
      <w:marBottom w:val="0"/>
      <w:divBdr>
        <w:top w:val="none" w:sz="0" w:space="0" w:color="auto"/>
        <w:left w:val="none" w:sz="0" w:space="0" w:color="auto"/>
        <w:bottom w:val="none" w:sz="0" w:space="0" w:color="auto"/>
        <w:right w:val="none" w:sz="0" w:space="0" w:color="auto"/>
      </w:divBdr>
    </w:div>
    <w:div w:id="1219628832">
      <w:bodyDiv w:val="1"/>
      <w:marLeft w:val="0"/>
      <w:marRight w:val="0"/>
      <w:marTop w:val="0"/>
      <w:marBottom w:val="0"/>
      <w:divBdr>
        <w:top w:val="none" w:sz="0" w:space="0" w:color="auto"/>
        <w:left w:val="none" w:sz="0" w:space="0" w:color="auto"/>
        <w:bottom w:val="none" w:sz="0" w:space="0" w:color="auto"/>
        <w:right w:val="none" w:sz="0" w:space="0" w:color="auto"/>
      </w:divBdr>
    </w:div>
    <w:div w:id="1219786602">
      <w:bodyDiv w:val="1"/>
      <w:marLeft w:val="0"/>
      <w:marRight w:val="0"/>
      <w:marTop w:val="0"/>
      <w:marBottom w:val="0"/>
      <w:divBdr>
        <w:top w:val="none" w:sz="0" w:space="0" w:color="auto"/>
        <w:left w:val="none" w:sz="0" w:space="0" w:color="auto"/>
        <w:bottom w:val="none" w:sz="0" w:space="0" w:color="auto"/>
        <w:right w:val="none" w:sz="0" w:space="0" w:color="auto"/>
      </w:divBdr>
    </w:div>
    <w:div w:id="1219822370">
      <w:bodyDiv w:val="1"/>
      <w:marLeft w:val="0"/>
      <w:marRight w:val="0"/>
      <w:marTop w:val="0"/>
      <w:marBottom w:val="0"/>
      <w:divBdr>
        <w:top w:val="none" w:sz="0" w:space="0" w:color="auto"/>
        <w:left w:val="none" w:sz="0" w:space="0" w:color="auto"/>
        <w:bottom w:val="none" w:sz="0" w:space="0" w:color="auto"/>
        <w:right w:val="none" w:sz="0" w:space="0" w:color="auto"/>
      </w:divBdr>
    </w:div>
    <w:div w:id="1219972598">
      <w:bodyDiv w:val="1"/>
      <w:marLeft w:val="0"/>
      <w:marRight w:val="0"/>
      <w:marTop w:val="0"/>
      <w:marBottom w:val="0"/>
      <w:divBdr>
        <w:top w:val="none" w:sz="0" w:space="0" w:color="auto"/>
        <w:left w:val="none" w:sz="0" w:space="0" w:color="auto"/>
        <w:bottom w:val="none" w:sz="0" w:space="0" w:color="auto"/>
        <w:right w:val="none" w:sz="0" w:space="0" w:color="auto"/>
      </w:divBdr>
    </w:div>
    <w:div w:id="1220631899">
      <w:bodyDiv w:val="1"/>
      <w:marLeft w:val="0"/>
      <w:marRight w:val="0"/>
      <w:marTop w:val="0"/>
      <w:marBottom w:val="0"/>
      <w:divBdr>
        <w:top w:val="none" w:sz="0" w:space="0" w:color="auto"/>
        <w:left w:val="none" w:sz="0" w:space="0" w:color="auto"/>
        <w:bottom w:val="none" w:sz="0" w:space="0" w:color="auto"/>
        <w:right w:val="none" w:sz="0" w:space="0" w:color="auto"/>
      </w:divBdr>
    </w:div>
    <w:div w:id="1221137446">
      <w:bodyDiv w:val="1"/>
      <w:marLeft w:val="0"/>
      <w:marRight w:val="0"/>
      <w:marTop w:val="0"/>
      <w:marBottom w:val="0"/>
      <w:divBdr>
        <w:top w:val="none" w:sz="0" w:space="0" w:color="auto"/>
        <w:left w:val="none" w:sz="0" w:space="0" w:color="auto"/>
        <w:bottom w:val="none" w:sz="0" w:space="0" w:color="auto"/>
        <w:right w:val="none" w:sz="0" w:space="0" w:color="auto"/>
      </w:divBdr>
    </w:div>
    <w:div w:id="1221481366">
      <w:bodyDiv w:val="1"/>
      <w:marLeft w:val="0"/>
      <w:marRight w:val="0"/>
      <w:marTop w:val="0"/>
      <w:marBottom w:val="0"/>
      <w:divBdr>
        <w:top w:val="none" w:sz="0" w:space="0" w:color="auto"/>
        <w:left w:val="none" w:sz="0" w:space="0" w:color="auto"/>
        <w:bottom w:val="none" w:sz="0" w:space="0" w:color="auto"/>
        <w:right w:val="none" w:sz="0" w:space="0" w:color="auto"/>
      </w:divBdr>
    </w:div>
    <w:div w:id="1222520224">
      <w:bodyDiv w:val="1"/>
      <w:marLeft w:val="0"/>
      <w:marRight w:val="0"/>
      <w:marTop w:val="0"/>
      <w:marBottom w:val="0"/>
      <w:divBdr>
        <w:top w:val="none" w:sz="0" w:space="0" w:color="auto"/>
        <w:left w:val="none" w:sz="0" w:space="0" w:color="auto"/>
        <w:bottom w:val="none" w:sz="0" w:space="0" w:color="auto"/>
        <w:right w:val="none" w:sz="0" w:space="0" w:color="auto"/>
      </w:divBdr>
    </w:div>
    <w:div w:id="1223061342">
      <w:bodyDiv w:val="1"/>
      <w:marLeft w:val="0"/>
      <w:marRight w:val="0"/>
      <w:marTop w:val="0"/>
      <w:marBottom w:val="0"/>
      <w:divBdr>
        <w:top w:val="none" w:sz="0" w:space="0" w:color="auto"/>
        <w:left w:val="none" w:sz="0" w:space="0" w:color="auto"/>
        <w:bottom w:val="none" w:sz="0" w:space="0" w:color="auto"/>
        <w:right w:val="none" w:sz="0" w:space="0" w:color="auto"/>
      </w:divBdr>
    </w:div>
    <w:div w:id="1223519232">
      <w:bodyDiv w:val="1"/>
      <w:marLeft w:val="0"/>
      <w:marRight w:val="0"/>
      <w:marTop w:val="0"/>
      <w:marBottom w:val="0"/>
      <w:divBdr>
        <w:top w:val="none" w:sz="0" w:space="0" w:color="auto"/>
        <w:left w:val="none" w:sz="0" w:space="0" w:color="auto"/>
        <w:bottom w:val="none" w:sz="0" w:space="0" w:color="auto"/>
        <w:right w:val="none" w:sz="0" w:space="0" w:color="auto"/>
      </w:divBdr>
    </w:div>
    <w:div w:id="1225721287">
      <w:bodyDiv w:val="1"/>
      <w:marLeft w:val="0"/>
      <w:marRight w:val="0"/>
      <w:marTop w:val="0"/>
      <w:marBottom w:val="0"/>
      <w:divBdr>
        <w:top w:val="none" w:sz="0" w:space="0" w:color="auto"/>
        <w:left w:val="none" w:sz="0" w:space="0" w:color="auto"/>
        <w:bottom w:val="none" w:sz="0" w:space="0" w:color="auto"/>
        <w:right w:val="none" w:sz="0" w:space="0" w:color="auto"/>
      </w:divBdr>
    </w:div>
    <w:div w:id="1226451721">
      <w:bodyDiv w:val="1"/>
      <w:marLeft w:val="0"/>
      <w:marRight w:val="0"/>
      <w:marTop w:val="0"/>
      <w:marBottom w:val="0"/>
      <w:divBdr>
        <w:top w:val="none" w:sz="0" w:space="0" w:color="auto"/>
        <w:left w:val="none" w:sz="0" w:space="0" w:color="auto"/>
        <w:bottom w:val="none" w:sz="0" w:space="0" w:color="auto"/>
        <w:right w:val="none" w:sz="0" w:space="0" w:color="auto"/>
      </w:divBdr>
    </w:div>
    <w:div w:id="1227759160">
      <w:bodyDiv w:val="1"/>
      <w:marLeft w:val="0"/>
      <w:marRight w:val="0"/>
      <w:marTop w:val="0"/>
      <w:marBottom w:val="0"/>
      <w:divBdr>
        <w:top w:val="none" w:sz="0" w:space="0" w:color="auto"/>
        <w:left w:val="none" w:sz="0" w:space="0" w:color="auto"/>
        <w:bottom w:val="none" w:sz="0" w:space="0" w:color="auto"/>
        <w:right w:val="none" w:sz="0" w:space="0" w:color="auto"/>
      </w:divBdr>
    </w:div>
    <w:div w:id="1229923780">
      <w:bodyDiv w:val="1"/>
      <w:marLeft w:val="0"/>
      <w:marRight w:val="0"/>
      <w:marTop w:val="0"/>
      <w:marBottom w:val="0"/>
      <w:divBdr>
        <w:top w:val="none" w:sz="0" w:space="0" w:color="auto"/>
        <w:left w:val="none" w:sz="0" w:space="0" w:color="auto"/>
        <w:bottom w:val="none" w:sz="0" w:space="0" w:color="auto"/>
        <w:right w:val="none" w:sz="0" w:space="0" w:color="auto"/>
      </w:divBdr>
    </w:div>
    <w:div w:id="1230993652">
      <w:bodyDiv w:val="1"/>
      <w:marLeft w:val="0"/>
      <w:marRight w:val="0"/>
      <w:marTop w:val="0"/>
      <w:marBottom w:val="0"/>
      <w:divBdr>
        <w:top w:val="none" w:sz="0" w:space="0" w:color="auto"/>
        <w:left w:val="none" w:sz="0" w:space="0" w:color="auto"/>
        <w:bottom w:val="none" w:sz="0" w:space="0" w:color="auto"/>
        <w:right w:val="none" w:sz="0" w:space="0" w:color="auto"/>
      </w:divBdr>
    </w:div>
    <w:div w:id="1231765329">
      <w:bodyDiv w:val="1"/>
      <w:marLeft w:val="0"/>
      <w:marRight w:val="0"/>
      <w:marTop w:val="0"/>
      <w:marBottom w:val="0"/>
      <w:divBdr>
        <w:top w:val="none" w:sz="0" w:space="0" w:color="auto"/>
        <w:left w:val="none" w:sz="0" w:space="0" w:color="auto"/>
        <w:bottom w:val="none" w:sz="0" w:space="0" w:color="auto"/>
        <w:right w:val="none" w:sz="0" w:space="0" w:color="auto"/>
      </w:divBdr>
    </w:div>
    <w:div w:id="1232275048">
      <w:bodyDiv w:val="1"/>
      <w:marLeft w:val="0"/>
      <w:marRight w:val="0"/>
      <w:marTop w:val="0"/>
      <w:marBottom w:val="0"/>
      <w:divBdr>
        <w:top w:val="none" w:sz="0" w:space="0" w:color="auto"/>
        <w:left w:val="none" w:sz="0" w:space="0" w:color="auto"/>
        <w:bottom w:val="none" w:sz="0" w:space="0" w:color="auto"/>
        <w:right w:val="none" w:sz="0" w:space="0" w:color="auto"/>
      </w:divBdr>
    </w:div>
    <w:div w:id="1232497728">
      <w:bodyDiv w:val="1"/>
      <w:marLeft w:val="0"/>
      <w:marRight w:val="0"/>
      <w:marTop w:val="0"/>
      <w:marBottom w:val="0"/>
      <w:divBdr>
        <w:top w:val="none" w:sz="0" w:space="0" w:color="auto"/>
        <w:left w:val="none" w:sz="0" w:space="0" w:color="auto"/>
        <w:bottom w:val="none" w:sz="0" w:space="0" w:color="auto"/>
        <w:right w:val="none" w:sz="0" w:space="0" w:color="auto"/>
      </w:divBdr>
    </w:div>
    <w:div w:id="1232621052">
      <w:bodyDiv w:val="1"/>
      <w:marLeft w:val="0"/>
      <w:marRight w:val="0"/>
      <w:marTop w:val="0"/>
      <w:marBottom w:val="0"/>
      <w:divBdr>
        <w:top w:val="none" w:sz="0" w:space="0" w:color="auto"/>
        <w:left w:val="none" w:sz="0" w:space="0" w:color="auto"/>
        <w:bottom w:val="none" w:sz="0" w:space="0" w:color="auto"/>
        <w:right w:val="none" w:sz="0" w:space="0" w:color="auto"/>
      </w:divBdr>
    </w:div>
    <w:div w:id="1235705489">
      <w:bodyDiv w:val="1"/>
      <w:marLeft w:val="0"/>
      <w:marRight w:val="0"/>
      <w:marTop w:val="0"/>
      <w:marBottom w:val="0"/>
      <w:divBdr>
        <w:top w:val="none" w:sz="0" w:space="0" w:color="auto"/>
        <w:left w:val="none" w:sz="0" w:space="0" w:color="auto"/>
        <w:bottom w:val="none" w:sz="0" w:space="0" w:color="auto"/>
        <w:right w:val="none" w:sz="0" w:space="0" w:color="auto"/>
      </w:divBdr>
    </w:div>
    <w:div w:id="1235965673">
      <w:bodyDiv w:val="1"/>
      <w:marLeft w:val="0"/>
      <w:marRight w:val="0"/>
      <w:marTop w:val="0"/>
      <w:marBottom w:val="0"/>
      <w:divBdr>
        <w:top w:val="none" w:sz="0" w:space="0" w:color="auto"/>
        <w:left w:val="none" w:sz="0" w:space="0" w:color="auto"/>
        <w:bottom w:val="none" w:sz="0" w:space="0" w:color="auto"/>
        <w:right w:val="none" w:sz="0" w:space="0" w:color="auto"/>
      </w:divBdr>
    </w:div>
    <w:div w:id="1236740152">
      <w:bodyDiv w:val="1"/>
      <w:marLeft w:val="0"/>
      <w:marRight w:val="0"/>
      <w:marTop w:val="0"/>
      <w:marBottom w:val="0"/>
      <w:divBdr>
        <w:top w:val="none" w:sz="0" w:space="0" w:color="auto"/>
        <w:left w:val="none" w:sz="0" w:space="0" w:color="auto"/>
        <w:bottom w:val="none" w:sz="0" w:space="0" w:color="auto"/>
        <w:right w:val="none" w:sz="0" w:space="0" w:color="auto"/>
      </w:divBdr>
    </w:div>
    <w:div w:id="1237395389">
      <w:bodyDiv w:val="1"/>
      <w:marLeft w:val="0"/>
      <w:marRight w:val="0"/>
      <w:marTop w:val="0"/>
      <w:marBottom w:val="0"/>
      <w:divBdr>
        <w:top w:val="none" w:sz="0" w:space="0" w:color="auto"/>
        <w:left w:val="none" w:sz="0" w:space="0" w:color="auto"/>
        <w:bottom w:val="none" w:sz="0" w:space="0" w:color="auto"/>
        <w:right w:val="none" w:sz="0" w:space="0" w:color="auto"/>
      </w:divBdr>
    </w:div>
    <w:div w:id="1238635180">
      <w:bodyDiv w:val="1"/>
      <w:marLeft w:val="0"/>
      <w:marRight w:val="0"/>
      <w:marTop w:val="0"/>
      <w:marBottom w:val="0"/>
      <w:divBdr>
        <w:top w:val="none" w:sz="0" w:space="0" w:color="auto"/>
        <w:left w:val="none" w:sz="0" w:space="0" w:color="auto"/>
        <w:bottom w:val="none" w:sz="0" w:space="0" w:color="auto"/>
        <w:right w:val="none" w:sz="0" w:space="0" w:color="auto"/>
      </w:divBdr>
    </w:div>
    <w:div w:id="1239098664">
      <w:bodyDiv w:val="1"/>
      <w:marLeft w:val="0"/>
      <w:marRight w:val="0"/>
      <w:marTop w:val="0"/>
      <w:marBottom w:val="0"/>
      <w:divBdr>
        <w:top w:val="none" w:sz="0" w:space="0" w:color="auto"/>
        <w:left w:val="none" w:sz="0" w:space="0" w:color="auto"/>
        <w:bottom w:val="none" w:sz="0" w:space="0" w:color="auto"/>
        <w:right w:val="none" w:sz="0" w:space="0" w:color="auto"/>
      </w:divBdr>
    </w:div>
    <w:div w:id="1241333649">
      <w:bodyDiv w:val="1"/>
      <w:marLeft w:val="0"/>
      <w:marRight w:val="0"/>
      <w:marTop w:val="0"/>
      <w:marBottom w:val="0"/>
      <w:divBdr>
        <w:top w:val="none" w:sz="0" w:space="0" w:color="auto"/>
        <w:left w:val="none" w:sz="0" w:space="0" w:color="auto"/>
        <w:bottom w:val="none" w:sz="0" w:space="0" w:color="auto"/>
        <w:right w:val="none" w:sz="0" w:space="0" w:color="auto"/>
      </w:divBdr>
    </w:div>
    <w:div w:id="1242563611">
      <w:bodyDiv w:val="1"/>
      <w:marLeft w:val="0"/>
      <w:marRight w:val="0"/>
      <w:marTop w:val="0"/>
      <w:marBottom w:val="0"/>
      <w:divBdr>
        <w:top w:val="none" w:sz="0" w:space="0" w:color="auto"/>
        <w:left w:val="none" w:sz="0" w:space="0" w:color="auto"/>
        <w:bottom w:val="none" w:sz="0" w:space="0" w:color="auto"/>
        <w:right w:val="none" w:sz="0" w:space="0" w:color="auto"/>
      </w:divBdr>
    </w:div>
    <w:div w:id="1243830698">
      <w:bodyDiv w:val="1"/>
      <w:marLeft w:val="0"/>
      <w:marRight w:val="0"/>
      <w:marTop w:val="0"/>
      <w:marBottom w:val="0"/>
      <w:divBdr>
        <w:top w:val="none" w:sz="0" w:space="0" w:color="auto"/>
        <w:left w:val="none" w:sz="0" w:space="0" w:color="auto"/>
        <w:bottom w:val="none" w:sz="0" w:space="0" w:color="auto"/>
        <w:right w:val="none" w:sz="0" w:space="0" w:color="auto"/>
      </w:divBdr>
    </w:div>
    <w:div w:id="1244146004">
      <w:bodyDiv w:val="1"/>
      <w:marLeft w:val="0"/>
      <w:marRight w:val="0"/>
      <w:marTop w:val="0"/>
      <w:marBottom w:val="0"/>
      <w:divBdr>
        <w:top w:val="none" w:sz="0" w:space="0" w:color="auto"/>
        <w:left w:val="none" w:sz="0" w:space="0" w:color="auto"/>
        <w:bottom w:val="none" w:sz="0" w:space="0" w:color="auto"/>
        <w:right w:val="none" w:sz="0" w:space="0" w:color="auto"/>
      </w:divBdr>
    </w:div>
    <w:div w:id="1245608607">
      <w:bodyDiv w:val="1"/>
      <w:marLeft w:val="0"/>
      <w:marRight w:val="0"/>
      <w:marTop w:val="0"/>
      <w:marBottom w:val="0"/>
      <w:divBdr>
        <w:top w:val="none" w:sz="0" w:space="0" w:color="auto"/>
        <w:left w:val="none" w:sz="0" w:space="0" w:color="auto"/>
        <w:bottom w:val="none" w:sz="0" w:space="0" w:color="auto"/>
        <w:right w:val="none" w:sz="0" w:space="0" w:color="auto"/>
      </w:divBdr>
    </w:div>
    <w:div w:id="1246299931">
      <w:bodyDiv w:val="1"/>
      <w:marLeft w:val="0"/>
      <w:marRight w:val="0"/>
      <w:marTop w:val="0"/>
      <w:marBottom w:val="0"/>
      <w:divBdr>
        <w:top w:val="none" w:sz="0" w:space="0" w:color="auto"/>
        <w:left w:val="none" w:sz="0" w:space="0" w:color="auto"/>
        <w:bottom w:val="none" w:sz="0" w:space="0" w:color="auto"/>
        <w:right w:val="none" w:sz="0" w:space="0" w:color="auto"/>
      </w:divBdr>
    </w:div>
    <w:div w:id="1246458614">
      <w:bodyDiv w:val="1"/>
      <w:marLeft w:val="0"/>
      <w:marRight w:val="0"/>
      <w:marTop w:val="0"/>
      <w:marBottom w:val="0"/>
      <w:divBdr>
        <w:top w:val="none" w:sz="0" w:space="0" w:color="auto"/>
        <w:left w:val="none" w:sz="0" w:space="0" w:color="auto"/>
        <w:bottom w:val="none" w:sz="0" w:space="0" w:color="auto"/>
        <w:right w:val="none" w:sz="0" w:space="0" w:color="auto"/>
      </w:divBdr>
    </w:div>
    <w:div w:id="1246840808">
      <w:bodyDiv w:val="1"/>
      <w:marLeft w:val="0"/>
      <w:marRight w:val="0"/>
      <w:marTop w:val="0"/>
      <w:marBottom w:val="0"/>
      <w:divBdr>
        <w:top w:val="none" w:sz="0" w:space="0" w:color="auto"/>
        <w:left w:val="none" w:sz="0" w:space="0" w:color="auto"/>
        <w:bottom w:val="none" w:sz="0" w:space="0" w:color="auto"/>
        <w:right w:val="none" w:sz="0" w:space="0" w:color="auto"/>
      </w:divBdr>
    </w:div>
    <w:div w:id="1247224724">
      <w:bodyDiv w:val="1"/>
      <w:marLeft w:val="0"/>
      <w:marRight w:val="0"/>
      <w:marTop w:val="0"/>
      <w:marBottom w:val="0"/>
      <w:divBdr>
        <w:top w:val="none" w:sz="0" w:space="0" w:color="auto"/>
        <w:left w:val="none" w:sz="0" w:space="0" w:color="auto"/>
        <w:bottom w:val="none" w:sz="0" w:space="0" w:color="auto"/>
        <w:right w:val="none" w:sz="0" w:space="0" w:color="auto"/>
      </w:divBdr>
    </w:div>
    <w:div w:id="1251432259">
      <w:bodyDiv w:val="1"/>
      <w:marLeft w:val="0"/>
      <w:marRight w:val="0"/>
      <w:marTop w:val="0"/>
      <w:marBottom w:val="0"/>
      <w:divBdr>
        <w:top w:val="none" w:sz="0" w:space="0" w:color="auto"/>
        <w:left w:val="none" w:sz="0" w:space="0" w:color="auto"/>
        <w:bottom w:val="none" w:sz="0" w:space="0" w:color="auto"/>
        <w:right w:val="none" w:sz="0" w:space="0" w:color="auto"/>
      </w:divBdr>
    </w:div>
    <w:div w:id="1251891477">
      <w:bodyDiv w:val="1"/>
      <w:marLeft w:val="0"/>
      <w:marRight w:val="0"/>
      <w:marTop w:val="0"/>
      <w:marBottom w:val="0"/>
      <w:divBdr>
        <w:top w:val="none" w:sz="0" w:space="0" w:color="auto"/>
        <w:left w:val="none" w:sz="0" w:space="0" w:color="auto"/>
        <w:bottom w:val="none" w:sz="0" w:space="0" w:color="auto"/>
        <w:right w:val="none" w:sz="0" w:space="0" w:color="auto"/>
      </w:divBdr>
    </w:div>
    <w:div w:id="1252155203">
      <w:bodyDiv w:val="1"/>
      <w:marLeft w:val="0"/>
      <w:marRight w:val="0"/>
      <w:marTop w:val="0"/>
      <w:marBottom w:val="0"/>
      <w:divBdr>
        <w:top w:val="none" w:sz="0" w:space="0" w:color="auto"/>
        <w:left w:val="none" w:sz="0" w:space="0" w:color="auto"/>
        <w:bottom w:val="none" w:sz="0" w:space="0" w:color="auto"/>
        <w:right w:val="none" w:sz="0" w:space="0" w:color="auto"/>
      </w:divBdr>
    </w:div>
    <w:div w:id="1252203826">
      <w:bodyDiv w:val="1"/>
      <w:marLeft w:val="0"/>
      <w:marRight w:val="0"/>
      <w:marTop w:val="0"/>
      <w:marBottom w:val="0"/>
      <w:divBdr>
        <w:top w:val="none" w:sz="0" w:space="0" w:color="auto"/>
        <w:left w:val="none" w:sz="0" w:space="0" w:color="auto"/>
        <w:bottom w:val="none" w:sz="0" w:space="0" w:color="auto"/>
        <w:right w:val="none" w:sz="0" w:space="0" w:color="auto"/>
      </w:divBdr>
    </w:div>
    <w:div w:id="1252275712">
      <w:bodyDiv w:val="1"/>
      <w:marLeft w:val="0"/>
      <w:marRight w:val="0"/>
      <w:marTop w:val="0"/>
      <w:marBottom w:val="0"/>
      <w:divBdr>
        <w:top w:val="none" w:sz="0" w:space="0" w:color="auto"/>
        <w:left w:val="none" w:sz="0" w:space="0" w:color="auto"/>
        <w:bottom w:val="none" w:sz="0" w:space="0" w:color="auto"/>
        <w:right w:val="none" w:sz="0" w:space="0" w:color="auto"/>
      </w:divBdr>
    </w:div>
    <w:div w:id="1253703697">
      <w:bodyDiv w:val="1"/>
      <w:marLeft w:val="0"/>
      <w:marRight w:val="0"/>
      <w:marTop w:val="0"/>
      <w:marBottom w:val="0"/>
      <w:divBdr>
        <w:top w:val="none" w:sz="0" w:space="0" w:color="auto"/>
        <w:left w:val="none" w:sz="0" w:space="0" w:color="auto"/>
        <w:bottom w:val="none" w:sz="0" w:space="0" w:color="auto"/>
        <w:right w:val="none" w:sz="0" w:space="0" w:color="auto"/>
      </w:divBdr>
    </w:div>
    <w:div w:id="1254777401">
      <w:bodyDiv w:val="1"/>
      <w:marLeft w:val="0"/>
      <w:marRight w:val="0"/>
      <w:marTop w:val="0"/>
      <w:marBottom w:val="0"/>
      <w:divBdr>
        <w:top w:val="none" w:sz="0" w:space="0" w:color="auto"/>
        <w:left w:val="none" w:sz="0" w:space="0" w:color="auto"/>
        <w:bottom w:val="none" w:sz="0" w:space="0" w:color="auto"/>
        <w:right w:val="none" w:sz="0" w:space="0" w:color="auto"/>
      </w:divBdr>
    </w:div>
    <w:div w:id="1257060928">
      <w:bodyDiv w:val="1"/>
      <w:marLeft w:val="0"/>
      <w:marRight w:val="0"/>
      <w:marTop w:val="0"/>
      <w:marBottom w:val="0"/>
      <w:divBdr>
        <w:top w:val="none" w:sz="0" w:space="0" w:color="auto"/>
        <w:left w:val="none" w:sz="0" w:space="0" w:color="auto"/>
        <w:bottom w:val="none" w:sz="0" w:space="0" w:color="auto"/>
        <w:right w:val="none" w:sz="0" w:space="0" w:color="auto"/>
      </w:divBdr>
    </w:div>
    <w:div w:id="1257205293">
      <w:bodyDiv w:val="1"/>
      <w:marLeft w:val="0"/>
      <w:marRight w:val="0"/>
      <w:marTop w:val="0"/>
      <w:marBottom w:val="0"/>
      <w:divBdr>
        <w:top w:val="none" w:sz="0" w:space="0" w:color="auto"/>
        <w:left w:val="none" w:sz="0" w:space="0" w:color="auto"/>
        <w:bottom w:val="none" w:sz="0" w:space="0" w:color="auto"/>
        <w:right w:val="none" w:sz="0" w:space="0" w:color="auto"/>
      </w:divBdr>
    </w:div>
    <w:div w:id="1258519610">
      <w:bodyDiv w:val="1"/>
      <w:marLeft w:val="0"/>
      <w:marRight w:val="0"/>
      <w:marTop w:val="0"/>
      <w:marBottom w:val="0"/>
      <w:divBdr>
        <w:top w:val="none" w:sz="0" w:space="0" w:color="auto"/>
        <w:left w:val="none" w:sz="0" w:space="0" w:color="auto"/>
        <w:bottom w:val="none" w:sz="0" w:space="0" w:color="auto"/>
        <w:right w:val="none" w:sz="0" w:space="0" w:color="auto"/>
      </w:divBdr>
    </w:div>
    <w:div w:id="1258975466">
      <w:bodyDiv w:val="1"/>
      <w:marLeft w:val="0"/>
      <w:marRight w:val="0"/>
      <w:marTop w:val="0"/>
      <w:marBottom w:val="0"/>
      <w:divBdr>
        <w:top w:val="none" w:sz="0" w:space="0" w:color="auto"/>
        <w:left w:val="none" w:sz="0" w:space="0" w:color="auto"/>
        <w:bottom w:val="none" w:sz="0" w:space="0" w:color="auto"/>
        <w:right w:val="none" w:sz="0" w:space="0" w:color="auto"/>
      </w:divBdr>
    </w:div>
    <w:div w:id="1259947481">
      <w:bodyDiv w:val="1"/>
      <w:marLeft w:val="0"/>
      <w:marRight w:val="0"/>
      <w:marTop w:val="0"/>
      <w:marBottom w:val="0"/>
      <w:divBdr>
        <w:top w:val="none" w:sz="0" w:space="0" w:color="auto"/>
        <w:left w:val="none" w:sz="0" w:space="0" w:color="auto"/>
        <w:bottom w:val="none" w:sz="0" w:space="0" w:color="auto"/>
        <w:right w:val="none" w:sz="0" w:space="0" w:color="auto"/>
      </w:divBdr>
    </w:div>
    <w:div w:id="1262564479">
      <w:bodyDiv w:val="1"/>
      <w:marLeft w:val="0"/>
      <w:marRight w:val="0"/>
      <w:marTop w:val="0"/>
      <w:marBottom w:val="0"/>
      <w:divBdr>
        <w:top w:val="none" w:sz="0" w:space="0" w:color="auto"/>
        <w:left w:val="none" w:sz="0" w:space="0" w:color="auto"/>
        <w:bottom w:val="none" w:sz="0" w:space="0" w:color="auto"/>
        <w:right w:val="none" w:sz="0" w:space="0" w:color="auto"/>
      </w:divBdr>
    </w:div>
    <w:div w:id="1262836186">
      <w:bodyDiv w:val="1"/>
      <w:marLeft w:val="0"/>
      <w:marRight w:val="0"/>
      <w:marTop w:val="0"/>
      <w:marBottom w:val="0"/>
      <w:divBdr>
        <w:top w:val="none" w:sz="0" w:space="0" w:color="auto"/>
        <w:left w:val="none" w:sz="0" w:space="0" w:color="auto"/>
        <w:bottom w:val="none" w:sz="0" w:space="0" w:color="auto"/>
        <w:right w:val="none" w:sz="0" w:space="0" w:color="auto"/>
      </w:divBdr>
    </w:div>
    <w:div w:id="1267034208">
      <w:bodyDiv w:val="1"/>
      <w:marLeft w:val="0"/>
      <w:marRight w:val="0"/>
      <w:marTop w:val="0"/>
      <w:marBottom w:val="0"/>
      <w:divBdr>
        <w:top w:val="none" w:sz="0" w:space="0" w:color="auto"/>
        <w:left w:val="none" w:sz="0" w:space="0" w:color="auto"/>
        <w:bottom w:val="none" w:sz="0" w:space="0" w:color="auto"/>
        <w:right w:val="none" w:sz="0" w:space="0" w:color="auto"/>
      </w:divBdr>
    </w:div>
    <w:div w:id="1267233126">
      <w:bodyDiv w:val="1"/>
      <w:marLeft w:val="0"/>
      <w:marRight w:val="0"/>
      <w:marTop w:val="0"/>
      <w:marBottom w:val="0"/>
      <w:divBdr>
        <w:top w:val="none" w:sz="0" w:space="0" w:color="auto"/>
        <w:left w:val="none" w:sz="0" w:space="0" w:color="auto"/>
        <w:bottom w:val="none" w:sz="0" w:space="0" w:color="auto"/>
        <w:right w:val="none" w:sz="0" w:space="0" w:color="auto"/>
      </w:divBdr>
    </w:div>
    <w:div w:id="1272978699">
      <w:bodyDiv w:val="1"/>
      <w:marLeft w:val="0"/>
      <w:marRight w:val="0"/>
      <w:marTop w:val="0"/>
      <w:marBottom w:val="0"/>
      <w:divBdr>
        <w:top w:val="none" w:sz="0" w:space="0" w:color="auto"/>
        <w:left w:val="none" w:sz="0" w:space="0" w:color="auto"/>
        <w:bottom w:val="none" w:sz="0" w:space="0" w:color="auto"/>
        <w:right w:val="none" w:sz="0" w:space="0" w:color="auto"/>
      </w:divBdr>
    </w:div>
    <w:div w:id="1273435451">
      <w:bodyDiv w:val="1"/>
      <w:marLeft w:val="0"/>
      <w:marRight w:val="0"/>
      <w:marTop w:val="0"/>
      <w:marBottom w:val="0"/>
      <w:divBdr>
        <w:top w:val="none" w:sz="0" w:space="0" w:color="auto"/>
        <w:left w:val="none" w:sz="0" w:space="0" w:color="auto"/>
        <w:bottom w:val="none" w:sz="0" w:space="0" w:color="auto"/>
        <w:right w:val="none" w:sz="0" w:space="0" w:color="auto"/>
      </w:divBdr>
    </w:div>
    <w:div w:id="1274241524">
      <w:bodyDiv w:val="1"/>
      <w:marLeft w:val="0"/>
      <w:marRight w:val="0"/>
      <w:marTop w:val="0"/>
      <w:marBottom w:val="0"/>
      <w:divBdr>
        <w:top w:val="none" w:sz="0" w:space="0" w:color="auto"/>
        <w:left w:val="none" w:sz="0" w:space="0" w:color="auto"/>
        <w:bottom w:val="none" w:sz="0" w:space="0" w:color="auto"/>
        <w:right w:val="none" w:sz="0" w:space="0" w:color="auto"/>
      </w:divBdr>
    </w:div>
    <w:div w:id="1275597206">
      <w:bodyDiv w:val="1"/>
      <w:marLeft w:val="0"/>
      <w:marRight w:val="0"/>
      <w:marTop w:val="0"/>
      <w:marBottom w:val="0"/>
      <w:divBdr>
        <w:top w:val="none" w:sz="0" w:space="0" w:color="auto"/>
        <w:left w:val="none" w:sz="0" w:space="0" w:color="auto"/>
        <w:bottom w:val="none" w:sz="0" w:space="0" w:color="auto"/>
        <w:right w:val="none" w:sz="0" w:space="0" w:color="auto"/>
      </w:divBdr>
    </w:div>
    <w:div w:id="1277061711">
      <w:bodyDiv w:val="1"/>
      <w:marLeft w:val="0"/>
      <w:marRight w:val="0"/>
      <w:marTop w:val="0"/>
      <w:marBottom w:val="0"/>
      <w:divBdr>
        <w:top w:val="none" w:sz="0" w:space="0" w:color="auto"/>
        <w:left w:val="none" w:sz="0" w:space="0" w:color="auto"/>
        <w:bottom w:val="none" w:sz="0" w:space="0" w:color="auto"/>
        <w:right w:val="none" w:sz="0" w:space="0" w:color="auto"/>
      </w:divBdr>
    </w:div>
    <w:div w:id="1277253319">
      <w:bodyDiv w:val="1"/>
      <w:marLeft w:val="0"/>
      <w:marRight w:val="0"/>
      <w:marTop w:val="0"/>
      <w:marBottom w:val="0"/>
      <w:divBdr>
        <w:top w:val="none" w:sz="0" w:space="0" w:color="auto"/>
        <w:left w:val="none" w:sz="0" w:space="0" w:color="auto"/>
        <w:bottom w:val="none" w:sz="0" w:space="0" w:color="auto"/>
        <w:right w:val="none" w:sz="0" w:space="0" w:color="auto"/>
      </w:divBdr>
    </w:div>
    <w:div w:id="1279023157">
      <w:bodyDiv w:val="1"/>
      <w:marLeft w:val="0"/>
      <w:marRight w:val="0"/>
      <w:marTop w:val="0"/>
      <w:marBottom w:val="0"/>
      <w:divBdr>
        <w:top w:val="none" w:sz="0" w:space="0" w:color="auto"/>
        <w:left w:val="none" w:sz="0" w:space="0" w:color="auto"/>
        <w:bottom w:val="none" w:sz="0" w:space="0" w:color="auto"/>
        <w:right w:val="none" w:sz="0" w:space="0" w:color="auto"/>
      </w:divBdr>
    </w:div>
    <w:div w:id="1279067923">
      <w:bodyDiv w:val="1"/>
      <w:marLeft w:val="0"/>
      <w:marRight w:val="0"/>
      <w:marTop w:val="0"/>
      <w:marBottom w:val="0"/>
      <w:divBdr>
        <w:top w:val="none" w:sz="0" w:space="0" w:color="auto"/>
        <w:left w:val="none" w:sz="0" w:space="0" w:color="auto"/>
        <w:bottom w:val="none" w:sz="0" w:space="0" w:color="auto"/>
        <w:right w:val="none" w:sz="0" w:space="0" w:color="auto"/>
      </w:divBdr>
    </w:div>
    <w:div w:id="1279409002">
      <w:bodyDiv w:val="1"/>
      <w:marLeft w:val="0"/>
      <w:marRight w:val="0"/>
      <w:marTop w:val="0"/>
      <w:marBottom w:val="0"/>
      <w:divBdr>
        <w:top w:val="none" w:sz="0" w:space="0" w:color="auto"/>
        <w:left w:val="none" w:sz="0" w:space="0" w:color="auto"/>
        <w:bottom w:val="none" w:sz="0" w:space="0" w:color="auto"/>
        <w:right w:val="none" w:sz="0" w:space="0" w:color="auto"/>
      </w:divBdr>
    </w:div>
    <w:div w:id="1279919818">
      <w:bodyDiv w:val="1"/>
      <w:marLeft w:val="0"/>
      <w:marRight w:val="0"/>
      <w:marTop w:val="0"/>
      <w:marBottom w:val="0"/>
      <w:divBdr>
        <w:top w:val="none" w:sz="0" w:space="0" w:color="auto"/>
        <w:left w:val="none" w:sz="0" w:space="0" w:color="auto"/>
        <w:bottom w:val="none" w:sz="0" w:space="0" w:color="auto"/>
        <w:right w:val="none" w:sz="0" w:space="0" w:color="auto"/>
      </w:divBdr>
    </w:div>
    <w:div w:id="1280991143">
      <w:bodyDiv w:val="1"/>
      <w:marLeft w:val="0"/>
      <w:marRight w:val="0"/>
      <w:marTop w:val="0"/>
      <w:marBottom w:val="0"/>
      <w:divBdr>
        <w:top w:val="none" w:sz="0" w:space="0" w:color="auto"/>
        <w:left w:val="none" w:sz="0" w:space="0" w:color="auto"/>
        <w:bottom w:val="none" w:sz="0" w:space="0" w:color="auto"/>
        <w:right w:val="none" w:sz="0" w:space="0" w:color="auto"/>
      </w:divBdr>
    </w:div>
    <w:div w:id="1281764767">
      <w:bodyDiv w:val="1"/>
      <w:marLeft w:val="0"/>
      <w:marRight w:val="0"/>
      <w:marTop w:val="0"/>
      <w:marBottom w:val="0"/>
      <w:divBdr>
        <w:top w:val="none" w:sz="0" w:space="0" w:color="auto"/>
        <w:left w:val="none" w:sz="0" w:space="0" w:color="auto"/>
        <w:bottom w:val="none" w:sz="0" w:space="0" w:color="auto"/>
        <w:right w:val="none" w:sz="0" w:space="0" w:color="auto"/>
      </w:divBdr>
    </w:div>
    <w:div w:id="1284799534">
      <w:bodyDiv w:val="1"/>
      <w:marLeft w:val="0"/>
      <w:marRight w:val="0"/>
      <w:marTop w:val="0"/>
      <w:marBottom w:val="0"/>
      <w:divBdr>
        <w:top w:val="none" w:sz="0" w:space="0" w:color="auto"/>
        <w:left w:val="none" w:sz="0" w:space="0" w:color="auto"/>
        <w:bottom w:val="none" w:sz="0" w:space="0" w:color="auto"/>
        <w:right w:val="none" w:sz="0" w:space="0" w:color="auto"/>
      </w:divBdr>
    </w:div>
    <w:div w:id="1285233304">
      <w:bodyDiv w:val="1"/>
      <w:marLeft w:val="0"/>
      <w:marRight w:val="0"/>
      <w:marTop w:val="0"/>
      <w:marBottom w:val="0"/>
      <w:divBdr>
        <w:top w:val="none" w:sz="0" w:space="0" w:color="auto"/>
        <w:left w:val="none" w:sz="0" w:space="0" w:color="auto"/>
        <w:bottom w:val="none" w:sz="0" w:space="0" w:color="auto"/>
        <w:right w:val="none" w:sz="0" w:space="0" w:color="auto"/>
      </w:divBdr>
    </w:div>
    <w:div w:id="1285573516">
      <w:bodyDiv w:val="1"/>
      <w:marLeft w:val="0"/>
      <w:marRight w:val="0"/>
      <w:marTop w:val="0"/>
      <w:marBottom w:val="0"/>
      <w:divBdr>
        <w:top w:val="none" w:sz="0" w:space="0" w:color="auto"/>
        <w:left w:val="none" w:sz="0" w:space="0" w:color="auto"/>
        <w:bottom w:val="none" w:sz="0" w:space="0" w:color="auto"/>
        <w:right w:val="none" w:sz="0" w:space="0" w:color="auto"/>
      </w:divBdr>
    </w:div>
    <w:div w:id="1286040290">
      <w:bodyDiv w:val="1"/>
      <w:marLeft w:val="0"/>
      <w:marRight w:val="0"/>
      <w:marTop w:val="0"/>
      <w:marBottom w:val="0"/>
      <w:divBdr>
        <w:top w:val="none" w:sz="0" w:space="0" w:color="auto"/>
        <w:left w:val="none" w:sz="0" w:space="0" w:color="auto"/>
        <w:bottom w:val="none" w:sz="0" w:space="0" w:color="auto"/>
        <w:right w:val="none" w:sz="0" w:space="0" w:color="auto"/>
      </w:divBdr>
    </w:div>
    <w:div w:id="1286353735">
      <w:bodyDiv w:val="1"/>
      <w:marLeft w:val="0"/>
      <w:marRight w:val="0"/>
      <w:marTop w:val="0"/>
      <w:marBottom w:val="0"/>
      <w:divBdr>
        <w:top w:val="none" w:sz="0" w:space="0" w:color="auto"/>
        <w:left w:val="none" w:sz="0" w:space="0" w:color="auto"/>
        <w:bottom w:val="none" w:sz="0" w:space="0" w:color="auto"/>
        <w:right w:val="none" w:sz="0" w:space="0" w:color="auto"/>
      </w:divBdr>
    </w:div>
    <w:div w:id="1290283185">
      <w:bodyDiv w:val="1"/>
      <w:marLeft w:val="0"/>
      <w:marRight w:val="0"/>
      <w:marTop w:val="0"/>
      <w:marBottom w:val="0"/>
      <w:divBdr>
        <w:top w:val="none" w:sz="0" w:space="0" w:color="auto"/>
        <w:left w:val="none" w:sz="0" w:space="0" w:color="auto"/>
        <w:bottom w:val="none" w:sz="0" w:space="0" w:color="auto"/>
        <w:right w:val="none" w:sz="0" w:space="0" w:color="auto"/>
      </w:divBdr>
    </w:div>
    <w:div w:id="1292512020">
      <w:bodyDiv w:val="1"/>
      <w:marLeft w:val="0"/>
      <w:marRight w:val="0"/>
      <w:marTop w:val="0"/>
      <w:marBottom w:val="0"/>
      <w:divBdr>
        <w:top w:val="none" w:sz="0" w:space="0" w:color="auto"/>
        <w:left w:val="none" w:sz="0" w:space="0" w:color="auto"/>
        <w:bottom w:val="none" w:sz="0" w:space="0" w:color="auto"/>
        <w:right w:val="none" w:sz="0" w:space="0" w:color="auto"/>
      </w:divBdr>
    </w:div>
    <w:div w:id="1293243631">
      <w:bodyDiv w:val="1"/>
      <w:marLeft w:val="0"/>
      <w:marRight w:val="0"/>
      <w:marTop w:val="0"/>
      <w:marBottom w:val="0"/>
      <w:divBdr>
        <w:top w:val="none" w:sz="0" w:space="0" w:color="auto"/>
        <w:left w:val="none" w:sz="0" w:space="0" w:color="auto"/>
        <w:bottom w:val="none" w:sz="0" w:space="0" w:color="auto"/>
        <w:right w:val="none" w:sz="0" w:space="0" w:color="auto"/>
      </w:divBdr>
    </w:div>
    <w:div w:id="1294748059">
      <w:bodyDiv w:val="1"/>
      <w:marLeft w:val="0"/>
      <w:marRight w:val="0"/>
      <w:marTop w:val="0"/>
      <w:marBottom w:val="0"/>
      <w:divBdr>
        <w:top w:val="none" w:sz="0" w:space="0" w:color="auto"/>
        <w:left w:val="none" w:sz="0" w:space="0" w:color="auto"/>
        <w:bottom w:val="none" w:sz="0" w:space="0" w:color="auto"/>
        <w:right w:val="none" w:sz="0" w:space="0" w:color="auto"/>
      </w:divBdr>
    </w:div>
    <w:div w:id="1295717182">
      <w:bodyDiv w:val="1"/>
      <w:marLeft w:val="0"/>
      <w:marRight w:val="0"/>
      <w:marTop w:val="0"/>
      <w:marBottom w:val="0"/>
      <w:divBdr>
        <w:top w:val="none" w:sz="0" w:space="0" w:color="auto"/>
        <w:left w:val="none" w:sz="0" w:space="0" w:color="auto"/>
        <w:bottom w:val="none" w:sz="0" w:space="0" w:color="auto"/>
        <w:right w:val="none" w:sz="0" w:space="0" w:color="auto"/>
      </w:divBdr>
    </w:div>
    <w:div w:id="1295793331">
      <w:bodyDiv w:val="1"/>
      <w:marLeft w:val="0"/>
      <w:marRight w:val="0"/>
      <w:marTop w:val="0"/>
      <w:marBottom w:val="0"/>
      <w:divBdr>
        <w:top w:val="none" w:sz="0" w:space="0" w:color="auto"/>
        <w:left w:val="none" w:sz="0" w:space="0" w:color="auto"/>
        <w:bottom w:val="none" w:sz="0" w:space="0" w:color="auto"/>
        <w:right w:val="none" w:sz="0" w:space="0" w:color="auto"/>
      </w:divBdr>
    </w:div>
    <w:div w:id="1296254791">
      <w:bodyDiv w:val="1"/>
      <w:marLeft w:val="0"/>
      <w:marRight w:val="0"/>
      <w:marTop w:val="0"/>
      <w:marBottom w:val="0"/>
      <w:divBdr>
        <w:top w:val="none" w:sz="0" w:space="0" w:color="auto"/>
        <w:left w:val="none" w:sz="0" w:space="0" w:color="auto"/>
        <w:bottom w:val="none" w:sz="0" w:space="0" w:color="auto"/>
        <w:right w:val="none" w:sz="0" w:space="0" w:color="auto"/>
      </w:divBdr>
    </w:div>
    <w:div w:id="1296644285">
      <w:bodyDiv w:val="1"/>
      <w:marLeft w:val="0"/>
      <w:marRight w:val="0"/>
      <w:marTop w:val="0"/>
      <w:marBottom w:val="0"/>
      <w:divBdr>
        <w:top w:val="none" w:sz="0" w:space="0" w:color="auto"/>
        <w:left w:val="none" w:sz="0" w:space="0" w:color="auto"/>
        <w:bottom w:val="none" w:sz="0" w:space="0" w:color="auto"/>
        <w:right w:val="none" w:sz="0" w:space="0" w:color="auto"/>
      </w:divBdr>
    </w:div>
    <w:div w:id="1297447361">
      <w:bodyDiv w:val="1"/>
      <w:marLeft w:val="0"/>
      <w:marRight w:val="0"/>
      <w:marTop w:val="0"/>
      <w:marBottom w:val="0"/>
      <w:divBdr>
        <w:top w:val="none" w:sz="0" w:space="0" w:color="auto"/>
        <w:left w:val="none" w:sz="0" w:space="0" w:color="auto"/>
        <w:bottom w:val="none" w:sz="0" w:space="0" w:color="auto"/>
        <w:right w:val="none" w:sz="0" w:space="0" w:color="auto"/>
      </w:divBdr>
    </w:div>
    <w:div w:id="1298293977">
      <w:bodyDiv w:val="1"/>
      <w:marLeft w:val="0"/>
      <w:marRight w:val="0"/>
      <w:marTop w:val="0"/>
      <w:marBottom w:val="0"/>
      <w:divBdr>
        <w:top w:val="none" w:sz="0" w:space="0" w:color="auto"/>
        <w:left w:val="none" w:sz="0" w:space="0" w:color="auto"/>
        <w:bottom w:val="none" w:sz="0" w:space="0" w:color="auto"/>
        <w:right w:val="none" w:sz="0" w:space="0" w:color="auto"/>
      </w:divBdr>
    </w:div>
    <w:div w:id="1298334495">
      <w:bodyDiv w:val="1"/>
      <w:marLeft w:val="0"/>
      <w:marRight w:val="0"/>
      <w:marTop w:val="0"/>
      <w:marBottom w:val="0"/>
      <w:divBdr>
        <w:top w:val="none" w:sz="0" w:space="0" w:color="auto"/>
        <w:left w:val="none" w:sz="0" w:space="0" w:color="auto"/>
        <w:bottom w:val="none" w:sz="0" w:space="0" w:color="auto"/>
        <w:right w:val="none" w:sz="0" w:space="0" w:color="auto"/>
      </w:divBdr>
    </w:div>
    <w:div w:id="1299527235">
      <w:bodyDiv w:val="1"/>
      <w:marLeft w:val="0"/>
      <w:marRight w:val="0"/>
      <w:marTop w:val="0"/>
      <w:marBottom w:val="0"/>
      <w:divBdr>
        <w:top w:val="none" w:sz="0" w:space="0" w:color="auto"/>
        <w:left w:val="none" w:sz="0" w:space="0" w:color="auto"/>
        <w:bottom w:val="none" w:sz="0" w:space="0" w:color="auto"/>
        <w:right w:val="none" w:sz="0" w:space="0" w:color="auto"/>
      </w:divBdr>
    </w:div>
    <w:div w:id="1299797051">
      <w:bodyDiv w:val="1"/>
      <w:marLeft w:val="0"/>
      <w:marRight w:val="0"/>
      <w:marTop w:val="0"/>
      <w:marBottom w:val="0"/>
      <w:divBdr>
        <w:top w:val="none" w:sz="0" w:space="0" w:color="auto"/>
        <w:left w:val="none" w:sz="0" w:space="0" w:color="auto"/>
        <w:bottom w:val="none" w:sz="0" w:space="0" w:color="auto"/>
        <w:right w:val="none" w:sz="0" w:space="0" w:color="auto"/>
      </w:divBdr>
    </w:div>
    <w:div w:id="1301417054">
      <w:bodyDiv w:val="1"/>
      <w:marLeft w:val="0"/>
      <w:marRight w:val="0"/>
      <w:marTop w:val="0"/>
      <w:marBottom w:val="0"/>
      <w:divBdr>
        <w:top w:val="none" w:sz="0" w:space="0" w:color="auto"/>
        <w:left w:val="none" w:sz="0" w:space="0" w:color="auto"/>
        <w:bottom w:val="none" w:sz="0" w:space="0" w:color="auto"/>
        <w:right w:val="none" w:sz="0" w:space="0" w:color="auto"/>
      </w:divBdr>
    </w:div>
    <w:div w:id="1302610631">
      <w:bodyDiv w:val="1"/>
      <w:marLeft w:val="0"/>
      <w:marRight w:val="0"/>
      <w:marTop w:val="0"/>
      <w:marBottom w:val="0"/>
      <w:divBdr>
        <w:top w:val="none" w:sz="0" w:space="0" w:color="auto"/>
        <w:left w:val="none" w:sz="0" w:space="0" w:color="auto"/>
        <w:bottom w:val="none" w:sz="0" w:space="0" w:color="auto"/>
        <w:right w:val="none" w:sz="0" w:space="0" w:color="auto"/>
      </w:divBdr>
    </w:div>
    <w:div w:id="1303001665">
      <w:bodyDiv w:val="1"/>
      <w:marLeft w:val="0"/>
      <w:marRight w:val="0"/>
      <w:marTop w:val="0"/>
      <w:marBottom w:val="0"/>
      <w:divBdr>
        <w:top w:val="none" w:sz="0" w:space="0" w:color="auto"/>
        <w:left w:val="none" w:sz="0" w:space="0" w:color="auto"/>
        <w:bottom w:val="none" w:sz="0" w:space="0" w:color="auto"/>
        <w:right w:val="none" w:sz="0" w:space="0" w:color="auto"/>
      </w:divBdr>
    </w:div>
    <w:div w:id="1303541827">
      <w:bodyDiv w:val="1"/>
      <w:marLeft w:val="0"/>
      <w:marRight w:val="0"/>
      <w:marTop w:val="0"/>
      <w:marBottom w:val="0"/>
      <w:divBdr>
        <w:top w:val="none" w:sz="0" w:space="0" w:color="auto"/>
        <w:left w:val="none" w:sz="0" w:space="0" w:color="auto"/>
        <w:bottom w:val="none" w:sz="0" w:space="0" w:color="auto"/>
        <w:right w:val="none" w:sz="0" w:space="0" w:color="auto"/>
      </w:divBdr>
    </w:div>
    <w:div w:id="1304460717">
      <w:bodyDiv w:val="1"/>
      <w:marLeft w:val="0"/>
      <w:marRight w:val="0"/>
      <w:marTop w:val="0"/>
      <w:marBottom w:val="0"/>
      <w:divBdr>
        <w:top w:val="none" w:sz="0" w:space="0" w:color="auto"/>
        <w:left w:val="none" w:sz="0" w:space="0" w:color="auto"/>
        <w:bottom w:val="none" w:sz="0" w:space="0" w:color="auto"/>
        <w:right w:val="none" w:sz="0" w:space="0" w:color="auto"/>
      </w:divBdr>
    </w:div>
    <w:div w:id="1305499435">
      <w:bodyDiv w:val="1"/>
      <w:marLeft w:val="0"/>
      <w:marRight w:val="0"/>
      <w:marTop w:val="0"/>
      <w:marBottom w:val="0"/>
      <w:divBdr>
        <w:top w:val="none" w:sz="0" w:space="0" w:color="auto"/>
        <w:left w:val="none" w:sz="0" w:space="0" w:color="auto"/>
        <w:bottom w:val="none" w:sz="0" w:space="0" w:color="auto"/>
        <w:right w:val="none" w:sz="0" w:space="0" w:color="auto"/>
      </w:divBdr>
    </w:div>
    <w:div w:id="1306006560">
      <w:bodyDiv w:val="1"/>
      <w:marLeft w:val="0"/>
      <w:marRight w:val="0"/>
      <w:marTop w:val="0"/>
      <w:marBottom w:val="0"/>
      <w:divBdr>
        <w:top w:val="none" w:sz="0" w:space="0" w:color="auto"/>
        <w:left w:val="none" w:sz="0" w:space="0" w:color="auto"/>
        <w:bottom w:val="none" w:sz="0" w:space="0" w:color="auto"/>
        <w:right w:val="none" w:sz="0" w:space="0" w:color="auto"/>
      </w:divBdr>
    </w:div>
    <w:div w:id="1307053812">
      <w:bodyDiv w:val="1"/>
      <w:marLeft w:val="0"/>
      <w:marRight w:val="0"/>
      <w:marTop w:val="0"/>
      <w:marBottom w:val="0"/>
      <w:divBdr>
        <w:top w:val="none" w:sz="0" w:space="0" w:color="auto"/>
        <w:left w:val="none" w:sz="0" w:space="0" w:color="auto"/>
        <w:bottom w:val="none" w:sz="0" w:space="0" w:color="auto"/>
        <w:right w:val="none" w:sz="0" w:space="0" w:color="auto"/>
      </w:divBdr>
    </w:div>
    <w:div w:id="1307932411">
      <w:bodyDiv w:val="1"/>
      <w:marLeft w:val="0"/>
      <w:marRight w:val="0"/>
      <w:marTop w:val="0"/>
      <w:marBottom w:val="0"/>
      <w:divBdr>
        <w:top w:val="none" w:sz="0" w:space="0" w:color="auto"/>
        <w:left w:val="none" w:sz="0" w:space="0" w:color="auto"/>
        <w:bottom w:val="none" w:sz="0" w:space="0" w:color="auto"/>
        <w:right w:val="none" w:sz="0" w:space="0" w:color="auto"/>
      </w:divBdr>
    </w:div>
    <w:div w:id="1307971894">
      <w:bodyDiv w:val="1"/>
      <w:marLeft w:val="0"/>
      <w:marRight w:val="0"/>
      <w:marTop w:val="0"/>
      <w:marBottom w:val="0"/>
      <w:divBdr>
        <w:top w:val="none" w:sz="0" w:space="0" w:color="auto"/>
        <w:left w:val="none" w:sz="0" w:space="0" w:color="auto"/>
        <w:bottom w:val="none" w:sz="0" w:space="0" w:color="auto"/>
        <w:right w:val="none" w:sz="0" w:space="0" w:color="auto"/>
      </w:divBdr>
    </w:div>
    <w:div w:id="1308121113">
      <w:bodyDiv w:val="1"/>
      <w:marLeft w:val="0"/>
      <w:marRight w:val="0"/>
      <w:marTop w:val="0"/>
      <w:marBottom w:val="0"/>
      <w:divBdr>
        <w:top w:val="none" w:sz="0" w:space="0" w:color="auto"/>
        <w:left w:val="none" w:sz="0" w:space="0" w:color="auto"/>
        <w:bottom w:val="none" w:sz="0" w:space="0" w:color="auto"/>
        <w:right w:val="none" w:sz="0" w:space="0" w:color="auto"/>
      </w:divBdr>
    </w:div>
    <w:div w:id="1308360999">
      <w:bodyDiv w:val="1"/>
      <w:marLeft w:val="0"/>
      <w:marRight w:val="0"/>
      <w:marTop w:val="0"/>
      <w:marBottom w:val="0"/>
      <w:divBdr>
        <w:top w:val="none" w:sz="0" w:space="0" w:color="auto"/>
        <w:left w:val="none" w:sz="0" w:space="0" w:color="auto"/>
        <w:bottom w:val="none" w:sz="0" w:space="0" w:color="auto"/>
        <w:right w:val="none" w:sz="0" w:space="0" w:color="auto"/>
      </w:divBdr>
    </w:div>
    <w:div w:id="1309550486">
      <w:bodyDiv w:val="1"/>
      <w:marLeft w:val="0"/>
      <w:marRight w:val="0"/>
      <w:marTop w:val="0"/>
      <w:marBottom w:val="0"/>
      <w:divBdr>
        <w:top w:val="none" w:sz="0" w:space="0" w:color="auto"/>
        <w:left w:val="none" w:sz="0" w:space="0" w:color="auto"/>
        <w:bottom w:val="none" w:sz="0" w:space="0" w:color="auto"/>
        <w:right w:val="none" w:sz="0" w:space="0" w:color="auto"/>
      </w:divBdr>
    </w:div>
    <w:div w:id="1310402660">
      <w:bodyDiv w:val="1"/>
      <w:marLeft w:val="0"/>
      <w:marRight w:val="0"/>
      <w:marTop w:val="0"/>
      <w:marBottom w:val="0"/>
      <w:divBdr>
        <w:top w:val="none" w:sz="0" w:space="0" w:color="auto"/>
        <w:left w:val="none" w:sz="0" w:space="0" w:color="auto"/>
        <w:bottom w:val="none" w:sz="0" w:space="0" w:color="auto"/>
        <w:right w:val="none" w:sz="0" w:space="0" w:color="auto"/>
      </w:divBdr>
    </w:div>
    <w:div w:id="1310747991">
      <w:bodyDiv w:val="1"/>
      <w:marLeft w:val="0"/>
      <w:marRight w:val="0"/>
      <w:marTop w:val="0"/>
      <w:marBottom w:val="0"/>
      <w:divBdr>
        <w:top w:val="none" w:sz="0" w:space="0" w:color="auto"/>
        <w:left w:val="none" w:sz="0" w:space="0" w:color="auto"/>
        <w:bottom w:val="none" w:sz="0" w:space="0" w:color="auto"/>
        <w:right w:val="none" w:sz="0" w:space="0" w:color="auto"/>
      </w:divBdr>
    </w:div>
    <w:div w:id="1311910162">
      <w:bodyDiv w:val="1"/>
      <w:marLeft w:val="0"/>
      <w:marRight w:val="0"/>
      <w:marTop w:val="0"/>
      <w:marBottom w:val="0"/>
      <w:divBdr>
        <w:top w:val="none" w:sz="0" w:space="0" w:color="auto"/>
        <w:left w:val="none" w:sz="0" w:space="0" w:color="auto"/>
        <w:bottom w:val="none" w:sz="0" w:space="0" w:color="auto"/>
        <w:right w:val="none" w:sz="0" w:space="0" w:color="auto"/>
      </w:divBdr>
    </w:div>
    <w:div w:id="1314873351">
      <w:bodyDiv w:val="1"/>
      <w:marLeft w:val="0"/>
      <w:marRight w:val="0"/>
      <w:marTop w:val="0"/>
      <w:marBottom w:val="0"/>
      <w:divBdr>
        <w:top w:val="none" w:sz="0" w:space="0" w:color="auto"/>
        <w:left w:val="none" w:sz="0" w:space="0" w:color="auto"/>
        <w:bottom w:val="none" w:sz="0" w:space="0" w:color="auto"/>
        <w:right w:val="none" w:sz="0" w:space="0" w:color="auto"/>
      </w:divBdr>
    </w:div>
    <w:div w:id="1315642162">
      <w:bodyDiv w:val="1"/>
      <w:marLeft w:val="0"/>
      <w:marRight w:val="0"/>
      <w:marTop w:val="0"/>
      <w:marBottom w:val="0"/>
      <w:divBdr>
        <w:top w:val="none" w:sz="0" w:space="0" w:color="auto"/>
        <w:left w:val="none" w:sz="0" w:space="0" w:color="auto"/>
        <w:bottom w:val="none" w:sz="0" w:space="0" w:color="auto"/>
        <w:right w:val="none" w:sz="0" w:space="0" w:color="auto"/>
      </w:divBdr>
    </w:div>
    <w:div w:id="1317148325">
      <w:bodyDiv w:val="1"/>
      <w:marLeft w:val="0"/>
      <w:marRight w:val="0"/>
      <w:marTop w:val="0"/>
      <w:marBottom w:val="0"/>
      <w:divBdr>
        <w:top w:val="none" w:sz="0" w:space="0" w:color="auto"/>
        <w:left w:val="none" w:sz="0" w:space="0" w:color="auto"/>
        <w:bottom w:val="none" w:sz="0" w:space="0" w:color="auto"/>
        <w:right w:val="none" w:sz="0" w:space="0" w:color="auto"/>
      </w:divBdr>
    </w:div>
    <w:div w:id="1317491683">
      <w:bodyDiv w:val="1"/>
      <w:marLeft w:val="0"/>
      <w:marRight w:val="0"/>
      <w:marTop w:val="0"/>
      <w:marBottom w:val="0"/>
      <w:divBdr>
        <w:top w:val="none" w:sz="0" w:space="0" w:color="auto"/>
        <w:left w:val="none" w:sz="0" w:space="0" w:color="auto"/>
        <w:bottom w:val="none" w:sz="0" w:space="0" w:color="auto"/>
        <w:right w:val="none" w:sz="0" w:space="0" w:color="auto"/>
      </w:divBdr>
    </w:div>
    <w:div w:id="1318462203">
      <w:bodyDiv w:val="1"/>
      <w:marLeft w:val="0"/>
      <w:marRight w:val="0"/>
      <w:marTop w:val="0"/>
      <w:marBottom w:val="0"/>
      <w:divBdr>
        <w:top w:val="none" w:sz="0" w:space="0" w:color="auto"/>
        <w:left w:val="none" w:sz="0" w:space="0" w:color="auto"/>
        <w:bottom w:val="none" w:sz="0" w:space="0" w:color="auto"/>
        <w:right w:val="none" w:sz="0" w:space="0" w:color="auto"/>
      </w:divBdr>
    </w:div>
    <w:div w:id="1320617282">
      <w:bodyDiv w:val="1"/>
      <w:marLeft w:val="0"/>
      <w:marRight w:val="0"/>
      <w:marTop w:val="0"/>
      <w:marBottom w:val="0"/>
      <w:divBdr>
        <w:top w:val="none" w:sz="0" w:space="0" w:color="auto"/>
        <w:left w:val="none" w:sz="0" w:space="0" w:color="auto"/>
        <w:bottom w:val="none" w:sz="0" w:space="0" w:color="auto"/>
        <w:right w:val="none" w:sz="0" w:space="0" w:color="auto"/>
      </w:divBdr>
    </w:div>
    <w:div w:id="1321153977">
      <w:bodyDiv w:val="1"/>
      <w:marLeft w:val="0"/>
      <w:marRight w:val="0"/>
      <w:marTop w:val="0"/>
      <w:marBottom w:val="0"/>
      <w:divBdr>
        <w:top w:val="none" w:sz="0" w:space="0" w:color="auto"/>
        <w:left w:val="none" w:sz="0" w:space="0" w:color="auto"/>
        <w:bottom w:val="none" w:sz="0" w:space="0" w:color="auto"/>
        <w:right w:val="none" w:sz="0" w:space="0" w:color="auto"/>
      </w:divBdr>
    </w:div>
    <w:div w:id="1322269054">
      <w:bodyDiv w:val="1"/>
      <w:marLeft w:val="0"/>
      <w:marRight w:val="0"/>
      <w:marTop w:val="0"/>
      <w:marBottom w:val="0"/>
      <w:divBdr>
        <w:top w:val="none" w:sz="0" w:space="0" w:color="auto"/>
        <w:left w:val="none" w:sz="0" w:space="0" w:color="auto"/>
        <w:bottom w:val="none" w:sz="0" w:space="0" w:color="auto"/>
        <w:right w:val="none" w:sz="0" w:space="0" w:color="auto"/>
      </w:divBdr>
    </w:div>
    <w:div w:id="1322464223">
      <w:bodyDiv w:val="1"/>
      <w:marLeft w:val="0"/>
      <w:marRight w:val="0"/>
      <w:marTop w:val="0"/>
      <w:marBottom w:val="0"/>
      <w:divBdr>
        <w:top w:val="none" w:sz="0" w:space="0" w:color="auto"/>
        <w:left w:val="none" w:sz="0" w:space="0" w:color="auto"/>
        <w:bottom w:val="none" w:sz="0" w:space="0" w:color="auto"/>
        <w:right w:val="none" w:sz="0" w:space="0" w:color="auto"/>
      </w:divBdr>
    </w:div>
    <w:div w:id="1322734519">
      <w:bodyDiv w:val="1"/>
      <w:marLeft w:val="0"/>
      <w:marRight w:val="0"/>
      <w:marTop w:val="0"/>
      <w:marBottom w:val="0"/>
      <w:divBdr>
        <w:top w:val="none" w:sz="0" w:space="0" w:color="auto"/>
        <w:left w:val="none" w:sz="0" w:space="0" w:color="auto"/>
        <w:bottom w:val="none" w:sz="0" w:space="0" w:color="auto"/>
        <w:right w:val="none" w:sz="0" w:space="0" w:color="auto"/>
      </w:divBdr>
    </w:div>
    <w:div w:id="1323582494">
      <w:bodyDiv w:val="1"/>
      <w:marLeft w:val="0"/>
      <w:marRight w:val="0"/>
      <w:marTop w:val="0"/>
      <w:marBottom w:val="0"/>
      <w:divBdr>
        <w:top w:val="none" w:sz="0" w:space="0" w:color="auto"/>
        <w:left w:val="none" w:sz="0" w:space="0" w:color="auto"/>
        <w:bottom w:val="none" w:sz="0" w:space="0" w:color="auto"/>
        <w:right w:val="none" w:sz="0" w:space="0" w:color="auto"/>
      </w:divBdr>
    </w:div>
    <w:div w:id="1325401999">
      <w:bodyDiv w:val="1"/>
      <w:marLeft w:val="0"/>
      <w:marRight w:val="0"/>
      <w:marTop w:val="0"/>
      <w:marBottom w:val="0"/>
      <w:divBdr>
        <w:top w:val="none" w:sz="0" w:space="0" w:color="auto"/>
        <w:left w:val="none" w:sz="0" w:space="0" w:color="auto"/>
        <w:bottom w:val="none" w:sz="0" w:space="0" w:color="auto"/>
        <w:right w:val="none" w:sz="0" w:space="0" w:color="auto"/>
      </w:divBdr>
    </w:div>
    <w:div w:id="1325470699">
      <w:bodyDiv w:val="1"/>
      <w:marLeft w:val="0"/>
      <w:marRight w:val="0"/>
      <w:marTop w:val="0"/>
      <w:marBottom w:val="0"/>
      <w:divBdr>
        <w:top w:val="none" w:sz="0" w:space="0" w:color="auto"/>
        <w:left w:val="none" w:sz="0" w:space="0" w:color="auto"/>
        <w:bottom w:val="none" w:sz="0" w:space="0" w:color="auto"/>
        <w:right w:val="none" w:sz="0" w:space="0" w:color="auto"/>
      </w:divBdr>
    </w:div>
    <w:div w:id="1326668725">
      <w:bodyDiv w:val="1"/>
      <w:marLeft w:val="0"/>
      <w:marRight w:val="0"/>
      <w:marTop w:val="0"/>
      <w:marBottom w:val="0"/>
      <w:divBdr>
        <w:top w:val="none" w:sz="0" w:space="0" w:color="auto"/>
        <w:left w:val="none" w:sz="0" w:space="0" w:color="auto"/>
        <w:bottom w:val="none" w:sz="0" w:space="0" w:color="auto"/>
        <w:right w:val="none" w:sz="0" w:space="0" w:color="auto"/>
      </w:divBdr>
    </w:div>
    <w:div w:id="1327703332">
      <w:bodyDiv w:val="1"/>
      <w:marLeft w:val="0"/>
      <w:marRight w:val="0"/>
      <w:marTop w:val="0"/>
      <w:marBottom w:val="0"/>
      <w:divBdr>
        <w:top w:val="none" w:sz="0" w:space="0" w:color="auto"/>
        <w:left w:val="none" w:sz="0" w:space="0" w:color="auto"/>
        <w:bottom w:val="none" w:sz="0" w:space="0" w:color="auto"/>
        <w:right w:val="none" w:sz="0" w:space="0" w:color="auto"/>
      </w:divBdr>
    </w:div>
    <w:div w:id="1327708403">
      <w:bodyDiv w:val="1"/>
      <w:marLeft w:val="0"/>
      <w:marRight w:val="0"/>
      <w:marTop w:val="0"/>
      <w:marBottom w:val="0"/>
      <w:divBdr>
        <w:top w:val="none" w:sz="0" w:space="0" w:color="auto"/>
        <w:left w:val="none" w:sz="0" w:space="0" w:color="auto"/>
        <w:bottom w:val="none" w:sz="0" w:space="0" w:color="auto"/>
        <w:right w:val="none" w:sz="0" w:space="0" w:color="auto"/>
      </w:divBdr>
    </w:div>
    <w:div w:id="1327973220">
      <w:bodyDiv w:val="1"/>
      <w:marLeft w:val="0"/>
      <w:marRight w:val="0"/>
      <w:marTop w:val="0"/>
      <w:marBottom w:val="0"/>
      <w:divBdr>
        <w:top w:val="none" w:sz="0" w:space="0" w:color="auto"/>
        <w:left w:val="none" w:sz="0" w:space="0" w:color="auto"/>
        <w:bottom w:val="none" w:sz="0" w:space="0" w:color="auto"/>
        <w:right w:val="none" w:sz="0" w:space="0" w:color="auto"/>
      </w:divBdr>
    </w:div>
    <w:div w:id="1328439541">
      <w:bodyDiv w:val="1"/>
      <w:marLeft w:val="0"/>
      <w:marRight w:val="0"/>
      <w:marTop w:val="0"/>
      <w:marBottom w:val="0"/>
      <w:divBdr>
        <w:top w:val="none" w:sz="0" w:space="0" w:color="auto"/>
        <w:left w:val="none" w:sz="0" w:space="0" w:color="auto"/>
        <w:bottom w:val="none" w:sz="0" w:space="0" w:color="auto"/>
        <w:right w:val="none" w:sz="0" w:space="0" w:color="auto"/>
      </w:divBdr>
    </w:div>
    <w:div w:id="1329627031">
      <w:bodyDiv w:val="1"/>
      <w:marLeft w:val="0"/>
      <w:marRight w:val="0"/>
      <w:marTop w:val="0"/>
      <w:marBottom w:val="0"/>
      <w:divBdr>
        <w:top w:val="none" w:sz="0" w:space="0" w:color="auto"/>
        <w:left w:val="none" w:sz="0" w:space="0" w:color="auto"/>
        <w:bottom w:val="none" w:sz="0" w:space="0" w:color="auto"/>
        <w:right w:val="none" w:sz="0" w:space="0" w:color="auto"/>
      </w:divBdr>
    </w:div>
    <w:div w:id="1330592977">
      <w:bodyDiv w:val="1"/>
      <w:marLeft w:val="0"/>
      <w:marRight w:val="0"/>
      <w:marTop w:val="0"/>
      <w:marBottom w:val="0"/>
      <w:divBdr>
        <w:top w:val="none" w:sz="0" w:space="0" w:color="auto"/>
        <w:left w:val="none" w:sz="0" w:space="0" w:color="auto"/>
        <w:bottom w:val="none" w:sz="0" w:space="0" w:color="auto"/>
        <w:right w:val="none" w:sz="0" w:space="0" w:color="auto"/>
      </w:divBdr>
    </w:div>
    <w:div w:id="1332562841">
      <w:bodyDiv w:val="1"/>
      <w:marLeft w:val="0"/>
      <w:marRight w:val="0"/>
      <w:marTop w:val="0"/>
      <w:marBottom w:val="0"/>
      <w:divBdr>
        <w:top w:val="none" w:sz="0" w:space="0" w:color="auto"/>
        <w:left w:val="none" w:sz="0" w:space="0" w:color="auto"/>
        <w:bottom w:val="none" w:sz="0" w:space="0" w:color="auto"/>
        <w:right w:val="none" w:sz="0" w:space="0" w:color="auto"/>
      </w:divBdr>
    </w:div>
    <w:div w:id="1332830845">
      <w:bodyDiv w:val="1"/>
      <w:marLeft w:val="0"/>
      <w:marRight w:val="0"/>
      <w:marTop w:val="0"/>
      <w:marBottom w:val="0"/>
      <w:divBdr>
        <w:top w:val="none" w:sz="0" w:space="0" w:color="auto"/>
        <w:left w:val="none" w:sz="0" w:space="0" w:color="auto"/>
        <w:bottom w:val="none" w:sz="0" w:space="0" w:color="auto"/>
        <w:right w:val="none" w:sz="0" w:space="0" w:color="auto"/>
      </w:divBdr>
    </w:div>
    <w:div w:id="1334380803">
      <w:bodyDiv w:val="1"/>
      <w:marLeft w:val="0"/>
      <w:marRight w:val="0"/>
      <w:marTop w:val="0"/>
      <w:marBottom w:val="0"/>
      <w:divBdr>
        <w:top w:val="none" w:sz="0" w:space="0" w:color="auto"/>
        <w:left w:val="none" w:sz="0" w:space="0" w:color="auto"/>
        <w:bottom w:val="none" w:sz="0" w:space="0" w:color="auto"/>
        <w:right w:val="none" w:sz="0" w:space="0" w:color="auto"/>
      </w:divBdr>
    </w:div>
    <w:div w:id="1334450797">
      <w:bodyDiv w:val="1"/>
      <w:marLeft w:val="0"/>
      <w:marRight w:val="0"/>
      <w:marTop w:val="0"/>
      <w:marBottom w:val="0"/>
      <w:divBdr>
        <w:top w:val="none" w:sz="0" w:space="0" w:color="auto"/>
        <w:left w:val="none" w:sz="0" w:space="0" w:color="auto"/>
        <w:bottom w:val="none" w:sz="0" w:space="0" w:color="auto"/>
        <w:right w:val="none" w:sz="0" w:space="0" w:color="auto"/>
      </w:divBdr>
    </w:div>
    <w:div w:id="1334802950">
      <w:bodyDiv w:val="1"/>
      <w:marLeft w:val="0"/>
      <w:marRight w:val="0"/>
      <w:marTop w:val="0"/>
      <w:marBottom w:val="0"/>
      <w:divBdr>
        <w:top w:val="none" w:sz="0" w:space="0" w:color="auto"/>
        <w:left w:val="none" w:sz="0" w:space="0" w:color="auto"/>
        <w:bottom w:val="none" w:sz="0" w:space="0" w:color="auto"/>
        <w:right w:val="none" w:sz="0" w:space="0" w:color="auto"/>
      </w:divBdr>
    </w:div>
    <w:div w:id="1335642906">
      <w:bodyDiv w:val="1"/>
      <w:marLeft w:val="0"/>
      <w:marRight w:val="0"/>
      <w:marTop w:val="0"/>
      <w:marBottom w:val="0"/>
      <w:divBdr>
        <w:top w:val="none" w:sz="0" w:space="0" w:color="auto"/>
        <w:left w:val="none" w:sz="0" w:space="0" w:color="auto"/>
        <w:bottom w:val="none" w:sz="0" w:space="0" w:color="auto"/>
        <w:right w:val="none" w:sz="0" w:space="0" w:color="auto"/>
      </w:divBdr>
    </w:div>
    <w:div w:id="1335842384">
      <w:bodyDiv w:val="1"/>
      <w:marLeft w:val="0"/>
      <w:marRight w:val="0"/>
      <w:marTop w:val="0"/>
      <w:marBottom w:val="0"/>
      <w:divBdr>
        <w:top w:val="none" w:sz="0" w:space="0" w:color="auto"/>
        <w:left w:val="none" w:sz="0" w:space="0" w:color="auto"/>
        <w:bottom w:val="none" w:sz="0" w:space="0" w:color="auto"/>
        <w:right w:val="none" w:sz="0" w:space="0" w:color="auto"/>
      </w:divBdr>
    </w:div>
    <w:div w:id="1336956279">
      <w:bodyDiv w:val="1"/>
      <w:marLeft w:val="0"/>
      <w:marRight w:val="0"/>
      <w:marTop w:val="0"/>
      <w:marBottom w:val="0"/>
      <w:divBdr>
        <w:top w:val="none" w:sz="0" w:space="0" w:color="auto"/>
        <w:left w:val="none" w:sz="0" w:space="0" w:color="auto"/>
        <w:bottom w:val="none" w:sz="0" w:space="0" w:color="auto"/>
        <w:right w:val="none" w:sz="0" w:space="0" w:color="auto"/>
      </w:divBdr>
    </w:div>
    <w:div w:id="1337489777">
      <w:bodyDiv w:val="1"/>
      <w:marLeft w:val="0"/>
      <w:marRight w:val="0"/>
      <w:marTop w:val="0"/>
      <w:marBottom w:val="0"/>
      <w:divBdr>
        <w:top w:val="none" w:sz="0" w:space="0" w:color="auto"/>
        <w:left w:val="none" w:sz="0" w:space="0" w:color="auto"/>
        <w:bottom w:val="none" w:sz="0" w:space="0" w:color="auto"/>
        <w:right w:val="none" w:sz="0" w:space="0" w:color="auto"/>
      </w:divBdr>
    </w:div>
    <w:div w:id="1337927233">
      <w:bodyDiv w:val="1"/>
      <w:marLeft w:val="0"/>
      <w:marRight w:val="0"/>
      <w:marTop w:val="0"/>
      <w:marBottom w:val="0"/>
      <w:divBdr>
        <w:top w:val="none" w:sz="0" w:space="0" w:color="auto"/>
        <w:left w:val="none" w:sz="0" w:space="0" w:color="auto"/>
        <w:bottom w:val="none" w:sz="0" w:space="0" w:color="auto"/>
        <w:right w:val="none" w:sz="0" w:space="0" w:color="auto"/>
      </w:divBdr>
    </w:div>
    <w:div w:id="1338580014">
      <w:bodyDiv w:val="1"/>
      <w:marLeft w:val="0"/>
      <w:marRight w:val="0"/>
      <w:marTop w:val="0"/>
      <w:marBottom w:val="0"/>
      <w:divBdr>
        <w:top w:val="none" w:sz="0" w:space="0" w:color="auto"/>
        <w:left w:val="none" w:sz="0" w:space="0" w:color="auto"/>
        <w:bottom w:val="none" w:sz="0" w:space="0" w:color="auto"/>
        <w:right w:val="none" w:sz="0" w:space="0" w:color="auto"/>
      </w:divBdr>
    </w:div>
    <w:div w:id="1339384866">
      <w:bodyDiv w:val="1"/>
      <w:marLeft w:val="0"/>
      <w:marRight w:val="0"/>
      <w:marTop w:val="0"/>
      <w:marBottom w:val="0"/>
      <w:divBdr>
        <w:top w:val="none" w:sz="0" w:space="0" w:color="auto"/>
        <w:left w:val="none" w:sz="0" w:space="0" w:color="auto"/>
        <w:bottom w:val="none" w:sz="0" w:space="0" w:color="auto"/>
        <w:right w:val="none" w:sz="0" w:space="0" w:color="auto"/>
      </w:divBdr>
    </w:div>
    <w:div w:id="1339770187">
      <w:bodyDiv w:val="1"/>
      <w:marLeft w:val="0"/>
      <w:marRight w:val="0"/>
      <w:marTop w:val="0"/>
      <w:marBottom w:val="0"/>
      <w:divBdr>
        <w:top w:val="none" w:sz="0" w:space="0" w:color="auto"/>
        <w:left w:val="none" w:sz="0" w:space="0" w:color="auto"/>
        <w:bottom w:val="none" w:sz="0" w:space="0" w:color="auto"/>
        <w:right w:val="none" w:sz="0" w:space="0" w:color="auto"/>
      </w:divBdr>
    </w:div>
    <w:div w:id="1341271395">
      <w:bodyDiv w:val="1"/>
      <w:marLeft w:val="0"/>
      <w:marRight w:val="0"/>
      <w:marTop w:val="0"/>
      <w:marBottom w:val="0"/>
      <w:divBdr>
        <w:top w:val="none" w:sz="0" w:space="0" w:color="auto"/>
        <w:left w:val="none" w:sz="0" w:space="0" w:color="auto"/>
        <w:bottom w:val="none" w:sz="0" w:space="0" w:color="auto"/>
        <w:right w:val="none" w:sz="0" w:space="0" w:color="auto"/>
      </w:divBdr>
    </w:div>
    <w:div w:id="1342515109">
      <w:bodyDiv w:val="1"/>
      <w:marLeft w:val="0"/>
      <w:marRight w:val="0"/>
      <w:marTop w:val="0"/>
      <w:marBottom w:val="0"/>
      <w:divBdr>
        <w:top w:val="none" w:sz="0" w:space="0" w:color="auto"/>
        <w:left w:val="none" w:sz="0" w:space="0" w:color="auto"/>
        <w:bottom w:val="none" w:sz="0" w:space="0" w:color="auto"/>
        <w:right w:val="none" w:sz="0" w:space="0" w:color="auto"/>
      </w:divBdr>
    </w:div>
    <w:div w:id="1343359298">
      <w:bodyDiv w:val="1"/>
      <w:marLeft w:val="0"/>
      <w:marRight w:val="0"/>
      <w:marTop w:val="0"/>
      <w:marBottom w:val="0"/>
      <w:divBdr>
        <w:top w:val="none" w:sz="0" w:space="0" w:color="auto"/>
        <w:left w:val="none" w:sz="0" w:space="0" w:color="auto"/>
        <w:bottom w:val="none" w:sz="0" w:space="0" w:color="auto"/>
        <w:right w:val="none" w:sz="0" w:space="0" w:color="auto"/>
      </w:divBdr>
    </w:div>
    <w:div w:id="1344551477">
      <w:bodyDiv w:val="1"/>
      <w:marLeft w:val="0"/>
      <w:marRight w:val="0"/>
      <w:marTop w:val="0"/>
      <w:marBottom w:val="0"/>
      <w:divBdr>
        <w:top w:val="none" w:sz="0" w:space="0" w:color="auto"/>
        <w:left w:val="none" w:sz="0" w:space="0" w:color="auto"/>
        <w:bottom w:val="none" w:sz="0" w:space="0" w:color="auto"/>
        <w:right w:val="none" w:sz="0" w:space="0" w:color="auto"/>
      </w:divBdr>
    </w:div>
    <w:div w:id="1348404201">
      <w:bodyDiv w:val="1"/>
      <w:marLeft w:val="0"/>
      <w:marRight w:val="0"/>
      <w:marTop w:val="0"/>
      <w:marBottom w:val="0"/>
      <w:divBdr>
        <w:top w:val="none" w:sz="0" w:space="0" w:color="auto"/>
        <w:left w:val="none" w:sz="0" w:space="0" w:color="auto"/>
        <w:bottom w:val="none" w:sz="0" w:space="0" w:color="auto"/>
        <w:right w:val="none" w:sz="0" w:space="0" w:color="auto"/>
      </w:divBdr>
    </w:div>
    <w:div w:id="1348482203">
      <w:bodyDiv w:val="1"/>
      <w:marLeft w:val="0"/>
      <w:marRight w:val="0"/>
      <w:marTop w:val="0"/>
      <w:marBottom w:val="0"/>
      <w:divBdr>
        <w:top w:val="none" w:sz="0" w:space="0" w:color="auto"/>
        <w:left w:val="none" w:sz="0" w:space="0" w:color="auto"/>
        <w:bottom w:val="none" w:sz="0" w:space="0" w:color="auto"/>
        <w:right w:val="none" w:sz="0" w:space="0" w:color="auto"/>
      </w:divBdr>
    </w:div>
    <w:div w:id="1350330816">
      <w:bodyDiv w:val="1"/>
      <w:marLeft w:val="0"/>
      <w:marRight w:val="0"/>
      <w:marTop w:val="0"/>
      <w:marBottom w:val="0"/>
      <w:divBdr>
        <w:top w:val="none" w:sz="0" w:space="0" w:color="auto"/>
        <w:left w:val="none" w:sz="0" w:space="0" w:color="auto"/>
        <w:bottom w:val="none" w:sz="0" w:space="0" w:color="auto"/>
        <w:right w:val="none" w:sz="0" w:space="0" w:color="auto"/>
      </w:divBdr>
    </w:div>
    <w:div w:id="1350639793">
      <w:bodyDiv w:val="1"/>
      <w:marLeft w:val="0"/>
      <w:marRight w:val="0"/>
      <w:marTop w:val="0"/>
      <w:marBottom w:val="0"/>
      <w:divBdr>
        <w:top w:val="none" w:sz="0" w:space="0" w:color="auto"/>
        <w:left w:val="none" w:sz="0" w:space="0" w:color="auto"/>
        <w:bottom w:val="none" w:sz="0" w:space="0" w:color="auto"/>
        <w:right w:val="none" w:sz="0" w:space="0" w:color="auto"/>
      </w:divBdr>
    </w:div>
    <w:div w:id="1351370989">
      <w:bodyDiv w:val="1"/>
      <w:marLeft w:val="0"/>
      <w:marRight w:val="0"/>
      <w:marTop w:val="0"/>
      <w:marBottom w:val="0"/>
      <w:divBdr>
        <w:top w:val="none" w:sz="0" w:space="0" w:color="auto"/>
        <w:left w:val="none" w:sz="0" w:space="0" w:color="auto"/>
        <w:bottom w:val="none" w:sz="0" w:space="0" w:color="auto"/>
        <w:right w:val="none" w:sz="0" w:space="0" w:color="auto"/>
      </w:divBdr>
    </w:div>
    <w:div w:id="1351687378">
      <w:bodyDiv w:val="1"/>
      <w:marLeft w:val="0"/>
      <w:marRight w:val="0"/>
      <w:marTop w:val="0"/>
      <w:marBottom w:val="0"/>
      <w:divBdr>
        <w:top w:val="none" w:sz="0" w:space="0" w:color="auto"/>
        <w:left w:val="none" w:sz="0" w:space="0" w:color="auto"/>
        <w:bottom w:val="none" w:sz="0" w:space="0" w:color="auto"/>
        <w:right w:val="none" w:sz="0" w:space="0" w:color="auto"/>
      </w:divBdr>
    </w:div>
    <w:div w:id="1354065211">
      <w:bodyDiv w:val="1"/>
      <w:marLeft w:val="0"/>
      <w:marRight w:val="0"/>
      <w:marTop w:val="0"/>
      <w:marBottom w:val="0"/>
      <w:divBdr>
        <w:top w:val="none" w:sz="0" w:space="0" w:color="auto"/>
        <w:left w:val="none" w:sz="0" w:space="0" w:color="auto"/>
        <w:bottom w:val="none" w:sz="0" w:space="0" w:color="auto"/>
        <w:right w:val="none" w:sz="0" w:space="0" w:color="auto"/>
      </w:divBdr>
    </w:div>
    <w:div w:id="1354577828">
      <w:bodyDiv w:val="1"/>
      <w:marLeft w:val="0"/>
      <w:marRight w:val="0"/>
      <w:marTop w:val="0"/>
      <w:marBottom w:val="0"/>
      <w:divBdr>
        <w:top w:val="none" w:sz="0" w:space="0" w:color="auto"/>
        <w:left w:val="none" w:sz="0" w:space="0" w:color="auto"/>
        <w:bottom w:val="none" w:sz="0" w:space="0" w:color="auto"/>
        <w:right w:val="none" w:sz="0" w:space="0" w:color="auto"/>
      </w:divBdr>
    </w:div>
    <w:div w:id="1356076424">
      <w:bodyDiv w:val="1"/>
      <w:marLeft w:val="0"/>
      <w:marRight w:val="0"/>
      <w:marTop w:val="0"/>
      <w:marBottom w:val="0"/>
      <w:divBdr>
        <w:top w:val="none" w:sz="0" w:space="0" w:color="auto"/>
        <w:left w:val="none" w:sz="0" w:space="0" w:color="auto"/>
        <w:bottom w:val="none" w:sz="0" w:space="0" w:color="auto"/>
        <w:right w:val="none" w:sz="0" w:space="0" w:color="auto"/>
      </w:divBdr>
    </w:div>
    <w:div w:id="1357195847">
      <w:bodyDiv w:val="1"/>
      <w:marLeft w:val="0"/>
      <w:marRight w:val="0"/>
      <w:marTop w:val="0"/>
      <w:marBottom w:val="0"/>
      <w:divBdr>
        <w:top w:val="none" w:sz="0" w:space="0" w:color="auto"/>
        <w:left w:val="none" w:sz="0" w:space="0" w:color="auto"/>
        <w:bottom w:val="none" w:sz="0" w:space="0" w:color="auto"/>
        <w:right w:val="none" w:sz="0" w:space="0" w:color="auto"/>
      </w:divBdr>
    </w:div>
    <w:div w:id="1357348443">
      <w:bodyDiv w:val="1"/>
      <w:marLeft w:val="0"/>
      <w:marRight w:val="0"/>
      <w:marTop w:val="0"/>
      <w:marBottom w:val="0"/>
      <w:divBdr>
        <w:top w:val="none" w:sz="0" w:space="0" w:color="auto"/>
        <w:left w:val="none" w:sz="0" w:space="0" w:color="auto"/>
        <w:bottom w:val="none" w:sz="0" w:space="0" w:color="auto"/>
        <w:right w:val="none" w:sz="0" w:space="0" w:color="auto"/>
      </w:divBdr>
    </w:div>
    <w:div w:id="1359964726">
      <w:bodyDiv w:val="1"/>
      <w:marLeft w:val="0"/>
      <w:marRight w:val="0"/>
      <w:marTop w:val="0"/>
      <w:marBottom w:val="0"/>
      <w:divBdr>
        <w:top w:val="none" w:sz="0" w:space="0" w:color="auto"/>
        <w:left w:val="none" w:sz="0" w:space="0" w:color="auto"/>
        <w:bottom w:val="none" w:sz="0" w:space="0" w:color="auto"/>
        <w:right w:val="none" w:sz="0" w:space="0" w:color="auto"/>
      </w:divBdr>
    </w:div>
    <w:div w:id="1361542922">
      <w:bodyDiv w:val="1"/>
      <w:marLeft w:val="0"/>
      <w:marRight w:val="0"/>
      <w:marTop w:val="0"/>
      <w:marBottom w:val="0"/>
      <w:divBdr>
        <w:top w:val="none" w:sz="0" w:space="0" w:color="auto"/>
        <w:left w:val="none" w:sz="0" w:space="0" w:color="auto"/>
        <w:bottom w:val="none" w:sz="0" w:space="0" w:color="auto"/>
        <w:right w:val="none" w:sz="0" w:space="0" w:color="auto"/>
      </w:divBdr>
    </w:div>
    <w:div w:id="1361928723">
      <w:bodyDiv w:val="1"/>
      <w:marLeft w:val="0"/>
      <w:marRight w:val="0"/>
      <w:marTop w:val="0"/>
      <w:marBottom w:val="0"/>
      <w:divBdr>
        <w:top w:val="none" w:sz="0" w:space="0" w:color="auto"/>
        <w:left w:val="none" w:sz="0" w:space="0" w:color="auto"/>
        <w:bottom w:val="none" w:sz="0" w:space="0" w:color="auto"/>
        <w:right w:val="none" w:sz="0" w:space="0" w:color="auto"/>
      </w:divBdr>
    </w:div>
    <w:div w:id="1362516604">
      <w:bodyDiv w:val="1"/>
      <w:marLeft w:val="0"/>
      <w:marRight w:val="0"/>
      <w:marTop w:val="0"/>
      <w:marBottom w:val="0"/>
      <w:divBdr>
        <w:top w:val="none" w:sz="0" w:space="0" w:color="auto"/>
        <w:left w:val="none" w:sz="0" w:space="0" w:color="auto"/>
        <w:bottom w:val="none" w:sz="0" w:space="0" w:color="auto"/>
        <w:right w:val="none" w:sz="0" w:space="0" w:color="auto"/>
      </w:divBdr>
    </w:div>
    <w:div w:id="1363361219">
      <w:bodyDiv w:val="1"/>
      <w:marLeft w:val="0"/>
      <w:marRight w:val="0"/>
      <w:marTop w:val="0"/>
      <w:marBottom w:val="0"/>
      <w:divBdr>
        <w:top w:val="none" w:sz="0" w:space="0" w:color="auto"/>
        <w:left w:val="none" w:sz="0" w:space="0" w:color="auto"/>
        <w:bottom w:val="none" w:sz="0" w:space="0" w:color="auto"/>
        <w:right w:val="none" w:sz="0" w:space="0" w:color="auto"/>
      </w:divBdr>
    </w:div>
    <w:div w:id="1364400090">
      <w:bodyDiv w:val="1"/>
      <w:marLeft w:val="0"/>
      <w:marRight w:val="0"/>
      <w:marTop w:val="0"/>
      <w:marBottom w:val="0"/>
      <w:divBdr>
        <w:top w:val="none" w:sz="0" w:space="0" w:color="auto"/>
        <w:left w:val="none" w:sz="0" w:space="0" w:color="auto"/>
        <w:bottom w:val="none" w:sz="0" w:space="0" w:color="auto"/>
        <w:right w:val="none" w:sz="0" w:space="0" w:color="auto"/>
      </w:divBdr>
    </w:div>
    <w:div w:id="1364597248">
      <w:bodyDiv w:val="1"/>
      <w:marLeft w:val="0"/>
      <w:marRight w:val="0"/>
      <w:marTop w:val="0"/>
      <w:marBottom w:val="0"/>
      <w:divBdr>
        <w:top w:val="none" w:sz="0" w:space="0" w:color="auto"/>
        <w:left w:val="none" w:sz="0" w:space="0" w:color="auto"/>
        <w:bottom w:val="none" w:sz="0" w:space="0" w:color="auto"/>
        <w:right w:val="none" w:sz="0" w:space="0" w:color="auto"/>
      </w:divBdr>
    </w:div>
    <w:div w:id="1365130883">
      <w:bodyDiv w:val="1"/>
      <w:marLeft w:val="0"/>
      <w:marRight w:val="0"/>
      <w:marTop w:val="0"/>
      <w:marBottom w:val="0"/>
      <w:divBdr>
        <w:top w:val="none" w:sz="0" w:space="0" w:color="auto"/>
        <w:left w:val="none" w:sz="0" w:space="0" w:color="auto"/>
        <w:bottom w:val="none" w:sz="0" w:space="0" w:color="auto"/>
        <w:right w:val="none" w:sz="0" w:space="0" w:color="auto"/>
      </w:divBdr>
    </w:div>
    <w:div w:id="1365401084">
      <w:bodyDiv w:val="1"/>
      <w:marLeft w:val="0"/>
      <w:marRight w:val="0"/>
      <w:marTop w:val="0"/>
      <w:marBottom w:val="0"/>
      <w:divBdr>
        <w:top w:val="none" w:sz="0" w:space="0" w:color="auto"/>
        <w:left w:val="none" w:sz="0" w:space="0" w:color="auto"/>
        <w:bottom w:val="none" w:sz="0" w:space="0" w:color="auto"/>
        <w:right w:val="none" w:sz="0" w:space="0" w:color="auto"/>
      </w:divBdr>
    </w:div>
    <w:div w:id="1365406241">
      <w:bodyDiv w:val="1"/>
      <w:marLeft w:val="0"/>
      <w:marRight w:val="0"/>
      <w:marTop w:val="0"/>
      <w:marBottom w:val="0"/>
      <w:divBdr>
        <w:top w:val="none" w:sz="0" w:space="0" w:color="auto"/>
        <w:left w:val="none" w:sz="0" w:space="0" w:color="auto"/>
        <w:bottom w:val="none" w:sz="0" w:space="0" w:color="auto"/>
        <w:right w:val="none" w:sz="0" w:space="0" w:color="auto"/>
      </w:divBdr>
    </w:div>
    <w:div w:id="1365517366">
      <w:bodyDiv w:val="1"/>
      <w:marLeft w:val="0"/>
      <w:marRight w:val="0"/>
      <w:marTop w:val="0"/>
      <w:marBottom w:val="0"/>
      <w:divBdr>
        <w:top w:val="none" w:sz="0" w:space="0" w:color="auto"/>
        <w:left w:val="none" w:sz="0" w:space="0" w:color="auto"/>
        <w:bottom w:val="none" w:sz="0" w:space="0" w:color="auto"/>
        <w:right w:val="none" w:sz="0" w:space="0" w:color="auto"/>
      </w:divBdr>
    </w:div>
    <w:div w:id="1366130273">
      <w:bodyDiv w:val="1"/>
      <w:marLeft w:val="0"/>
      <w:marRight w:val="0"/>
      <w:marTop w:val="0"/>
      <w:marBottom w:val="0"/>
      <w:divBdr>
        <w:top w:val="none" w:sz="0" w:space="0" w:color="auto"/>
        <w:left w:val="none" w:sz="0" w:space="0" w:color="auto"/>
        <w:bottom w:val="none" w:sz="0" w:space="0" w:color="auto"/>
        <w:right w:val="none" w:sz="0" w:space="0" w:color="auto"/>
      </w:divBdr>
    </w:div>
    <w:div w:id="1366170885">
      <w:bodyDiv w:val="1"/>
      <w:marLeft w:val="0"/>
      <w:marRight w:val="0"/>
      <w:marTop w:val="0"/>
      <w:marBottom w:val="0"/>
      <w:divBdr>
        <w:top w:val="none" w:sz="0" w:space="0" w:color="auto"/>
        <w:left w:val="none" w:sz="0" w:space="0" w:color="auto"/>
        <w:bottom w:val="none" w:sz="0" w:space="0" w:color="auto"/>
        <w:right w:val="none" w:sz="0" w:space="0" w:color="auto"/>
      </w:divBdr>
    </w:div>
    <w:div w:id="1366171135">
      <w:bodyDiv w:val="1"/>
      <w:marLeft w:val="0"/>
      <w:marRight w:val="0"/>
      <w:marTop w:val="0"/>
      <w:marBottom w:val="0"/>
      <w:divBdr>
        <w:top w:val="none" w:sz="0" w:space="0" w:color="auto"/>
        <w:left w:val="none" w:sz="0" w:space="0" w:color="auto"/>
        <w:bottom w:val="none" w:sz="0" w:space="0" w:color="auto"/>
        <w:right w:val="none" w:sz="0" w:space="0" w:color="auto"/>
      </w:divBdr>
    </w:div>
    <w:div w:id="1366373816">
      <w:bodyDiv w:val="1"/>
      <w:marLeft w:val="0"/>
      <w:marRight w:val="0"/>
      <w:marTop w:val="0"/>
      <w:marBottom w:val="0"/>
      <w:divBdr>
        <w:top w:val="none" w:sz="0" w:space="0" w:color="auto"/>
        <w:left w:val="none" w:sz="0" w:space="0" w:color="auto"/>
        <w:bottom w:val="none" w:sz="0" w:space="0" w:color="auto"/>
        <w:right w:val="none" w:sz="0" w:space="0" w:color="auto"/>
      </w:divBdr>
    </w:div>
    <w:div w:id="1367172864">
      <w:bodyDiv w:val="1"/>
      <w:marLeft w:val="0"/>
      <w:marRight w:val="0"/>
      <w:marTop w:val="0"/>
      <w:marBottom w:val="0"/>
      <w:divBdr>
        <w:top w:val="none" w:sz="0" w:space="0" w:color="auto"/>
        <w:left w:val="none" w:sz="0" w:space="0" w:color="auto"/>
        <w:bottom w:val="none" w:sz="0" w:space="0" w:color="auto"/>
        <w:right w:val="none" w:sz="0" w:space="0" w:color="auto"/>
      </w:divBdr>
    </w:div>
    <w:div w:id="1367213583">
      <w:bodyDiv w:val="1"/>
      <w:marLeft w:val="0"/>
      <w:marRight w:val="0"/>
      <w:marTop w:val="0"/>
      <w:marBottom w:val="0"/>
      <w:divBdr>
        <w:top w:val="none" w:sz="0" w:space="0" w:color="auto"/>
        <w:left w:val="none" w:sz="0" w:space="0" w:color="auto"/>
        <w:bottom w:val="none" w:sz="0" w:space="0" w:color="auto"/>
        <w:right w:val="none" w:sz="0" w:space="0" w:color="auto"/>
      </w:divBdr>
    </w:div>
    <w:div w:id="1367874423">
      <w:bodyDiv w:val="1"/>
      <w:marLeft w:val="0"/>
      <w:marRight w:val="0"/>
      <w:marTop w:val="0"/>
      <w:marBottom w:val="0"/>
      <w:divBdr>
        <w:top w:val="none" w:sz="0" w:space="0" w:color="auto"/>
        <w:left w:val="none" w:sz="0" w:space="0" w:color="auto"/>
        <w:bottom w:val="none" w:sz="0" w:space="0" w:color="auto"/>
        <w:right w:val="none" w:sz="0" w:space="0" w:color="auto"/>
      </w:divBdr>
    </w:div>
    <w:div w:id="1369061662">
      <w:bodyDiv w:val="1"/>
      <w:marLeft w:val="0"/>
      <w:marRight w:val="0"/>
      <w:marTop w:val="0"/>
      <w:marBottom w:val="0"/>
      <w:divBdr>
        <w:top w:val="none" w:sz="0" w:space="0" w:color="auto"/>
        <w:left w:val="none" w:sz="0" w:space="0" w:color="auto"/>
        <w:bottom w:val="none" w:sz="0" w:space="0" w:color="auto"/>
        <w:right w:val="none" w:sz="0" w:space="0" w:color="auto"/>
      </w:divBdr>
    </w:div>
    <w:div w:id="1369140867">
      <w:bodyDiv w:val="1"/>
      <w:marLeft w:val="0"/>
      <w:marRight w:val="0"/>
      <w:marTop w:val="0"/>
      <w:marBottom w:val="0"/>
      <w:divBdr>
        <w:top w:val="none" w:sz="0" w:space="0" w:color="auto"/>
        <w:left w:val="none" w:sz="0" w:space="0" w:color="auto"/>
        <w:bottom w:val="none" w:sz="0" w:space="0" w:color="auto"/>
        <w:right w:val="none" w:sz="0" w:space="0" w:color="auto"/>
      </w:divBdr>
    </w:div>
    <w:div w:id="1370766603">
      <w:bodyDiv w:val="1"/>
      <w:marLeft w:val="0"/>
      <w:marRight w:val="0"/>
      <w:marTop w:val="0"/>
      <w:marBottom w:val="0"/>
      <w:divBdr>
        <w:top w:val="none" w:sz="0" w:space="0" w:color="auto"/>
        <w:left w:val="none" w:sz="0" w:space="0" w:color="auto"/>
        <w:bottom w:val="none" w:sz="0" w:space="0" w:color="auto"/>
        <w:right w:val="none" w:sz="0" w:space="0" w:color="auto"/>
      </w:divBdr>
    </w:div>
    <w:div w:id="1371224069">
      <w:bodyDiv w:val="1"/>
      <w:marLeft w:val="0"/>
      <w:marRight w:val="0"/>
      <w:marTop w:val="0"/>
      <w:marBottom w:val="0"/>
      <w:divBdr>
        <w:top w:val="none" w:sz="0" w:space="0" w:color="auto"/>
        <w:left w:val="none" w:sz="0" w:space="0" w:color="auto"/>
        <w:bottom w:val="none" w:sz="0" w:space="0" w:color="auto"/>
        <w:right w:val="none" w:sz="0" w:space="0" w:color="auto"/>
      </w:divBdr>
    </w:div>
    <w:div w:id="1371343289">
      <w:bodyDiv w:val="1"/>
      <w:marLeft w:val="0"/>
      <w:marRight w:val="0"/>
      <w:marTop w:val="0"/>
      <w:marBottom w:val="0"/>
      <w:divBdr>
        <w:top w:val="none" w:sz="0" w:space="0" w:color="auto"/>
        <w:left w:val="none" w:sz="0" w:space="0" w:color="auto"/>
        <w:bottom w:val="none" w:sz="0" w:space="0" w:color="auto"/>
        <w:right w:val="none" w:sz="0" w:space="0" w:color="auto"/>
      </w:divBdr>
    </w:div>
    <w:div w:id="1371568962">
      <w:bodyDiv w:val="1"/>
      <w:marLeft w:val="0"/>
      <w:marRight w:val="0"/>
      <w:marTop w:val="0"/>
      <w:marBottom w:val="0"/>
      <w:divBdr>
        <w:top w:val="none" w:sz="0" w:space="0" w:color="auto"/>
        <w:left w:val="none" w:sz="0" w:space="0" w:color="auto"/>
        <w:bottom w:val="none" w:sz="0" w:space="0" w:color="auto"/>
        <w:right w:val="none" w:sz="0" w:space="0" w:color="auto"/>
      </w:divBdr>
    </w:div>
    <w:div w:id="1371688432">
      <w:bodyDiv w:val="1"/>
      <w:marLeft w:val="0"/>
      <w:marRight w:val="0"/>
      <w:marTop w:val="0"/>
      <w:marBottom w:val="0"/>
      <w:divBdr>
        <w:top w:val="none" w:sz="0" w:space="0" w:color="auto"/>
        <w:left w:val="none" w:sz="0" w:space="0" w:color="auto"/>
        <w:bottom w:val="none" w:sz="0" w:space="0" w:color="auto"/>
        <w:right w:val="none" w:sz="0" w:space="0" w:color="auto"/>
      </w:divBdr>
    </w:div>
    <w:div w:id="1372728756">
      <w:bodyDiv w:val="1"/>
      <w:marLeft w:val="0"/>
      <w:marRight w:val="0"/>
      <w:marTop w:val="0"/>
      <w:marBottom w:val="0"/>
      <w:divBdr>
        <w:top w:val="none" w:sz="0" w:space="0" w:color="auto"/>
        <w:left w:val="none" w:sz="0" w:space="0" w:color="auto"/>
        <w:bottom w:val="none" w:sz="0" w:space="0" w:color="auto"/>
        <w:right w:val="none" w:sz="0" w:space="0" w:color="auto"/>
      </w:divBdr>
    </w:div>
    <w:div w:id="1373268989">
      <w:bodyDiv w:val="1"/>
      <w:marLeft w:val="0"/>
      <w:marRight w:val="0"/>
      <w:marTop w:val="0"/>
      <w:marBottom w:val="0"/>
      <w:divBdr>
        <w:top w:val="none" w:sz="0" w:space="0" w:color="auto"/>
        <w:left w:val="none" w:sz="0" w:space="0" w:color="auto"/>
        <w:bottom w:val="none" w:sz="0" w:space="0" w:color="auto"/>
        <w:right w:val="none" w:sz="0" w:space="0" w:color="auto"/>
      </w:divBdr>
    </w:div>
    <w:div w:id="1373383565">
      <w:bodyDiv w:val="1"/>
      <w:marLeft w:val="0"/>
      <w:marRight w:val="0"/>
      <w:marTop w:val="0"/>
      <w:marBottom w:val="0"/>
      <w:divBdr>
        <w:top w:val="none" w:sz="0" w:space="0" w:color="auto"/>
        <w:left w:val="none" w:sz="0" w:space="0" w:color="auto"/>
        <w:bottom w:val="none" w:sz="0" w:space="0" w:color="auto"/>
        <w:right w:val="none" w:sz="0" w:space="0" w:color="auto"/>
      </w:divBdr>
    </w:div>
    <w:div w:id="1374428523">
      <w:bodyDiv w:val="1"/>
      <w:marLeft w:val="0"/>
      <w:marRight w:val="0"/>
      <w:marTop w:val="0"/>
      <w:marBottom w:val="0"/>
      <w:divBdr>
        <w:top w:val="none" w:sz="0" w:space="0" w:color="auto"/>
        <w:left w:val="none" w:sz="0" w:space="0" w:color="auto"/>
        <w:bottom w:val="none" w:sz="0" w:space="0" w:color="auto"/>
        <w:right w:val="none" w:sz="0" w:space="0" w:color="auto"/>
      </w:divBdr>
    </w:div>
    <w:div w:id="1374883335">
      <w:bodyDiv w:val="1"/>
      <w:marLeft w:val="0"/>
      <w:marRight w:val="0"/>
      <w:marTop w:val="0"/>
      <w:marBottom w:val="0"/>
      <w:divBdr>
        <w:top w:val="none" w:sz="0" w:space="0" w:color="auto"/>
        <w:left w:val="none" w:sz="0" w:space="0" w:color="auto"/>
        <w:bottom w:val="none" w:sz="0" w:space="0" w:color="auto"/>
        <w:right w:val="none" w:sz="0" w:space="0" w:color="auto"/>
      </w:divBdr>
    </w:div>
    <w:div w:id="1376193164">
      <w:bodyDiv w:val="1"/>
      <w:marLeft w:val="0"/>
      <w:marRight w:val="0"/>
      <w:marTop w:val="0"/>
      <w:marBottom w:val="0"/>
      <w:divBdr>
        <w:top w:val="none" w:sz="0" w:space="0" w:color="auto"/>
        <w:left w:val="none" w:sz="0" w:space="0" w:color="auto"/>
        <w:bottom w:val="none" w:sz="0" w:space="0" w:color="auto"/>
        <w:right w:val="none" w:sz="0" w:space="0" w:color="auto"/>
      </w:divBdr>
    </w:div>
    <w:div w:id="1376737996">
      <w:bodyDiv w:val="1"/>
      <w:marLeft w:val="0"/>
      <w:marRight w:val="0"/>
      <w:marTop w:val="0"/>
      <w:marBottom w:val="0"/>
      <w:divBdr>
        <w:top w:val="none" w:sz="0" w:space="0" w:color="auto"/>
        <w:left w:val="none" w:sz="0" w:space="0" w:color="auto"/>
        <w:bottom w:val="none" w:sz="0" w:space="0" w:color="auto"/>
        <w:right w:val="none" w:sz="0" w:space="0" w:color="auto"/>
      </w:divBdr>
    </w:div>
    <w:div w:id="1377508383">
      <w:bodyDiv w:val="1"/>
      <w:marLeft w:val="0"/>
      <w:marRight w:val="0"/>
      <w:marTop w:val="0"/>
      <w:marBottom w:val="0"/>
      <w:divBdr>
        <w:top w:val="none" w:sz="0" w:space="0" w:color="auto"/>
        <w:left w:val="none" w:sz="0" w:space="0" w:color="auto"/>
        <w:bottom w:val="none" w:sz="0" w:space="0" w:color="auto"/>
        <w:right w:val="none" w:sz="0" w:space="0" w:color="auto"/>
      </w:divBdr>
    </w:div>
    <w:div w:id="1378310608">
      <w:bodyDiv w:val="1"/>
      <w:marLeft w:val="0"/>
      <w:marRight w:val="0"/>
      <w:marTop w:val="0"/>
      <w:marBottom w:val="0"/>
      <w:divBdr>
        <w:top w:val="none" w:sz="0" w:space="0" w:color="auto"/>
        <w:left w:val="none" w:sz="0" w:space="0" w:color="auto"/>
        <w:bottom w:val="none" w:sz="0" w:space="0" w:color="auto"/>
        <w:right w:val="none" w:sz="0" w:space="0" w:color="auto"/>
      </w:divBdr>
    </w:div>
    <w:div w:id="1378823811">
      <w:bodyDiv w:val="1"/>
      <w:marLeft w:val="0"/>
      <w:marRight w:val="0"/>
      <w:marTop w:val="0"/>
      <w:marBottom w:val="0"/>
      <w:divBdr>
        <w:top w:val="none" w:sz="0" w:space="0" w:color="auto"/>
        <w:left w:val="none" w:sz="0" w:space="0" w:color="auto"/>
        <w:bottom w:val="none" w:sz="0" w:space="0" w:color="auto"/>
        <w:right w:val="none" w:sz="0" w:space="0" w:color="auto"/>
      </w:divBdr>
    </w:div>
    <w:div w:id="1380865016">
      <w:bodyDiv w:val="1"/>
      <w:marLeft w:val="0"/>
      <w:marRight w:val="0"/>
      <w:marTop w:val="0"/>
      <w:marBottom w:val="0"/>
      <w:divBdr>
        <w:top w:val="none" w:sz="0" w:space="0" w:color="auto"/>
        <w:left w:val="none" w:sz="0" w:space="0" w:color="auto"/>
        <w:bottom w:val="none" w:sz="0" w:space="0" w:color="auto"/>
        <w:right w:val="none" w:sz="0" w:space="0" w:color="auto"/>
      </w:divBdr>
    </w:div>
    <w:div w:id="1380934442">
      <w:bodyDiv w:val="1"/>
      <w:marLeft w:val="0"/>
      <w:marRight w:val="0"/>
      <w:marTop w:val="0"/>
      <w:marBottom w:val="0"/>
      <w:divBdr>
        <w:top w:val="none" w:sz="0" w:space="0" w:color="auto"/>
        <w:left w:val="none" w:sz="0" w:space="0" w:color="auto"/>
        <w:bottom w:val="none" w:sz="0" w:space="0" w:color="auto"/>
        <w:right w:val="none" w:sz="0" w:space="0" w:color="auto"/>
      </w:divBdr>
    </w:div>
    <w:div w:id="1381324239">
      <w:bodyDiv w:val="1"/>
      <w:marLeft w:val="0"/>
      <w:marRight w:val="0"/>
      <w:marTop w:val="0"/>
      <w:marBottom w:val="0"/>
      <w:divBdr>
        <w:top w:val="none" w:sz="0" w:space="0" w:color="auto"/>
        <w:left w:val="none" w:sz="0" w:space="0" w:color="auto"/>
        <w:bottom w:val="none" w:sz="0" w:space="0" w:color="auto"/>
        <w:right w:val="none" w:sz="0" w:space="0" w:color="auto"/>
      </w:divBdr>
    </w:div>
    <w:div w:id="1381442620">
      <w:bodyDiv w:val="1"/>
      <w:marLeft w:val="0"/>
      <w:marRight w:val="0"/>
      <w:marTop w:val="0"/>
      <w:marBottom w:val="0"/>
      <w:divBdr>
        <w:top w:val="none" w:sz="0" w:space="0" w:color="auto"/>
        <w:left w:val="none" w:sz="0" w:space="0" w:color="auto"/>
        <w:bottom w:val="none" w:sz="0" w:space="0" w:color="auto"/>
        <w:right w:val="none" w:sz="0" w:space="0" w:color="auto"/>
      </w:divBdr>
    </w:div>
    <w:div w:id="1382828012">
      <w:bodyDiv w:val="1"/>
      <w:marLeft w:val="0"/>
      <w:marRight w:val="0"/>
      <w:marTop w:val="0"/>
      <w:marBottom w:val="0"/>
      <w:divBdr>
        <w:top w:val="none" w:sz="0" w:space="0" w:color="auto"/>
        <w:left w:val="none" w:sz="0" w:space="0" w:color="auto"/>
        <w:bottom w:val="none" w:sz="0" w:space="0" w:color="auto"/>
        <w:right w:val="none" w:sz="0" w:space="0" w:color="auto"/>
      </w:divBdr>
    </w:div>
    <w:div w:id="1385711876">
      <w:bodyDiv w:val="1"/>
      <w:marLeft w:val="0"/>
      <w:marRight w:val="0"/>
      <w:marTop w:val="0"/>
      <w:marBottom w:val="0"/>
      <w:divBdr>
        <w:top w:val="none" w:sz="0" w:space="0" w:color="auto"/>
        <w:left w:val="none" w:sz="0" w:space="0" w:color="auto"/>
        <w:bottom w:val="none" w:sz="0" w:space="0" w:color="auto"/>
        <w:right w:val="none" w:sz="0" w:space="0" w:color="auto"/>
      </w:divBdr>
    </w:div>
    <w:div w:id="1386368456">
      <w:bodyDiv w:val="1"/>
      <w:marLeft w:val="0"/>
      <w:marRight w:val="0"/>
      <w:marTop w:val="0"/>
      <w:marBottom w:val="0"/>
      <w:divBdr>
        <w:top w:val="none" w:sz="0" w:space="0" w:color="auto"/>
        <w:left w:val="none" w:sz="0" w:space="0" w:color="auto"/>
        <w:bottom w:val="none" w:sz="0" w:space="0" w:color="auto"/>
        <w:right w:val="none" w:sz="0" w:space="0" w:color="auto"/>
      </w:divBdr>
    </w:div>
    <w:div w:id="1387529974">
      <w:bodyDiv w:val="1"/>
      <w:marLeft w:val="0"/>
      <w:marRight w:val="0"/>
      <w:marTop w:val="0"/>
      <w:marBottom w:val="0"/>
      <w:divBdr>
        <w:top w:val="none" w:sz="0" w:space="0" w:color="auto"/>
        <w:left w:val="none" w:sz="0" w:space="0" w:color="auto"/>
        <w:bottom w:val="none" w:sz="0" w:space="0" w:color="auto"/>
        <w:right w:val="none" w:sz="0" w:space="0" w:color="auto"/>
      </w:divBdr>
    </w:div>
    <w:div w:id="1387534424">
      <w:bodyDiv w:val="1"/>
      <w:marLeft w:val="0"/>
      <w:marRight w:val="0"/>
      <w:marTop w:val="0"/>
      <w:marBottom w:val="0"/>
      <w:divBdr>
        <w:top w:val="none" w:sz="0" w:space="0" w:color="auto"/>
        <w:left w:val="none" w:sz="0" w:space="0" w:color="auto"/>
        <w:bottom w:val="none" w:sz="0" w:space="0" w:color="auto"/>
        <w:right w:val="none" w:sz="0" w:space="0" w:color="auto"/>
      </w:divBdr>
    </w:div>
    <w:div w:id="1389256501">
      <w:bodyDiv w:val="1"/>
      <w:marLeft w:val="0"/>
      <w:marRight w:val="0"/>
      <w:marTop w:val="0"/>
      <w:marBottom w:val="0"/>
      <w:divBdr>
        <w:top w:val="none" w:sz="0" w:space="0" w:color="auto"/>
        <w:left w:val="none" w:sz="0" w:space="0" w:color="auto"/>
        <w:bottom w:val="none" w:sz="0" w:space="0" w:color="auto"/>
        <w:right w:val="none" w:sz="0" w:space="0" w:color="auto"/>
      </w:divBdr>
    </w:div>
    <w:div w:id="1389764878">
      <w:bodyDiv w:val="1"/>
      <w:marLeft w:val="0"/>
      <w:marRight w:val="0"/>
      <w:marTop w:val="0"/>
      <w:marBottom w:val="0"/>
      <w:divBdr>
        <w:top w:val="none" w:sz="0" w:space="0" w:color="auto"/>
        <w:left w:val="none" w:sz="0" w:space="0" w:color="auto"/>
        <w:bottom w:val="none" w:sz="0" w:space="0" w:color="auto"/>
        <w:right w:val="none" w:sz="0" w:space="0" w:color="auto"/>
      </w:divBdr>
    </w:div>
    <w:div w:id="1390374058">
      <w:bodyDiv w:val="1"/>
      <w:marLeft w:val="0"/>
      <w:marRight w:val="0"/>
      <w:marTop w:val="0"/>
      <w:marBottom w:val="0"/>
      <w:divBdr>
        <w:top w:val="none" w:sz="0" w:space="0" w:color="auto"/>
        <w:left w:val="none" w:sz="0" w:space="0" w:color="auto"/>
        <w:bottom w:val="none" w:sz="0" w:space="0" w:color="auto"/>
        <w:right w:val="none" w:sz="0" w:space="0" w:color="auto"/>
      </w:divBdr>
    </w:div>
    <w:div w:id="1392535239">
      <w:bodyDiv w:val="1"/>
      <w:marLeft w:val="0"/>
      <w:marRight w:val="0"/>
      <w:marTop w:val="0"/>
      <w:marBottom w:val="0"/>
      <w:divBdr>
        <w:top w:val="none" w:sz="0" w:space="0" w:color="auto"/>
        <w:left w:val="none" w:sz="0" w:space="0" w:color="auto"/>
        <w:bottom w:val="none" w:sz="0" w:space="0" w:color="auto"/>
        <w:right w:val="none" w:sz="0" w:space="0" w:color="auto"/>
      </w:divBdr>
    </w:div>
    <w:div w:id="1393116772">
      <w:bodyDiv w:val="1"/>
      <w:marLeft w:val="0"/>
      <w:marRight w:val="0"/>
      <w:marTop w:val="0"/>
      <w:marBottom w:val="0"/>
      <w:divBdr>
        <w:top w:val="none" w:sz="0" w:space="0" w:color="auto"/>
        <w:left w:val="none" w:sz="0" w:space="0" w:color="auto"/>
        <w:bottom w:val="none" w:sz="0" w:space="0" w:color="auto"/>
        <w:right w:val="none" w:sz="0" w:space="0" w:color="auto"/>
      </w:divBdr>
    </w:div>
    <w:div w:id="1394348235">
      <w:bodyDiv w:val="1"/>
      <w:marLeft w:val="0"/>
      <w:marRight w:val="0"/>
      <w:marTop w:val="0"/>
      <w:marBottom w:val="0"/>
      <w:divBdr>
        <w:top w:val="none" w:sz="0" w:space="0" w:color="auto"/>
        <w:left w:val="none" w:sz="0" w:space="0" w:color="auto"/>
        <w:bottom w:val="none" w:sz="0" w:space="0" w:color="auto"/>
        <w:right w:val="none" w:sz="0" w:space="0" w:color="auto"/>
      </w:divBdr>
    </w:div>
    <w:div w:id="1394505369">
      <w:bodyDiv w:val="1"/>
      <w:marLeft w:val="0"/>
      <w:marRight w:val="0"/>
      <w:marTop w:val="0"/>
      <w:marBottom w:val="0"/>
      <w:divBdr>
        <w:top w:val="none" w:sz="0" w:space="0" w:color="auto"/>
        <w:left w:val="none" w:sz="0" w:space="0" w:color="auto"/>
        <w:bottom w:val="none" w:sz="0" w:space="0" w:color="auto"/>
        <w:right w:val="none" w:sz="0" w:space="0" w:color="auto"/>
      </w:divBdr>
    </w:div>
    <w:div w:id="1394550413">
      <w:bodyDiv w:val="1"/>
      <w:marLeft w:val="0"/>
      <w:marRight w:val="0"/>
      <w:marTop w:val="0"/>
      <w:marBottom w:val="0"/>
      <w:divBdr>
        <w:top w:val="none" w:sz="0" w:space="0" w:color="auto"/>
        <w:left w:val="none" w:sz="0" w:space="0" w:color="auto"/>
        <w:bottom w:val="none" w:sz="0" w:space="0" w:color="auto"/>
        <w:right w:val="none" w:sz="0" w:space="0" w:color="auto"/>
      </w:divBdr>
    </w:div>
    <w:div w:id="1395077983">
      <w:bodyDiv w:val="1"/>
      <w:marLeft w:val="0"/>
      <w:marRight w:val="0"/>
      <w:marTop w:val="0"/>
      <w:marBottom w:val="0"/>
      <w:divBdr>
        <w:top w:val="none" w:sz="0" w:space="0" w:color="auto"/>
        <w:left w:val="none" w:sz="0" w:space="0" w:color="auto"/>
        <w:bottom w:val="none" w:sz="0" w:space="0" w:color="auto"/>
        <w:right w:val="none" w:sz="0" w:space="0" w:color="auto"/>
      </w:divBdr>
    </w:div>
    <w:div w:id="1395083353">
      <w:bodyDiv w:val="1"/>
      <w:marLeft w:val="0"/>
      <w:marRight w:val="0"/>
      <w:marTop w:val="0"/>
      <w:marBottom w:val="0"/>
      <w:divBdr>
        <w:top w:val="none" w:sz="0" w:space="0" w:color="auto"/>
        <w:left w:val="none" w:sz="0" w:space="0" w:color="auto"/>
        <w:bottom w:val="none" w:sz="0" w:space="0" w:color="auto"/>
        <w:right w:val="none" w:sz="0" w:space="0" w:color="auto"/>
      </w:divBdr>
    </w:div>
    <w:div w:id="1395545427">
      <w:bodyDiv w:val="1"/>
      <w:marLeft w:val="0"/>
      <w:marRight w:val="0"/>
      <w:marTop w:val="0"/>
      <w:marBottom w:val="0"/>
      <w:divBdr>
        <w:top w:val="none" w:sz="0" w:space="0" w:color="auto"/>
        <w:left w:val="none" w:sz="0" w:space="0" w:color="auto"/>
        <w:bottom w:val="none" w:sz="0" w:space="0" w:color="auto"/>
        <w:right w:val="none" w:sz="0" w:space="0" w:color="auto"/>
      </w:divBdr>
    </w:div>
    <w:div w:id="1395618813">
      <w:bodyDiv w:val="1"/>
      <w:marLeft w:val="0"/>
      <w:marRight w:val="0"/>
      <w:marTop w:val="0"/>
      <w:marBottom w:val="0"/>
      <w:divBdr>
        <w:top w:val="none" w:sz="0" w:space="0" w:color="auto"/>
        <w:left w:val="none" w:sz="0" w:space="0" w:color="auto"/>
        <w:bottom w:val="none" w:sz="0" w:space="0" w:color="auto"/>
        <w:right w:val="none" w:sz="0" w:space="0" w:color="auto"/>
      </w:divBdr>
    </w:div>
    <w:div w:id="1396585913">
      <w:bodyDiv w:val="1"/>
      <w:marLeft w:val="0"/>
      <w:marRight w:val="0"/>
      <w:marTop w:val="0"/>
      <w:marBottom w:val="0"/>
      <w:divBdr>
        <w:top w:val="none" w:sz="0" w:space="0" w:color="auto"/>
        <w:left w:val="none" w:sz="0" w:space="0" w:color="auto"/>
        <w:bottom w:val="none" w:sz="0" w:space="0" w:color="auto"/>
        <w:right w:val="none" w:sz="0" w:space="0" w:color="auto"/>
      </w:divBdr>
    </w:div>
    <w:div w:id="1398940783">
      <w:bodyDiv w:val="1"/>
      <w:marLeft w:val="0"/>
      <w:marRight w:val="0"/>
      <w:marTop w:val="0"/>
      <w:marBottom w:val="0"/>
      <w:divBdr>
        <w:top w:val="none" w:sz="0" w:space="0" w:color="auto"/>
        <w:left w:val="none" w:sz="0" w:space="0" w:color="auto"/>
        <w:bottom w:val="none" w:sz="0" w:space="0" w:color="auto"/>
        <w:right w:val="none" w:sz="0" w:space="0" w:color="auto"/>
      </w:divBdr>
    </w:div>
    <w:div w:id="1399474994">
      <w:bodyDiv w:val="1"/>
      <w:marLeft w:val="0"/>
      <w:marRight w:val="0"/>
      <w:marTop w:val="0"/>
      <w:marBottom w:val="0"/>
      <w:divBdr>
        <w:top w:val="none" w:sz="0" w:space="0" w:color="auto"/>
        <w:left w:val="none" w:sz="0" w:space="0" w:color="auto"/>
        <w:bottom w:val="none" w:sz="0" w:space="0" w:color="auto"/>
        <w:right w:val="none" w:sz="0" w:space="0" w:color="auto"/>
      </w:divBdr>
    </w:div>
    <w:div w:id="1399786547">
      <w:bodyDiv w:val="1"/>
      <w:marLeft w:val="0"/>
      <w:marRight w:val="0"/>
      <w:marTop w:val="0"/>
      <w:marBottom w:val="0"/>
      <w:divBdr>
        <w:top w:val="none" w:sz="0" w:space="0" w:color="auto"/>
        <w:left w:val="none" w:sz="0" w:space="0" w:color="auto"/>
        <w:bottom w:val="none" w:sz="0" w:space="0" w:color="auto"/>
        <w:right w:val="none" w:sz="0" w:space="0" w:color="auto"/>
      </w:divBdr>
    </w:div>
    <w:div w:id="1400205753">
      <w:bodyDiv w:val="1"/>
      <w:marLeft w:val="0"/>
      <w:marRight w:val="0"/>
      <w:marTop w:val="0"/>
      <w:marBottom w:val="0"/>
      <w:divBdr>
        <w:top w:val="none" w:sz="0" w:space="0" w:color="auto"/>
        <w:left w:val="none" w:sz="0" w:space="0" w:color="auto"/>
        <w:bottom w:val="none" w:sz="0" w:space="0" w:color="auto"/>
        <w:right w:val="none" w:sz="0" w:space="0" w:color="auto"/>
      </w:divBdr>
    </w:div>
    <w:div w:id="1400518185">
      <w:bodyDiv w:val="1"/>
      <w:marLeft w:val="0"/>
      <w:marRight w:val="0"/>
      <w:marTop w:val="0"/>
      <w:marBottom w:val="0"/>
      <w:divBdr>
        <w:top w:val="none" w:sz="0" w:space="0" w:color="auto"/>
        <w:left w:val="none" w:sz="0" w:space="0" w:color="auto"/>
        <w:bottom w:val="none" w:sz="0" w:space="0" w:color="auto"/>
        <w:right w:val="none" w:sz="0" w:space="0" w:color="auto"/>
      </w:divBdr>
    </w:div>
    <w:div w:id="1401828618">
      <w:bodyDiv w:val="1"/>
      <w:marLeft w:val="0"/>
      <w:marRight w:val="0"/>
      <w:marTop w:val="0"/>
      <w:marBottom w:val="0"/>
      <w:divBdr>
        <w:top w:val="none" w:sz="0" w:space="0" w:color="auto"/>
        <w:left w:val="none" w:sz="0" w:space="0" w:color="auto"/>
        <w:bottom w:val="none" w:sz="0" w:space="0" w:color="auto"/>
        <w:right w:val="none" w:sz="0" w:space="0" w:color="auto"/>
      </w:divBdr>
    </w:div>
    <w:div w:id="1402023124">
      <w:bodyDiv w:val="1"/>
      <w:marLeft w:val="0"/>
      <w:marRight w:val="0"/>
      <w:marTop w:val="0"/>
      <w:marBottom w:val="0"/>
      <w:divBdr>
        <w:top w:val="none" w:sz="0" w:space="0" w:color="auto"/>
        <w:left w:val="none" w:sz="0" w:space="0" w:color="auto"/>
        <w:bottom w:val="none" w:sz="0" w:space="0" w:color="auto"/>
        <w:right w:val="none" w:sz="0" w:space="0" w:color="auto"/>
      </w:divBdr>
    </w:div>
    <w:div w:id="1402025000">
      <w:bodyDiv w:val="1"/>
      <w:marLeft w:val="0"/>
      <w:marRight w:val="0"/>
      <w:marTop w:val="0"/>
      <w:marBottom w:val="0"/>
      <w:divBdr>
        <w:top w:val="none" w:sz="0" w:space="0" w:color="auto"/>
        <w:left w:val="none" w:sz="0" w:space="0" w:color="auto"/>
        <w:bottom w:val="none" w:sz="0" w:space="0" w:color="auto"/>
        <w:right w:val="none" w:sz="0" w:space="0" w:color="auto"/>
      </w:divBdr>
    </w:div>
    <w:div w:id="1402173213">
      <w:bodyDiv w:val="1"/>
      <w:marLeft w:val="0"/>
      <w:marRight w:val="0"/>
      <w:marTop w:val="0"/>
      <w:marBottom w:val="0"/>
      <w:divBdr>
        <w:top w:val="none" w:sz="0" w:space="0" w:color="auto"/>
        <w:left w:val="none" w:sz="0" w:space="0" w:color="auto"/>
        <w:bottom w:val="none" w:sz="0" w:space="0" w:color="auto"/>
        <w:right w:val="none" w:sz="0" w:space="0" w:color="auto"/>
      </w:divBdr>
    </w:div>
    <w:div w:id="1402941203">
      <w:bodyDiv w:val="1"/>
      <w:marLeft w:val="0"/>
      <w:marRight w:val="0"/>
      <w:marTop w:val="0"/>
      <w:marBottom w:val="0"/>
      <w:divBdr>
        <w:top w:val="none" w:sz="0" w:space="0" w:color="auto"/>
        <w:left w:val="none" w:sz="0" w:space="0" w:color="auto"/>
        <w:bottom w:val="none" w:sz="0" w:space="0" w:color="auto"/>
        <w:right w:val="none" w:sz="0" w:space="0" w:color="auto"/>
      </w:divBdr>
    </w:div>
    <w:div w:id="1402950286">
      <w:bodyDiv w:val="1"/>
      <w:marLeft w:val="0"/>
      <w:marRight w:val="0"/>
      <w:marTop w:val="0"/>
      <w:marBottom w:val="0"/>
      <w:divBdr>
        <w:top w:val="none" w:sz="0" w:space="0" w:color="auto"/>
        <w:left w:val="none" w:sz="0" w:space="0" w:color="auto"/>
        <w:bottom w:val="none" w:sz="0" w:space="0" w:color="auto"/>
        <w:right w:val="none" w:sz="0" w:space="0" w:color="auto"/>
      </w:divBdr>
    </w:div>
    <w:div w:id="1403603045">
      <w:bodyDiv w:val="1"/>
      <w:marLeft w:val="0"/>
      <w:marRight w:val="0"/>
      <w:marTop w:val="0"/>
      <w:marBottom w:val="0"/>
      <w:divBdr>
        <w:top w:val="none" w:sz="0" w:space="0" w:color="auto"/>
        <w:left w:val="none" w:sz="0" w:space="0" w:color="auto"/>
        <w:bottom w:val="none" w:sz="0" w:space="0" w:color="auto"/>
        <w:right w:val="none" w:sz="0" w:space="0" w:color="auto"/>
      </w:divBdr>
    </w:div>
    <w:div w:id="1404450784">
      <w:bodyDiv w:val="1"/>
      <w:marLeft w:val="0"/>
      <w:marRight w:val="0"/>
      <w:marTop w:val="0"/>
      <w:marBottom w:val="0"/>
      <w:divBdr>
        <w:top w:val="none" w:sz="0" w:space="0" w:color="auto"/>
        <w:left w:val="none" w:sz="0" w:space="0" w:color="auto"/>
        <w:bottom w:val="none" w:sz="0" w:space="0" w:color="auto"/>
        <w:right w:val="none" w:sz="0" w:space="0" w:color="auto"/>
      </w:divBdr>
    </w:div>
    <w:div w:id="1405685477">
      <w:bodyDiv w:val="1"/>
      <w:marLeft w:val="0"/>
      <w:marRight w:val="0"/>
      <w:marTop w:val="0"/>
      <w:marBottom w:val="0"/>
      <w:divBdr>
        <w:top w:val="none" w:sz="0" w:space="0" w:color="auto"/>
        <w:left w:val="none" w:sz="0" w:space="0" w:color="auto"/>
        <w:bottom w:val="none" w:sz="0" w:space="0" w:color="auto"/>
        <w:right w:val="none" w:sz="0" w:space="0" w:color="auto"/>
      </w:divBdr>
    </w:div>
    <w:div w:id="1407727205">
      <w:bodyDiv w:val="1"/>
      <w:marLeft w:val="0"/>
      <w:marRight w:val="0"/>
      <w:marTop w:val="0"/>
      <w:marBottom w:val="0"/>
      <w:divBdr>
        <w:top w:val="none" w:sz="0" w:space="0" w:color="auto"/>
        <w:left w:val="none" w:sz="0" w:space="0" w:color="auto"/>
        <w:bottom w:val="none" w:sz="0" w:space="0" w:color="auto"/>
        <w:right w:val="none" w:sz="0" w:space="0" w:color="auto"/>
      </w:divBdr>
    </w:div>
    <w:div w:id="1409108515">
      <w:bodyDiv w:val="1"/>
      <w:marLeft w:val="0"/>
      <w:marRight w:val="0"/>
      <w:marTop w:val="0"/>
      <w:marBottom w:val="0"/>
      <w:divBdr>
        <w:top w:val="none" w:sz="0" w:space="0" w:color="auto"/>
        <w:left w:val="none" w:sz="0" w:space="0" w:color="auto"/>
        <w:bottom w:val="none" w:sz="0" w:space="0" w:color="auto"/>
        <w:right w:val="none" w:sz="0" w:space="0" w:color="auto"/>
      </w:divBdr>
    </w:div>
    <w:div w:id="1409114732">
      <w:bodyDiv w:val="1"/>
      <w:marLeft w:val="0"/>
      <w:marRight w:val="0"/>
      <w:marTop w:val="0"/>
      <w:marBottom w:val="0"/>
      <w:divBdr>
        <w:top w:val="none" w:sz="0" w:space="0" w:color="auto"/>
        <w:left w:val="none" w:sz="0" w:space="0" w:color="auto"/>
        <w:bottom w:val="none" w:sz="0" w:space="0" w:color="auto"/>
        <w:right w:val="none" w:sz="0" w:space="0" w:color="auto"/>
      </w:divBdr>
    </w:div>
    <w:div w:id="1410496268">
      <w:bodyDiv w:val="1"/>
      <w:marLeft w:val="0"/>
      <w:marRight w:val="0"/>
      <w:marTop w:val="0"/>
      <w:marBottom w:val="0"/>
      <w:divBdr>
        <w:top w:val="none" w:sz="0" w:space="0" w:color="auto"/>
        <w:left w:val="none" w:sz="0" w:space="0" w:color="auto"/>
        <w:bottom w:val="none" w:sz="0" w:space="0" w:color="auto"/>
        <w:right w:val="none" w:sz="0" w:space="0" w:color="auto"/>
      </w:divBdr>
    </w:div>
    <w:div w:id="1411152379">
      <w:bodyDiv w:val="1"/>
      <w:marLeft w:val="0"/>
      <w:marRight w:val="0"/>
      <w:marTop w:val="0"/>
      <w:marBottom w:val="0"/>
      <w:divBdr>
        <w:top w:val="none" w:sz="0" w:space="0" w:color="auto"/>
        <w:left w:val="none" w:sz="0" w:space="0" w:color="auto"/>
        <w:bottom w:val="none" w:sz="0" w:space="0" w:color="auto"/>
        <w:right w:val="none" w:sz="0" w:space="0" w:color="auto"/>
      </w:divBdr>
    </w:div>
    <w:div w:id="1411928266">
      <w:bodyDiv w:val="1"/>
      <w:marLeft w:val="0"/>
      <w:marRight w:val="0"/>
      <w:marTop w:val="0"/>
      <w:marBottom w:val="0"/>
      <w:divBdr>
        <w:top w:val="none" w:sz="0" w:space="0" w:color="auto"/>
        <w:left w:val="none" w:sz="0" w:space="0" w:color="auto"/>
        <w:bottom w:val="none" w:sz="0" w:space="0" w:color="auto"/>
        <w:right w:val="none" w:sz="0" w:space="0" w:color="auto"/>
      </w:divBdr>
    </w:div>
    <w:div w:id="1412191884">
      <w:bodyDiv w:val="1"/>
      <w:marLeft w:val="0"/>
      <w:marRight w:val="0"/>
      <w:marTop w:val="0"/>
      <w:marBottom w:val="0"/>
      <w:divBdr>
        <w:top w:val="none" w:sz="0" w:space="0" w:color="auto"/>
        <w:left w:val="none" w:sz="0" w:space="0" w:color="auto"/>
        <w:bottom w:val="none" w:sz="0" w:space="0" w:color="auto"/>
        <w:right w:val="none" w:sz="0" w:space="0" w:color="auto"/>
      </w:divBdr>
    </w:div>
    <w:div w:id="1412701901">
      <w:bodyDiv w:val="1"/>
      <w:marLeft w:val="0"/>
      <w:marRight w:val="0"/>
      <w:marTop w:val="0"/>
      <w:marBottom w:val="0"/>
      <w:divBdr>
        <w:top w:val="none" w:sz="0" w:space="0" w:color="auto"/>
        <w:left w:val="none" w:sz="0" w:space="0" w:color="auto"/>
        <w:bottom w:val="none" w:sz="0" w:space="0" w:color="auto"/>
        <w:right w:val="none" w:sz="0" w:space="0" w:color="auto"/>
      </w:divBdr>
    </w:div>
    <w:div w:id="1413239886">
      <w:bodyDiv w:val="1"/>
      <w:marLeft w:val="0"/>
      <w:marRight w:val="0"/>
      <w:marTop w:val="0"/>
      <w:marBottom w:val="0"/>
      <w:divBdr>
        <w:top w:val="none" w:sz="0" w:space="0" w:color="auto"/>
        <w:left w:val="none" w:sz="0" w:space="0" w:color="auto"/>
        <w:bottom w:val="none" w:sz="0" w:space="0" w:color="auto"/>
        <w:right w:val="none" w:sz="0" w:space="0" w:color="auto"/>
      </w:divBdr>
    </w:div>
    <w:div w:id="1413314493">
      <w:bodyDiv w:val="1"/>
      <w:marLeft w:val="0"/>
      <w:marRight w:val="0"/>
      <w:marTop w:val="0"/>
      <w:marBottom w:val="0"/>
      <w:divBdr>
        <w:top w:val="none" w:sz="0" w:space="0" w:color="auto"/>
        <w:left w:val="none" w:sz="0" w:space="0" w:color="auto"/>
        <w:bottom w:val="none" w:sz="0" w:space="0" w:color="auto"/>
        <w:right w:val="none" w:sz="0" w:space="0" w:color="auto"/>
      </w:divBdr>
    </w:div>
    <w:div w:id="1413888695">
      <w:bodyDiv w:val="1"/>
      <w:marLeft w:val="0"/>
      <w:marRight w:val="0"/>
      <w:marTop w:val="0"/>
      <w:marBottom w:val="0"/>
      <w:divBdr>
        <w:top w:val="none" w:sz="0" w:space="0" w:color="auto"/>
        <w:left w:val="none" w:sz="0" w:space="0" w:color="auto"/>
        <w:bottom w:val="none" w:sz="0" w:space="0" w:color="auto"/>
        <w:right w:val="none" w:sz="0" w:space="0" w:color="auto"/>
      </w:divBdr>
    </w:div>
    <w:div w:id="1414471912">
      <w:bodyDiv w:val="1"/>
      <w:marLeft w:val="0"/>
      <w:marRight w:val="0"/>
      <w:marTop w:val="0"/>
      <w:marBottom w:val="0"/>
      <w:divBdr>
        <w:top w:val="none" w:sz="0" w:space="0" w:color="auto"/>
        <w:left w:val="none" w:sz="0" w:space="0" w:color="auto"/>
        <w:bottom w:val="none" w:sz="0" w:space="0" w:color="auto"/>
        <w:right w:val="none" w:sz="0" w:space="0" w:color="auto"/>
      </w:divBdr>
    </w:div>
    <w:div w:id="1414863191">
      <w:bodyDiv w:val="1"/>
      <w:marLeft w:val="0"/>
      <w:marRight w:val="0"/>
      <w:marTop w:val="0"/>
      <w:marBottom w:val="0"/>
      <w:divBdr>
        <w:top w:val="none" w:sz="0" w:space="0" w:color="auto"/>
        <w:left w:val="none" w:sz="0" w:space="0" w:color="auto"/>
        <w:bottom w:val="none" w:sz="0" w:space="0" w:color="auto"/>
        <w:right w:val="none" w:sz="0" w:space="0" w:color="auto"/>
      </w:divBdr>
    </w:div>
    <w:div w:id="1415198766">
      <w:bodyDiv w:val="1"/>
      <w:marLeft w:val="0"/>
      <w:marRight w:val="0"/>
      <w:marTop w:val="0"/>
      <w:marBottom w:val="0"/>
      <w:divBdr>
        <w:top w:val="none" w:sz="0" w:space="0" w:color="auto"/>
        <w:left w:val="none" w:sz="0" w:space="0" w:color="auto"/>
        <w:bottom w:val="none" w:sz="0" w:space="0" w:color="auto"/>
        <w:right w:val="none" w:sz="0" w:space="0" w:color="auto"/>
      </w:divBdr>
    </w:div>
    <w:div w:id="1415858559">
      <w:bodyDiv w:val="1"/>
      <w:marLeft w:val="0"/>
      <w:marRight w:val="0"/>
      <w:marTop w:val="0"/>
      <w:marBottom w:val="0"/>
      <w:divBdr>
        <w:top w:val="none" w:sz="0" w:space="0" w:color="auto"/>
        <w:left w:val="none" w:sz="0" w:space="0" w:color="auto"/>
        <w:bottom w:val="none" w:sz="0" w:space="0" w:color="auto"/>
        <w:right w:val="none" w:sz="0" w:space="0" w:color="auto"/>
      </w:divBdr>
    </w:div>
    <w:div w:id="1417896888">
      <w:bodyDiv w:val="1"/>
      <w:marLeft w:val="0"/>
      <w:marRight w:val="0"/>
      <w:marTop w:val="0"/>
      <w:marBottom w:val="0"/>
      <w:divBdr>
        <w:top w:val="none" w:sz="0" w:space="0" w:color="auto"/>
        <w:left w:val="none" w:sz="0" w:space="0" w:color="auto"/>
        <w:bottom w:val="none" w:sz="0" w:space="0" w:color="auto"/>
        <w:right w:val="none" w:sz="0" w:space="0" w:color="auto"/>
      </w:divBdr>
    </w:div>
    <w:div w:id="1418286445">
      <w:bodyDiv w:val="1"/>
      <w:marLeft w:val="0"/>
      <w:marRight w:val="0"/>
      <w:marTop w:val="0"/>
      <w:marBottom w:val="0"/>
      <w:divBdr>
        <w:top w:val="none" w:sz="0" w:space="0" w:color="auto"/>
        <w:left w:val="none" w:sz="0" w:space="0" w:color="auto"/>
        <w:bottom w:val="none" w:sz="0" w:space="0" w:color="auto"/>
        <w:right w:val="none" w:sz="0" w:space="0" w:color="auto"/>
      </w:divBdr>
    </w:div>
    <w:div w:id="1419523642">
      <w:bodyDiv w:val="1"/>
      <w:marLeft w:val="0"/>
      <w:marRight w:val="0"/>
      <w:marTop w:val="0"/>
      <w:marBottom w:val="0"/>
      <w:divBdr>
        <w:top w:val="none" w:sz="0" w:space="0" w:color="auto"/>
        <w:left w:val="none" w:sz="0" w:space="0" w:color="auto"/>
        <w:bottom w:val="none" w:sz="0" w:space="0" w:color="auto"/>
        <w:right w:val="none" w:sz="0" w:space="0" w:color="auto"/>
      </w:divBdr>
    </w:div>
    <w:div w:id="1420561827">
      <w:bodyDiv w:val="1"/>
      <w:marLeft w:val="0"/>
      <w:marRight w:val="0"/>
      <w:marTop w:val="0"/>
      <w:marBottom w:val="0"/>
      <w:divBdr>
        <w:top w:val="none" w:sz="0" w:space="0" w:color="auto"/>
        <w:left w:val="none" w:sz="0" w:space="0" w:color="auto"/>
        <w:bottom w:val="none" w:sz="0" w:space="0" w:color="auto"/>
        <w:right w:val="none" w:sz="0" w:space="0" w:color="auto"/>
      </w:divBdr>
    </w:div>
    <w:div w:id="1420756743">
      <w:bodyDiv w:val="1"/>
      <w:marLeft w:val="0"/>
      <w:marRight w:val="0"/>
      <w:marTop w:val="0"/>
      <w:marBottom w:val="0"/>
      <w:divBdr>
        <w:top w:val="none" w:sz="0" w:space="0" w:color="auto"/>
        <w:left w:val="none" w:sz="0" w:space="0" w:color="auto"/>
        <w:bottom w:val="none" w:sz="0" w:space="0" w:color="auto"/>
        <w:right w:val="none" w:sz="0" w:space="0" w:color="auto"/>
      </w:divBdr>
    </w:div>
    <w:div w:id="1420787518">
      <w:bodyDiv w:val="1"/>
      <w:marLeft w:val="0"/>
      <w:marRight w:val="0"/>
      <w:marTop w:val="0"/>
      <w:marBottom w:val="0"/>
      <w:divBdr>
        <w:top w:val="none" w:sz="0" w:space="0" w:color="auto"/>
        <w:left w:val="none" w:sz="0" w:space="0" w:color="auto"/>
        <w:bottom w:val="none" w:sz="0" w:space="0" w:color="auto"/>
        <w:right w:val="none" w:sz="0" w:space="0" w:color="auto"/>
      </w:divBdr>
    </w:div>
    <w:div w:id="1421947712">
      <w:bodyDiv w:val="1"/>
      <w:marLeft w:val="0"/>
      <w:marRight w:val="0"/>
      <w:marTop w:val="0"/>
      <w:marBottom w:val="0"/>
      <w:divBdr>
        <w:top w:val="none" w:sz="0" w:space="0" w:color="auto"/>
        <w:left w:val="none" w:sz="0" w:space="0" w:color="auto"/>
        <w:bottom w:val="none" w:sz="0" w:space="0" w:color="auto"/>
        <w:right w:val="none" w:sz="0" w:space="0" w:color="auto"/>
      </w:divBdr>
    </w:div>
    <w:div w:id="1422524746">
      <w:bodyDiv w:val="1"/>
      <w:marLeft w:val="0"/>
      <w:marRight w:val="0"/>
      <w:marTop w:val="0"/>
      <w:marBottom w:val="0"/>
      <w:divBdr>
        <w:top w:val="none" w:sz="0" w:space="0" w:color="auto"/>
        <w:left w:val="none" w:sz="0" w:space="0" w:color="auto"/>
        <w:bottom w:val="none" w:sz="0" w:space="0" w:color="auto"/>
        <w:right w:val="none" w:sz="0" w:space="0" w:color="auto"/>
      </w:divBdr>
    </w:div>
    <w:div w:id="1422950341">
      <w:bodyDiv w:val="1"/>
      <w:marLeft w:val="0"/>
      <w:marRight w:val="0"/>
      <w:marTop w:val="0"/>
      <w:marBottom w:val="0"/>
      <w:divBdr>
        <w:top w:val="none" w:sz="0" w:space="0" w:color="auto"/>
        <w:left w:val="none" w:sz="0" w:space="0" w:color="auto"/>
        <w:bottom w:val="none" w:sz="0" w:space="0" w:color="auto"/>
        <w:right w:val="none" w:sz="0" w:space="0" w:color="auto"/>
      </w:divBdr>
    </w:div>
    <w:div w:id="1423641218">
      <w:bodyDiv w:val="1"/>
      <w:marLeft w:val="0"/>
      <w:marRight w:val="0"/>
      <w:marTop w:val="0"/>
      <w:marBottom w:val="0"/>
      <w:divBdr>
        <w:top w:val="none" w:sz="0" w:space="0" w:color="auto"/>
        <w:left w:val="none" w:sz="0" w:space="0" w:color="auto"/>
        <w:bottom w:val="none" w:sz="0" w:space="0" w:color="auto"/>
        <w:right w:val="none" w:sz="0" w:space="0" w:color="auto"/>
      </w:divBdr>
    </w:div>
    <w:div w:id="1425035365">
      <w:bodyDiv w:val="1"/>
      <w:marLeft w:val="0"/>
      <w:marRight w:val="0"/>
      <w:marTop w:val="0"/>
      <w:marBottom w:val="0"/>
      <w:divBdr>
        <w:top w:val="none" w:sz="0" w:space="0" w:color="auto"/>
        <w:left w:val="none" w:sz="0" w:space="0" w:color="auto"/>
        <w:bottom w:val="none" w:sz="0" w:space="0" w:color="auto"/>
        <w:right w:val="none" w:sz="0" w:space="0" w:color="auto"/>
      </w:divBdr>
    </w:div>
    <w:div w:id="1426070510">
      <w:bodyDiv w:val="1"/>
      <w:marLeft w:val="0"/>
      <w:marRight w:val="0"/>
      <w:marTop w:val="0"/>
      <w:marBottom w:val="0"/>
      <w:divBdr>
        <w:top w:val="none" w:sz="0" w:space="0" w:color="auto"/>
        <w:left w:val="none" w:sz="0" w:space="0" w:color="auto"/>
        <w:bottom w:val="none" w:sz="0" w:space="0" w:color="auto"/>
        <w:right w:val="none" w:sz="0" w:space="0" w:color="auto"/>
      </w:divBdr>
    </w:div>
    <w:div w:id="1426195006">
      <w:bodyDiv w:val="1"/>
      <w:marLeft w:val="0"/>
      <w:marRight w:val="0"/>
      <w:marTop w:val="0"/>
      <w:marBottom w:val="0"/>
      <w:divBdr>
        <w:top w:val="none" w:sz="0" w:space="0" w:color="auto"/>
        <w:left w:val="none" w:sz="0" w:space="0" w:color="auto"/>
        <w:bottom w:val="none" w:sz="0" w:space="0" w:color="auto"/>
        <w:right w:val="none" w:sz="0" w:space="0" w:color="auto"/>
      </w:divBdr>
    </w:div>
    <w:div w:id="1428771602">
      <w:bodyDiv w:val="1"/>
      <w:marLeft w:val="0"/>
      <w:marRight w:val="0"/>
      <w:marTop w:val="0"/>
      <w:marBottom w:val="0"/>
      <w:divBdr>
        <w:top w:val="none" w:sz="0" w:space="0" w:color="auto"/>
        <w:left w:val="none" w:sz="0" w:space="0" w:color="auto"/>
        <w:bottom w:val="none" w:sz="0" w:space="0" w:color="auto"/>
        <w:right w:val="none" w:sz="0" w:space="0" w:color="auto"/>
      </w:divBdr>
    </w:div>
    <w:div w:id="1431119913">
      <w:bodyDiv w:val="1"/>
      <w:marLeft w:val="0"/>
      <w:marRight w:val="0"/>
      <w:marTop w:val="0"/>
      <w:marBottom w:val="0"/>
      <w:divBdr>
        <w:top w:val="none" w:sz="0" w:space="0" w:color="auto"/>
        <w:left w:val="none" w:sz="0" w:space="0" w:color="auto"/>
        <w:bottom w:val="none" w:sz="0" w:space="0" w:color="auto"/>
        <w:right w:val="none" w:sz="0" w:space="0" w:color="auto"/>
      </w:divBdr>
    </w:div>
    <w:div w:id="1431731668">
      <w:bodyDiv w:val="1"/>
      <w:marLeft w:val="0"/>
      <w:marRight w:val="0"/>
      <w:marTop w:val="0"/>
      <w:marBottom w:val="0"/>
      <w:divBdr>
        <w:top w:val="none" w:sz="0" w:space="0" w:color="auto"/>
        <w:left w:val="none" w:sz="0" w:space="0" w:color="auto"/>
        <w:bottom w:val="none" w:sz="0" w:space="0" w:color="auto"/>
        <w:right w:val="none" w:sz="0" w:space="0" w:color="auto"/>
      </w:divBdr>
    </w:div>
    <w:div w:id="1432124598">
      <w:bodyDiv w:val="1"/>
      <w:marLeft w:val="0"/>
      <w:marRight w:val="0"/>
      <w:marTop w:val="0"/>
      <w:marBottom w:val="0"/>
      <w:divBdr>
        <w:top w:val="none" w:sz="0" w:space="0" w:color="auto"/>
        <w:left w:val="none" w:sz="0" w:space="0" w:color="auto"/>
        <w:bottom w:val="none" w:sz="0" w:space="0" w:color="auto"/>
        <w:right w:val="none" w:sz="0" w:space="0" w:color="auto"/>
      </w:divBdr>
    </w:div>
    <w:div w:id="1435203849">
      <w:bodyDiv w:val="1"/>
      <w:marLeft w:val="0"/>
      <w:marRight w:val="0"/>
      <w:marTop w:val="0"/>
      <w:marBottom w:val="0"/>
      <w:divBdr>
        <w:top w:val="none" w:sz="0" w:space="0" w:color="auto"/>
        <w:left w:val="none" w:sz="0" w:space="0" w:color="auto"/>
        <w:bottom w:val="none" w:sz="0" w:space="0" w:color="auto"/>
        <w:right w:val="none" w:sz="0" w:space="0" w:color="auto"/>
      </w:divBdr>
    </w:div>
    <w:div w:id="1435973898">
      <w:bodyDiv w:val="1"/>
      <w:marLeft w:val="0"/>
      <w:marRight w:val="0"/>
      <w:marTop w:val="0"/>
      <w:marBottom w:val="0"/>
      <w:divBdr>
        <w:top w:val="none" w:sz="0" w:space="0" w:color="auto"/>
        <w:left w:val="none" w:sz="0" w:space="0" w:color="auto"/>
        <w:bottom w:val="none" w:sz="0" w:space="0" w:color="auto"/>
        <w:right w:val="none" w:sz="0" w:space="0" w:color="auto"/>
      </w:divBdr>
    </w:div>
    <w:div w:id="1436055367">
      <w:bodyDiv w:val="1"/>
      <w:marLeft w:val="0"/>
      <w:marRight w:val="0"/>
      <w:marTop w:val="0"/>
      <w:marBottom w:val="0"/>
      <w:divBdr>
        <w:top w:val="none" w:sz="0" w:space="0" w:color="auto"/>
        <w:left w:val="none" w:sz="0" w:space="0" w:color="auto"/>
        <w:bottom w:val="none" w:sz="0" w:space="0" w:color="auto"/>
        <w:right w:val="none" w:sz="0" w:space="0" w:color="auto"/>
      </w:divBdr>
    </w:div>
    <w:div w:id="1436439776">
      <w:bodyDiv w:val="1"/>
      <w:marLeft w:val="0"/>
      <w:marRight w:val="0"/>
      <w:marTop w:val="0"/>
      <w:marBottom w:val="0"/>
      <w:divBdr>
        <w:top w:val="none" w:sz="0" w:space="0" w:color="auto"/>
        <w:left w:val="none" w:sz="0" w:space="0" w:color="auto"/>
        <w:bottom w:val="none" w:sz="0" w:space="0" w:color="auto"/>
        <w:right w:val="none" w:sz="0" w:space="0" w:color="auto"/>
      </w:divBdr>
    </w:div>
    <w:div w:id="1436513090">
      <w:bodyDiv w:val="1"/>
      <w:marLeft w:val="0"/>
      <w:marRight w:val="0"/>
      <w:marTop w:val="0"/>
      <w:marBottom w:val="0"/>
      <w:divBdr>
        <w:top w:val="none" w:sz="0" w:space="0" w:color="auto"/>
        <w:left w:val="none" w:sz="0" w:space="0" w:color="auto"/>
        <w:bottom w:val="none" w:sz="0" w:space="0" w:color="auto"/>
        <w:right w:val="none" w:sz="0" w:space="0" w:color="auto"/>
      </w:divBdr>
    </w:div>
    <w:div w:id="1437675391">
      <w:bodyDiv w:val="1"/>
      <w:marLeft w:val="0"/>
      <w:marRight w:val="0"/>
      <w:marTop w:val="0"/>
      <w:marBottom w:val="0"/>
      <w:divBdr>
        <w:top w:val="none" w:sz="0" w:space="0" w:color="auto"/>
        <w:left w:val="none" w:sz="0" w:space="0" w:color="auto"/>
        <w:bottom w:val="none" w:sz="0" w:space="0" w:color="auto"/>
        <w:right w:val="none" w:sz="0" w:space="0" w:color="auto"/>
      </w:divBdr>
    </w:div>
    <w:div w:id="1437943114">
      <w:bodyDiv w:val="1"/>
      <w:marLeft w:val="0"/>
      <w:marRight w:val="0"/>
      <w:marTop w:val="0"/>
      <w:marBottom w:val="0"/>
      <w:divBdr>
        <w:top w:val="none" w:sz="0" w:space="0" w:color="auto"/>
        <w:left w:val="none" w:sz="0" w:space="0" w:color="auto"/>
        <w:bottom w:val="none" w:sz="0" w:space="0" w:color="auto"/>
        <w:right w:val="none" w:sz="0" w:space="0" w:color="auto"/>
      </w:divBdr>
    </w:div>
    <w:div w:id="1438284164">
      <w:bodyDiv w:val="1"/>
      <w:marLeft w:val="0"/>
      <w:marRight w:val="0"/>
      <w:marTop w:val="0"/>
      <w:marBottom w:val="0"/>
      <w:divBdr>
        <w:top w:val="none" w:sz="0" w:space="0" w:color="auto"/>
        <w:left w:val="none" w:sz="0" w:space="0" w:color="auto"/>
        <w:bottom w:val="none" w:sz="0" w:space="0" w:color="auto"/>
        <w:right w:val="none" w:sz="0" w:space="0" w:color="auto"/>
      </w:divBdr>
    </w:div>
    <w:div w:id="1439330973">
      <w:bodyDiv w:val="1"/>
      <w:marLeft w:val="0"/>
      <w:marRight w:val="0"/>
      <w:marTop w:val="0"/>
      <w:marBottom w:val="0"/>
      <w:divBdr>
        <w:top w:val="none" w:sz="0" w:space="0" w:color="auto"/>
        <w:left w:val="none" w:sz="0" w:space="0" w:color="auto"/>
        <w:bottom w:val="none" w:sz="0" w:space="0" w:color="auto"/>
        <w:right w:val="none" w:sz="0" w:space="0" w:color="auto"/>
      </w:divBdr>
    </w:div>
    <w:div w:id="1439834947">
      <w:bodyDiv w:val="1"/>
      <w:marLeft w:val="0"/>
      <w:marRight w:val="0"/>
      <w:marTop w:val="0"/>
      <w:marBottom w:val="0"/>
      <w:divBdr>
        <w:top w:val="none" w:sz="0" w:space="0" w:color="auto"/>
        <w:left w:val="none" w:sz="0" w:space="0" w:color="auto"/>
        <w:bottom w:val="none" w:sz="0" w:space="0" w:color="auto"/>
        <w:right w:val="none" w:sz="0" w:space="0" w:color="auto"/>
      </w:divBdr>
    </w:div>
    <w:div w:id="1440494346">
      <w:bodyDiv w:val="1"/>
      <w:marLeft w:val="0"/>
      <w:marRight w:val="0"/>
      <w:marTop w:val="0"/>
      <w:marBottom w:val="0"/>
      <w:divBdr>
        <w:top w:val="none" w:sz="0" w:space="0" w:color="auto"/>
        <w:left w:val="none" w:sz="0" w:space="0" w:color="auto"/>
        <w:bottom w:val="none" w:sz="0" w:space="0" w:color="auto"/>
        <w:right w:val="none" w:sz="0" w:space="0" w:color="auto"/>
      </w:divBdr>
    </w:div>
    <w:div w:id="1440836352">
      <w:bodyDiv w:val="1"/>
      <w:marLeft w:val="0"/>
      <w:marRight w:val="0"/>
      <w:marTop w:val="0"/>
      <w:marBottom w:val="0"/>
      <w:divBdr>
        <w:top w:val="none" w:sz="0" w:space="0" w:color="auto"/>
        <w:left w:val="none" w:sz="0" w:space="0" w:color="auto"/>
        <w:bottom w:val="none" w:sz="0" w:space="0" w:color="auto"/>
        <w:right w:val="none" w:sz="0" w:space="0" w:color="auto"/>
      </w:divBdr>
    </w:div>
    <w:div w:id="1443919407">
      <w:bodyDiv w:val="1"/>
      <w:marLeft w:val="0"/>
      <w:marRight w:val="0"/>
      <w:marTop w:val="0"/>
      <w:marBottom w:val="0"/>
      <w:divBdr>
        <w:top w:val="none" w:sz="0" w:space="0" w:color="auto"/>
        <w:left w:val="none" w:sz="0" w:space="0" w:color="auto"/>
        <w:bottom w:val="none" w:sz="0" w:space="0" w:color="auto"/>
        <w:right w:val="none" w:sz="0" w:space="0" w:color="auto"/>
      </w:divBdr>
    </w:div>
    <w:div w:id="1444113934">
      <w:bodyDiv w:val="1"/>
      <w:marLeft w:val="0"/>
      <w:marRight w:val="0"/>
      <w:marTop w:val="0"/>
      <w:marBottom w:val="0"/>
      <w:divBdr>
        <w:top w:val="none" w:sz="0" w:space="0" w:color="auto"/>
        <w:left w:val="none" w:sz="0" w:space="0" w:color="auto"/>
        <w:bottom w:val="none" w:sz="0" w:space="0" w:color="auto"/>
        <w:right w:val="none" w:sz="0" w:space="0" w:color="auto"/>
      </w:divBdr>
    </w:div>
    <w:div w:id="1444183477">
      <w:bodyDiv w:val="1"/>
      <w:marLeft w:val="0"/>
      <w:marRight w:val="0"/>
      <w:marTop w:val="0"/>
      <w:marBottom w:val="0"/>
      <w:divBdr>
        <w:top w:val="none" w:sz="0" w:space="0" w:color="auto"/>
        <w:left w:val="none" w:sz="0" w:space="0" w:color="auto"/>
        <w:bottom w:val="none" w:sz="0" w:space="0" w:color="auto"/>
        <w:right w:val="none" w:sz="0" w:space="0" w:color="auto"/>
      </w:divBdr>
    </w:div>
    <w:div w:id="1444837448">
      <w:bodyDiv w:val="1"/>
      <w:marLeft w:val="0"/>
      <w:marRight w:val="0"/>
      <w:marTop w:val="0"/>
      <w:marBottom w:val="0"/>
      <w:divBdr>
        <w:top w:val="none" w:sz="0" w:space="0" w:color="auto"/>
        <w:left w:val="none" w:sz="0" w:space="0" w:color="auto"/>
        <w:bottom w:val="none" w:sz="0" w:space="0" w:color="auto"/>
        <w:right w:val="none" w:sz="0" w:space="0" w:color="auto"/>
      </w:divBdr>
    </w:div>
    <w:div w:id="1445006022">
      <w:bodyDiv w:val="1"/>
      <w:marLeft w:val="0"/>
      <w:marRight w:val="0"/>
      <w:marTop w:val="0"/>
      <w:marBottom w:val="0"/>
      <w:divBdr>
        <w:top w:val="none" w:sz="0" w:space="0" w:color="auto"/>
        <w:left w:val="none" w:sz="0" w:space="0" w:color="auto"/>
        <w:bottom w:val="none" w:sz="0" w:space="0" w:color="auto"/>
        <w:right w:val="none" w:sz="0" w:space="0" w:color="auto"/>
      </w:divBdr>
    </w:div>
    <w:div w:id="1446122640">
      <w:bodyDiv w:val="1"/>
      <w:marLeft w:val="0"/>
      <w:marRight w:val="0"/>
      <w:marTop w:val="0"/>
      <w:marBottom w:val="0"/>
      <w:divBdr>
        <w:top w:val="none" w:sz="0" w:space="0" w:color="auto"/>
        <w:left w:val="none" w:sz="0" w:space="0" w:color="auto"/>
        <w:bottom w:val="none" w:sz="0" w:space="0" w:color="auto"/>
        <w:right w:val="none" w:sz="0" w:space="0" w:color="auto"/>
      </w:divBdr>
    </w:div>
    <w:div w:id="1446196348">
      <w:bodyDiv w:val="1"/>
      <w:marLeft w:val="0"/>
      <w:marRight w:val="0"/>
      <w:marTop w:val="0"/>
      <w:marBottom w:val="0"/>
      <w:divBdr>
        <w:top w:val="none" w:sz="0" w:space="0" w:color="auto"/>
        <w:left w:val="none" w:sz="0" w:space="0" w:color="auto"/>
        <w:bottom w:val="none" w:sz="0" w:space="0" w:color="auto"/>
        <w:right w:val="none" w:sz="0" w:space="0" w:color="auto"/>
      </w:divBdr>
    </w:div>
    <w:div w:id="1446466726">
      <w:bodyDiv w:val="1"/>
      <w:marLeft w:val="0"/>
      <w:marRight w:val="0"/>
      <w:marTop w:val="0"/>
      <w:marBottom w:val="0"/>
      <w:divBdr>
        <w:top w:val="none" w:sz="0" w:space="0" w:color="auto"/>
        <w:left w:val="none" w:sz="0" w:space="0" w:color="auto"/>
        <w:bottom w:val="none" w:sz="0" w:space="0" w:color="auto"/>
        <w:right w:val="none" w:sz="0" w:space="0" w:color="auto"/>
      </w:divBdr>
    </w:div>
    <w:div w:id="1448158386">
      <w:bodyDiv w:val="1"/>
      <w:marLeft w:val="0"/>
      <w:marRight w:val="0"/>
      <w:marTop w:val="0"/>
      <w:marBottom w:val="0"/>
      <w:divBdr>
        <w:top w:val="none" w:sz="0" w:space="0" w:color="auto"/>
        <w:left w:val="none" w:sz="0" w:space="0" w:color="auto"/>
        <w:bottom w:val="none" w:sz="0" w:space="0" w:color="auto"/>
        <w:right w:val="none" w:sz="0" w:space="0" w:color="auto"/>
      </w:divBdr>
    </w:div>
    <w:div w:id="1448697454">
      <w:bodyDiv w:val="1"/>
      <w:marLeft w:val="0"/>
      <w:marRight w:val="0"/>
      <w:marTop w:val="0"/>
      <w:marBottom w:val="0"/>
      <w:divBdr>
        <w:top w:val="none" w:sz="0" w:space="0" w:color="auto"/>
        <w:left w:val="none" w:sz="0" w:space="0" w:color="auto"/>
        <w:bottom w:val="none" w:sz="0" w:space="0" w:color="auto"/>
        <w:right w:val="none" w:sz="0" w:space="0" w:color="auto"/>
      </w:divBdr>
    </w:div>
    <w:div w:id="1450272663">
      <w:bodyDiv w:val="1"/>
      <w:marLeft w:val="0"/>
      <w:marRight w:val="0"/>
      <w:marTop w:val="0"/>
      <w:marBottom w:val="0"/>
      <w:divBdr>
        <w:top w:val="none" w:sz="0" w:space="0" w:color="auto"/>
        <w:left w:val="none" w:sz="0" w:space="0" w:color="auto"/>
        <w:bottom w:val="none" w:sz="0" w:space="0" w:color="auto"/>
        <w:right w:val="none" w:sz="0" w:space="0" w:color="auto"/>
      </w:divBdr>
    </w:div>
    <w:div w:id="1450470101">
      <w:bodyDiv w:val="1"/>
      <w:marLeft w:val="0"/>
      <w:marRight w:val="0"/>
      <w:marTop w:val="0"/>
      <w:marBottom w:val="0"/>
      <w:divBdr>
        <w:top w:val="none" w:sz="0" w:space="0" w:color="auto"/>
        <w:left w:val="none" w:sz="0" w:space="0" w:color="auto"/>
        <w:bottom w:val="none" w:sz="0" w:space="0" w:color="auto"/>
        <w:right w:val="none" w:sz="0" w:space="0" w:color="auto"/>
      </w:divBdr>
    </w:div>
    <w:div w:id="1452476832">
      <w:bodyDiv w:val="1"/>
      <w:marLeft w:val="0"/>
      <w:marRight w:val="0"/>
      <w:marTop w:val="0"/>
      <w:marBottom w:val="0"/>
      <w:divBdr>
        <w:top w:val="none" w:sz="0" w:space="0" w:color="auto"/>
        <w:left w:val="none" w:sz="0" w:space="0" w:color="auto"/>
        <w:bottom w:val="none" w:sz="0" w:space="0" w:color="auto"/>
        <w:right w:val="none" w:sz="0" w:space="0" w:color="auto"/>
      </w:divBdr>
    </w:div>
    <w:div w:id="1455521788">
      <w:bodyDiv w:val="1"/>
      <w:marLeft w:val="0"/>
      <w:marRight w:val="0"/>
      <w:marTop w:val="0"/>
      <w:marBottom w:val="0"/>
      <w:divBdr>
        <w:top w:val="none" w:sz="0" w:space="0" w:color="auto"/>
        <w:left w:val="none" w:sz="0" w:space="0" w:color="auto"/>
        <w:bottom w:val="none" w:sz="0" w:space="0" w:color="auto"/>
        <w:right w:val="none" w:sz="0" w:space="0" w:color="auto"/>
      </w:divBdr>
    </w:div>
    <w:div w:id="1457793209">
      <w:bodyDiv w:val="1"/>
      <w:marLeft w:val="0"/>
      <w:marRight w:val="0"/>
      <w:marTop w:val="0"/>
      <w:marBottom w:val="0"/>
      <w:divBdr>
        <w:top w:val="none" w:sz="0" w:space="0" w:color="auto"/>
        <w:left w:val="none" w:sz="0" w:space="0" w:color="auto"/>
        <w:bottom w:val="none" w:sz="0" w:space="0" w:color="auto"/>
        <w:right w:val="none" w:sz="0" w:space="0" w:color="auto"/>
      </w:divBdr>
    </w:div>
    <w:div w:id="1458909847">
      <w:bodyDiv w:val="1"/>
      <w:marLeft w:val="0"/>
      <w:marRight w:val="0"/>
      <w:marTop w:val="0"/>
      <w:marBottom w:val="0"/>
      <w:divBdr>
        <w:top w:val="none" w:sz="0" w:space="0" w:color="auto"/>
        <w:left w:val="none" w:sz="0" w:space="0" w:color="auto"/>
        <w:bottom w:val="none" w:sz="0" w:space="0" w:color="auto"/>
        <w:right w:val="none" w:sz="0" w:space="0" w:color="auto"/>
      </w:divBdr>
    </w:div>
    <w:div w:id="1459640988">
      <w:bodyDiv w:val="1"/>
      <w:marLeft w:val="0"/>
      <w:marRight w:val="0"/>
      <w:marTop w:val="0"/>
      <w:marBottom w:val="0"/>
      <w:divBdr>
        <w:top w:val="none" w:sz="0" w:space="0" w:color="auto"/>
        <w:left w:val="none" w:sz="0" w:space="0" w:color="auto"/>
        <w:bottom w:val="none" w:sz="0" w:space="0" w:color="auto"/>
        <w:right w:val="none" w:sz="0" w:space="0" w:color="auto"/>
      </w:divBdr>
    </w:div>
    <w:div w:id="1459954603">
      <w:bodyDiv w:val="1"/>
      <w:marLeft w:val="0"/>
      <w:marRight w:val="0"/>
      <w:marTop w:val="0"/>
      <w:marBottom w:val="0"/>
      <w:divBdr>
        <w:top w:val="none" w:sz="0" w:space="0" w:color="auto"/>
        <w:left w:val="none" w:sz="0" w:space="0" w:color="auto"/>
        <w:bottom w:val="none" w:sz="0" w:space="0" w:color="auto"/>
        <w:right w:val="none" w:sz="0" w:space="0" w:color="auto"/>
      </w:divBdr>
    </w:div>
    <w:div w:id="1461149125">
      <w:bodyDiv w:val="1"/>
      <w:marLeft w:val="0"/>
      <w:marRight w:val="0"/>
      <w:marTop w:val="0"/>
      <w:marBottom w:val="0"/>
      <w:divBdr>
        <w:top w:val="none" w:sz="0" w:space="0" w:color="auto"/>
        <w:left w:val="none" w:sz="0" w:space="0" w:color="auto"/>
        <w:bottom w:val="none" w:sz="0" w:space="0" w:color="auto"/>
        <w:right w:val="none" w:sz="0" w:space="0" w:color="auto"/>
      </w:divBdr>
    </w:div>
    <w:div w:id="1461193057">
      <w:bodyDiv w:val="1"/>
      <w:marLeft w:val="0"/>
      <w:marRight w:val="0"/>
      <w:marTop w:val="0"/>
      <w:marBottom w:val="0"/>
      <w:divBdr>
        <w:top w:val="none" w:sz="0" w:space="0" w:color="auto"/>
        <w:left w:val="none" w:sz="0" w:space="0" w:color="auto"/>
        <w:bottom w:val="none" w:sz="0" w:space="0" w:color="auto"/>
        <w:right w:val="none" w:sz="0" w:space="0" w:color="auto"/>
      </w:divBdr>
    </w:div>
    <w:div w:id="1462184038">
      <w:bodyDiv w:val="1"/>
      <w:marLeft w:val="0"/>
      <w:marRight w:val="0"/>
      <w:marTop w:val="0"/>
      <w:marBottom w:val="0"/>
      <w:divBdr>
        <w:top w:val="none" w:sz="0" w:space="0" w:color="auto"/>
        <w:left w:val="none" w:sz="0" w:space="0" w:color="auto"/>
        <w:bottom w:val="none" w:sz="0" w:space="0" w:color="auto"/>
        <w:right w:val="none" w:sz="0" w:space="0" w:color="auto"/>
      </w:divBdr>
    </w:div>
    <w:div w:id="1462310037">
      <w:bodyDiv w:val="1"/>
      <w:marLeft w:val="0"/>
      <w:marRight w:val="0"/>
      <w:marTop w:val="0"/>
      <w:marBottom w:val="0"/>
      <w:divBdr>
        <w:top w:val="none" w:sz="0" w:space="0" w:color="auto"/>
        <w:left w:val="none" w:sz="0" w:space="0" w:color="auto"/>
        <w:bottom w:val="none" w:sz="0" w:space="0" w:color="auto"/>
        <w:right w:val="none" w:sz="0" w:space="0" w:color="auto"/>
      </w:divBdr>
    </w:div>
    <w:div w:id="1462766678">
      <w:bodyDiv w:val="1"/>
      <w:marLeft w:val="0"/>
      <w:marRight w:val="0"/>
      <w:marTop w:val="0"/>
      <w:marBottom w:val="0"/>
      <w:divBdr>
        <w:top w:val="none" w:sz="0" w:space="0" w:color="auto"/>
        <w:left w:val="none" w:sz="0" w:space="0" w:color="auto"/>
        <w:bottom w:val="none" w:sz="0" w:space="0" w:color="auto"/>
        <w:right w:val="none" w:sz="0" w:space="0" w:color="auto"/>
      </w:divBdr>
    </w:div>
    <w:div w:id="1465612833">
      <w:bodyDiv w:val="1"/>
      <w:marLeft w:val="0"/>
      <w:marRight w:val="0"/>
      <w:marTop w:val="0"/>
      <w:marBottom w:val="0"/>
      <w:divBdr>
        <w:top w:val="none" w:sz="0" w:space="0" w:color="auto"/>
        <w:left w:val="none" w:sz="0" w:space="0" w:color="auto"/>
        <w:bottom w:val="none" w:sz="0" w:space="0" w:color="auto"/>
        <w:right w:val="none" w:sz="0" w:space="0" w:color="auto"/>
      </w:divBdr>
    </w:div>
    <w:div w:id="1465734032">
      <w:bodyDiv w:val="1"/>
      <w:marLeft w:val="0"/>
      <w:marRight w:val="0"/>
      <w:marTop w:val="0"/>
      <w:marBottom w:val="0"/>
      <w:divBdr>
        <w:top w:val="none" w:sz="0" w:space="0" w:color="auto"/>
        <w:left w:val="none" w:sz="0" w:space="0" w:color="auto"/>
        <w:bottom w:val="none" w:sz="0" w:space="0" w:color="auto"/>
        <w:right w:val="none" w:sz="0" w:space="0" w:color="auto"/>
      </w:divBdr>
    </w:div>
    <w:div w:id="1466973504">
      <w:bodyDiv w:val="1"/>
      <w:marLeft w:val="0"/>
      <w:marRight w:val="0"/>
      <w:marTop w:val="0"/>
      <w:marBottom w:val="0"/>
      <w:divBdr>
        <w:top w:val="none" w:sz="0" w:space="0" w:color="auto"/>
        <w:left w:val="none" w:sz="0" w:space="0" w:color="auto"/>
        <w:bottom w:val="none" w:sz="0" w:space="0" w:color="auto"/>
        <w:right w:val="none" w:sz="0" w:space="0" w:color="auto"/>
      </w:divBdr>
    </w:div>
    <w:div w:id="1467090162">
      <w:bodyDiv w:val="1"/>
      <w:marLeft w:val="0"/>
      <w:marRight w:val="0"/>
      <w:marTop w:val="0"/>
      <w:marBottom w:val="0"/>
      <w:divBdr>
        <w:top w:val="none" w:sz="0" w:space="0" w:color="auto"/>
        <w:left w:val="none" w:sz="0" w:space="0" w:color="auto"/>
        <w:bottom w:val="none" w:sz="0" w:space="0" w:color="auto"/>
        <w:right w:val="none" w:sz="0" w:space="0" w:color="auto"/>
      </w:divBdr>
    </w:div>
    <w:div w:id="1467501930">
      <w:bodyDiv w:val="1"/>
      <w:marLeft w:val="0"/>
      <w:marRight w:val="0"/>
      <w:marTop w:val="0"/>
      <w:marBottom w:val="0"/>
      <w:divBdr>
        <w:top w:val="none" w:sz="0" w:space="0" w:color="auto"/>
        <w:left w:val="none" w:sz="0" w:space="0" w:color="auto"/>
        <w:bottom w:val="none" w:sz="0" w:space="0" w:color="auto"/>
        <w:right w:val="none" w:sz="0" w:space="0" w:color="auto"/>
      </w:divBdr>
    </w:div>
    <w:div w:id="1469981715">
      <w:bodyDiv w:val="1"/>
      <w:marLeft w:val="0"/>
      <w:marRight w:val="0"/>
      <w:marTop w:val="0"/>
      <w:marBottom w:val="0"/>
      <w:divBdr>
        <w:top w:val="none" w:sz="0" w:space="0" w:color="auto"/>
        <w:left w:val="none" w:sz="0" w:space="0" w:color="auto"/>
        <w:bottom w:val="none" w:sz="0" w:space="0" w:color="auto"/>
        <w:right w:val="none" w:sz="0" w:space="0" w:color="auto"/>
      </w:divBdr>
    </w:div>
    <w:div w:id="1470976204">
      <w:bodyDiv w:val="1"/>
      <w:marLeft w:val="0"/>
      <w:marRight w:val="0"/>
      <w:marTop w:val="0"/>
      <w:marBottom w:val="0"/>
      <w:divBdr>
        <w:top w:val="none" w:sz="0" w:space="0" w:color="auto"/>
        <w:left w:val="none" w:sz="0" w:space="0" w:color="auto"/>
        <w:bottom w:val="none" w:sz="0" w:space="0" w:color="auto"/>
        <w:right w:val="none" w:sz="0" w:space="0" w:color="auto"/>
      </w:divBdr>
    </w:div>
    <w:div w:id="1471284539">
      <w:bodyDiv w:val="1"/>
      <w:marLeft w:val="0"/>
      <w:marRight w:val="0"/>
      <w:marTop w:val="0"/>
      <w:marBottom w:val="0"/>
      <w:divBdr>
        <w:top w:val="none" w:sz="0" w:space="0" w:color="auto"/>
        <w:left w:val="none" w:sz="0" w:space="0" w:color="auto"/>
        <w:bottom w:val="none" w:sz="0" w:space="0" w:color="auto"/>
        <w:right w:val="none" w:sz="0" w:space="0" w:color="auto"/>
      </w:divBdr>
    </w:div>
    <w:div w:id="1471629732">
      <w:bodyDiv w:val="1"/>
      <w:marLeft w:val="0"/>
      <w:marRight w:val="0"/>
      <w:marTop w:val="0"/>
      <w:marBottom w:val="0"/>
      <w:divBdr>
        <w:top w:val="none" w:sz="0" w:space="0" w:color="auto"/>
        <w:left w:val="none" w:sz="0" w:space="0" w:color="auto"/>
        <w:bottom w:val="none" w:sz="0" w:space="0" w:color="auto"/>
        <w:right w:val="none" w:sz="0" w:space="0" w:color="auto"/>
      </w:divBdr>
    </w:div>
    <w:div w:id="1472942424">
      <w:bodyDiv w:val="1"/>
      <w:marLeft w:val="0"/>
      <w:marRight w:val="0"/>
      <w:marTop w:val="0"/>
      <w:marBottom w:val="0"/>
      <w:divBdr>
        <w:top w:val="none" w:sz="0" w:space="0" w:color="auto"/>
        <w:left w:val="none" w:sz="0" w:space="0" w:color="auto"/>
        <w:bottom w:val="none" w:sz="0" w:space="0" w:color="auto"/>
        <w:right w:val="none" w:sz="0" w:space="0" w:color="auto"/>
      </w:divBdr>
    </w:div>
    <w:div w:id="1475413337">
      <w:bodyDiv w:val="1"/>
      <w:marLeft w:val="0"/>
      <w:marRight w:val="0"/>
      <w:marTop w:val="0"/>
      <w:marBottom w:val="0"/>
      <w:divBdr>
        <w:top w:val="none" w:sz="0" w:space="0" w:color="auto"/>
        <w:left w:val="none" w:sz="0" w:space="0" w:color="auto"/>
        <w:bottom w:val="none" w:sz="0" w:space="0" w:color="auto"/>
        <w:right w:val="none" w:sz="0" w:space="0" w:color="auto"/>
      </w:divBdr>
    </w:div>
    <w:div w:id="1476215351">
      <w:bodyDiv w:val="1"/>
      <w:marLeft w:val="0"/>
      <w:marRight w:val="0"/>
      <w:marTop w:val="0"/>
      <w:marBottom w:val="0"/>
      <w:divBdr>
        <w:top w:val="none" w:sz="0" w:space="0" w:color="auto"/>
        <w:left w:val="none" w:sz="0" w:space="0" w:color="auto"/>
        <w:bottom w:val="none" w:sz="0" w:space="0" w:color="auto"/>
        <w:right w:val="none" w:sz="0" w:space="0" w:color="auto"/>
      </w:divBdr>
    </w:div>
    <w:div w:id="1476987334">
      <w:bodyDiv w:val="1"/>
      <w:marLeft w:val="0"/>
      <w:marRight w:val="0"/>
      <w:marTop w:val="0"/>
      <w:marBottom w:val="0"/>
      <w:divBdr>
        <w:top w:val="none" w:sz="0" w:space="0" w:color="auto"/>
        <w:left w:val="none" w:sz="0" w:space="0" w:color="auto"/>
        <w:bottom w:val="none" w:sz="0" w:space="0" w:color="auto"/>
        <w:right w:val="none" w:sz="0" w:space="0" w:color="auto"/>
      </w:divBdr>
    </w:div>
    <w:div w:id="1477528047">
      <w:bodyDiv w:val="1"/>
      <w:marLeft w:val="0"/>
      <w:marRight w:val="0"/>
      <w:marTop w:val="0"/>
      <w:marBottom w:val="0"/>
      <w:divBdr>
        <w:top w:val="none" w:sz="0" w:space="0" w:color="auto"/>
        <w:left w:val="none" w:sz="0" w:space="0" w:color="auto"/>
        <w:bottom w:val="none" w:sz="0" w:space="0" w:color="auto"/>
        <w:right w:val="none" w:sz="0" w:space="0" w:color="auto"/>
      </w:divBdr>
    </w:div>
    <w:div w:id="1478260112">
      <w:bodyDiv w:val="1"/>
      <w:marLeft w:val="0"/>
      <w:marRight w:val="0"/>
      <w:marTop w:val="0"/>
      <w:marBottom w:val="0"/>
      <w:divBdr>
        <w:top w:val="none" w:sz="0" w:space="0" w:color="auto"/>
        <w:left w:val="none" w:sz="0" w:space="0" w:color="auto"/>
        <w:bottom w:val="none" w:sz="0" w:space="0" w:color="auto"/>
        <w:right w:val="none" w:sz="0" w:space="0" w:color="auto"/>
      </w:divBdr>
    </w:div>
    <w:div w:id="1479834373">
      <w:bodyDiv w:val="1"/>
      <w:marLeft w:val="0"/>
      <w:marRight w:val="0"/>
      <w:marTop w:val="0"/>
      <w:marBottom w:val="0"/>
      <w:divBdr>
        <w:top w:val="none" w:sz="0" w:space="0" w:color="auto"/>
        <w:left w:val="none" w:sz="0" w:space="0" w:color="auto"/>
        <w:bottom w:val="none" w:sz="0" w:space="0" w:color="auto"/>
        <w:right w:val="none" w:sz="0" w:space="0" w:color="auto"/>
      </w:divBdr>
    </w:div>
    <w:div w:id="1480270470">
      <w:bodyDiv w:val="1"/>
      <w:marLeft w:val="0"/>
      <w:marRight w:val="0"/>
      <w:marTop w:val="0"/>
      <w:marBottom w:val="0"/>
      <w:divBdr>
        <w:top w:val="none" w:sz="0" w:space="0" w:color="auto"/>
        <w:left w:val="none" w:sz="0" w:space="0" w:color="auto"/>
        <w:bottom w:val="none" w:sz="0" w:space="0" w:color="auto"/>
        <w:right w:val="none" w:sz="0" w:space="0" w:color="auto"/>
      </w:divBdr>
    </w:div>
    <w:div w:id="1481463735">
      <w:bodyDiv w:val="1"/>
      <w:marLeft w:val="0"/>
      <w:marRight w:val="0"/>
      <w:marTop w:val="0"/>
      <w:marBottom w:val="0"/>
      <w:divBdr>
        <w:top w:val="none" w:sz="0" w:space="0" w:color="auto"/>
        <w:left w:val="none" w:sz="0" w:space="0" w:color="auto"/>
        <w:bottom w:val="none" w:sz="0" w:space="0" w:color="auto"/>
        <w:right w:val="none" w:sz="0" w:space="0" w:color="auto"/>
      </w:divBdr>
    </w:div>
    <w:div w:id="1482119675">
      <w:bodyDiv w:val="1"/>
      <w:marLeft w:val="0"/>
      <w:marRight w:val="0"/>
      <w:marTop w:val="0"/>
      <w:marBottom w:val="0"/>
      <w:divBdr>
        <w:top w:val="none" w:sz="0" w:space="0" w:color="auto"/>
        <w:left w:val="none" w:sz="0" w:space="0" w:color="auto"/>
        <w:bottom w:val="none" w:sz="0" w:space="0" w:color="auto"/>
        <w:right w:val="none" w:sz="0" w:space="0" w:color="auto"/>
      </w:divBdr>
    </w:div>
    <w:div w:id="1482885192">
      <w:bodyDiv w:val="1"/>
      <w:marLeft w:val="0"/>
      <w:marRight w:val="0"/>
      <w:marTop w:val="0"/>
      <w:marBottom w:val="0"/>
      <w:divBdr>
        <w:top w:val="none" w:sz="0" w:space="0" w:color="auto"/>
        <w:left w:val="none" w:sz="0" w:space="0" w:color="auto"/>
        <w:bottom w:val="none" w:sz="0" w:space="0" w:color="auto"/>
        <w:right w:val="none" w:sz="0" w:space="0" w:color="auto"/>
      </w:divBdr>
    </w:div>
    <w:div w:id="1483354505">
      <w:bodyDiv w:val="1"/>
      <w:marLeft w:val="0"/>
      <w:marRight w:val="0"/>
      <w:marTop w:val="0"/>
      <w:marBottom w:val="0"/>
      <w:divBdr>
        <w:top w:val="none" w:sz="0" w:space="0" w:color="auto"/>
        <w:left w:val="none" w:sz="0" w:space="0" w:color="auto"/>
        <w:bottom w:val="none" w:sz="0" w:space="0" w:color="auto"/>
        <w:right w:val="none" w:sz="0" w:space="0" w:color="auto"/>
      </w:divBdr>
    </w:div>
    <w:div w:id="1483502504">
      <w:bodyDiv w:val="1"/>
      <w:marLeft w:val="0"/>
      <w:marRight w:val="0"/>
      <w:marTop w:val="0"/>
      <w:marBottom w:val="0"/>
      <w:divBdr>
        <w:top w:val="none" w:sz="0" w:space="0" w:color="auto"/>
        <w:left w:val="none" w:sz="0" w:space="0" w:color="auto"/>
        <w:bottom w:val="none" w:sz="0" w:space="0" w:color="auto"/>
        <w:right w:val="none" w:sz="0" w:space="0" w:color="auto"/>
      </w:divBdr>
    </w:div>
    <w:div w:id="1485731789">
      <w:bodyDiv w:val="1"/>
      <w:marLeft w:val="0"/>
      <w:marRight w:val="0"/>
      <w:marTop w:val="0"/>
      <w:marBottom w:val="0"/>
      <w:divBdr>
        <w:top w:val="none" w:sz="0" w:space="0" w:color="auto"/>
        <w:left w:val="none" w:sz="0" w:space="0" w:color="auto"/>
        <w:bottom w:val="none" w:sz="0" w:space="0" w:color="auto"/>
        <w:right w:val="none" w:sz="0" w:space="0" w:color="auto"/>
      </w:divBdr>
    </w:div>
    <w:div w:id="1485780381">
      <w:bodyDiv w:val="1"/>
      <w:marLeft w:val="0"/>
      <w:marRight w:val="0"/>
      <w:marTop w:val="0"/>
      <w:marBottom w:val="0"/>
      <w:divBdr>
        <w:top w:val="none" w:sz="0" w:space="0" w:color="auto"/>
        <w:left w:val="none" w:sz="0" w:space="0" w:color="auto"/>
        <w:bottom w:val="none" w:sz="0" w:space="0" w:color="auto"/>
        <w:right w:val="none" w:sz="0" w:space="0" w:color="auto"/>
      </w:divBdr>
    </w:div>
    <w:div w:id="1487042838">
      <w:bodyDiv w:val="1"/>
      <w:marLeft w:val="0"/>
      <w:marRight w:val="0"/>
      <w:marTop w:val="0"/>
      <w:marBottom w:val="0"/>
      <w:divBdr>
        <w:top w:val="none" w:sz="0" w:space="0" w:color="auto"/>
        <w:left w:val="none" w:sz="0" w:space="0" w:color="auto"/>
        <w:bottom w:val="none" w:sz="0" w:space="0" w:color="auto"/>
        <w:right w:val="none" w:sz="0" w:space="0" w:color="auto"/>
      </w:divBdr>
    </w:div>
    <w:div w:id="1487549046">
      <w:bodyDiv w:val="1"/>
      <w:marLeft w:val="0"/>
      <w:marRight w:val="0"/>
      <w:marTop w:val="0"/>
      <w:marBottom w:val="0"/>
      <w:divBdr>
        <w:top w:val="none" w:sz="0" w:space="0" w:color="auto"/>
        <w:left w:val="none" w:sz="0" w:space="0" w:color="auto"/>
        <w:bottom w:val="none" w:sz="0" w:space="0" w:color="auto"/>
        <w:right w:val="none" w:sz="0" w:space="0" w:color="auto"/>
      </w:divBdr>
    </w:div>
    <w:div w:id="1487551397">
      <w:bodyDiv w:val="1"/>
      <w:marLeft w:val="0"/>
      <w:marRight w:val="0"/>
      <w:marTop w:val="0"/>
      <w:marBottom w:val="0"/>
      <w:divBdr>
        <w:top w:val="none" w:sz="0" w:space="0" w:color="auto"/>
        <w:left w:val="none" w:sz="0" w:space="0" w:color="auto"/>
        <w:bottom w:val="none" w:sz="0" w:space="0" w:color="auto"/>
        <w:right w:val="none" w:sz="0" w:space="0" w:color="auto"/>
      </w:divBdr>
    </w:div>
    <w:div w:id="1489127053">
      <w:bodyDiv w:val="1"/>
      <w:marLeft w:val="0"/>
      <w:marRight w:val="0"/>
      <w:marTop w:val="0"/>
      <w:marBottom w:val="0"/>
      <w:divBdr>
        <w:top w:val="none" w:sz="0" w:space="0" w:color="auto"/>
        <w:left w:val="none" w:sz="0" w:space="0" w:color="auto"/>
        <w:bottom w:val="none" w:sz="0" w:space="0" w:color="auto"/>
        <w:right w:val="none" w:sz="0" w:space="0" w:color="auto"/>
      </w:divBdr>
    </w:div>
    <w:div w:id="1489664635">
      <w:bodyDiv w:val="1"/>
      <w:marLeft w:val="0"/>
      <w:marRight w:val="0"/>
      <w:marTop w:val="0"/>
      <w:marBottom w:val="0"/>
      <w:divBdr>
        <w:top w:val="none" w:sz="0" w:space="0" w:color="auto"/>
        <w:left w:val="none" w:sz="0" w:space="0" w:color="auto"/>
        <w:bottom w:val="none" w:sz="0" w:space="0" w:color="auto"/>
        <w:right w:val="none" w:sz="0" w:space="0" w:color="auto"/>
      </w:divBdr>
    </w:div>
    <w:div w:id="1491171901">
      <w:bodyDiv w:val="1"/>
      <w:marLeft w:val="0"/>
      <w:marRight w:val="0"/>
      <w:marTop w:val="0"/>
      <w:marBottom w:val="0"/>
      <w:divBdr>
        <w:top w:val="none" w:sz="0" w:space="0" w:color="auto"/>
        <w:left w:val="none" w:sz="0" w:space="0" w:color="auto"/>
        <w:bottom w:val="none" w:sz="0" w:space="0" w:color="auto"/>
        <w:right w:val="none" w:sz="0" w:space="0" w:color="auto"/>
      </w:divBdr>
    </w:div>
    <w:div w:id="1491672254">
      <w:bodyDiv w:val="1"/>
      <w:marLeft w:val="0"/>
      <w:marRight w:val="0"/>
      <w:marTop w:val="0"/>
      <w:marBottom w:val="0"/>
      <w:divBdr>
        <w:top w:val="none" w:sz="0" w:space="0" w:color="auto"/>
        <w:left w:val="none" w:sz="0" w:space="0" w:color="auto"/>
        <w:bottom w:val="none" w:sz="0" w:space="0" w:color="auto"/>
        <w:right w:val="none" w:sz="0" w:space="0" w:color="auto"/>
      </w:divBdr>
    </w:div>
    <w:div w:id="1492332467">
      <w:bodyDiv w:val="1"/>
      <w:marLeft w:val="0"/>
      <w:marRight w:val="0"/>
      <w:marTop w:val="0"/>
      <w:marBottom w:val="0"/>
      <w:divBdr>
        <w:top w:val="none" w:sz="0" w:space="0" w:color="auto"/>
        <w:left w:val="none" w:sz="0" w:space="0" w:color="auto"/>
        <w:bottom w:val="none" w:sz="0" w:space="0" w:color="auto"/>
        <w:right w:val="none" w:sz="0" w:space="0" w:color="auto"/>
      </w:divBdr>
    </w:div>
    <w:div w:id="1492525582">
      <w:bodyDiv w:val="1"/>
      <w:marLeft w:val="0"/>
      <w:marRight w:val="0"/>
      <w:marTop w:val="0"/>
      <w:marBottom w:val="0"/>
      <w:divBdr>
        <w:top w:val="none" w:sz="0" w:space="0" w:color="auto"/>
        <w:left w:val="none" w:sz="0" w:space="0" w:color="auto"/>
        <w:bottom w:val="none" w:sz="0" w:space="0" w:color="auto"/>
        <w:right w:val="none" w:sz="0" w:space="0" w:color="auto"/>
      </w:divBdr>
    </w:div>
    <w:div w:id="1492982115">
      <w:bodyDiv w:val="1"/>
      <w:marLeft w:val="0"/>
      <w:marRight w:val="0"/>
      <w:marTop w:val="0"/>
      <w:marBottom w:val="0"/>
      <w:divBdr>
        <w:top w:val="none" w:sz="0" w:space="0" w:color="auto"/>
        <w:left w:val="none" w:sz="0" w:space="0" w:color="auto"/>
        <w:bottom w:val="none" w:sz="0" w:space="0" w:color="auto"/>
        <w:right w:val="none" w:sz="0" w:space="0" w:color="auto"/>
      </w:divBdr>
    </w:div>
    <w:div w:id="1493568958">
      <w:bodyDiv w:val="1"/>
      <w:marLeft w:val="0"/>
      <w:marRight w:val="0"/>
      <w:marTop w:val="0"/>
      <w:marBottom w:val="0"/>
      <w:divBdr>
        <w:top w:val="none" w:sz="0" w:space="0" w:color="auto"/>
        <w:left w:val="none" w:sz="0" w:space="0" w:color="auto"/>
        <w:bottom w:val="none" w:sz="0" w:space="0" w:color="auto"/>
        <w:right w:val="none" w:sz="0" w:space="0" w:color="auto"/>
      </w:divBdr>
    </w:div>
    <w:div w:id="1494225512">
      <w:bodyDiv w:val="1"/>
      <w:marLeft w:val="0"/>
      <w:marRight w:val="0"/>
      <w:marTop w:val="0"/>
      <w:marBottom w:val="0"/>
      <w:divBdr>
        <w:top w:val="none" w:sz="0" w:space="0" w:color="auto"/>
        <w:left w:val="none" w:sz="0" w:space="0" w:color="auto"/>
        <w:bottom w:val="none" w:sz="0" w:space="0" w:color="auto"/>
        <w:right w:val="none" w:sz="0" w:space="0" w:color="auto"/>
      </w:divBdr>
    </w:div>
    <w:div w:id="1494294751">
      <w:bodyDiv w:val="1"/>
      <w:marLeft w:val="0"/>
      <w:marRight w:val="0"/>
      <w:marTop w:val="0"/>
      <w:marBottom w:val="0"/>
      <w:divBdr>
        <w:top w:val="none" w:sz="0" w:space="0" w:color="auto"/>
        <w:left w:val="none" w:sz="0" w:space="0" w:color="auto"/>
        <w:bottom w:val="none" w:sz="0" w:space="0" w:color="auto"/>
        <w:right w:val="none" w:sz="0" w:space="0" w:color="auto"/>
      </w:divBdr>
    </w:div>
    <w:div w:id="1495028926">
      <w:bodyDiv w:val="1"/>
      <w:marLeft w:val="0"/>
      <w:marRight w:val="0"/>
      <w:marTop w:val="0"/>
      <w:marBottom w:val="0"/>
      <w:divBdr>
        <w:top w:val="none" w:sz="0" w:space="0" w:color="auto"/>
        <w:left w:val="none" w:sz="0" w:space="0" w:color="auto"/>
        <w:bottom w:val="none" w:sz="0" w:space="0" w:color="auto"/>
        <w:right w:val="none" w:sz="0" w:space="0" w:color="auto"/>
      </w:divBdr>
    </w:div>
    <w:div w:id="1495335206">
      <w:bodyDiv w:val="1"/>
      <w:marLeft w:val="0"/>
      <w:marRight w:val="0"/>
      <w:marTop w:val="0"/>
      <w:marBottom w:val="0"/>
      <w:divBdr>
        <w:top w:val="none" w:sz="0" w:space="0" w:color="auto"/>
        <w:left w:val="none" w:sz="0" w:space="0" w:color="auto"/>
        <w:bottom w:val="none" w:sz="0" w:space="0" w:color="auto"/>
        <w:right w:val="none" w:sz="0" w:space="0" w:color="auto"/>
      </w:divBdr>
    </w:div>
    <w:div w:id="1496342266">
      <w:bodyDiv w:val="1"/>
      <w:marLeft w:val="0"/>
      <w:marRight w:val="0"/>
      <w:marTop w:val="0"/>
      <w:marBottom w:val="0"/>
      <w:divBdr>
        <w:top w:val="none" w:sz="0" w:space="0" w:color="auto"/>
        <w:left w:val="none" w:sz="0" w:space="0" w:color="auto"/>
        <w:bottom w:val="none" w:sz="0" w:space="0" w:color="auto"/>
        <w:right w:val="none" w:sz="0" w:space="0" w:color="auto"/>
      </w:divBdr>
    </w:div>
    <w:div w:id="1496844482">
      <w:bodyDiv w:val="1"/>
      <w:marLeft w:val="0"/>
      <w:marRight w:val="0"/>
      <w:marTop w:val="0"/>
      <w:marBottom w:val="0"/>
      <w:divBdr>
        <w:top w:val="none" w:sz="0" w:space="0" w:color="auto"/>
        <w:left w:val="none" w:sz="0" w:space="0" w:color="auto"/>
        <w:bottom w:val="none" w:sz="0" w:space="0" w:color="auto"/>
        <w:right w:val="none" w:sz="0" w:space="0" w:color="auto"/>
      </w:divBdr>
    </w:div>
    <w:div w:id="1497379858">
      <w:bodyDiv w:val="1"/>
      <w:marLeft w:val="0"/>
      <w:marRight w:val="0"/>
      <w:marTop w:val="0"/>
      <w:marBottom w:val="0"/>
      <w:divBdr>
        <w:top w:val="none" w:sz="0" w:space="0" w:color="auto"/>
        <w:left w:val="none" w:sz="0" w:space="0" w:color="auto"/>
        <w:bottom w:val="none" w:sz="0" w:space="0" w:color="auto"/>
        <w:right w:val="none" w:sz="0" w:space="0" w:color="auto"/>
      </w:divBdr>
    </w:div>
    <w:div w:id="1497768668">
      <w:bodyDiv w:val="1"/>
      <w:marLeft w:val="0"/>
      <w:marRight w:val="0"/>
      <w:marTop w:val="0"/>
      <w:marBottom w:val="0"/>
      <w:divBdr>
        <w:top w:val="none" w:sz="0" w:space="0" w:color="auto"/>
        <w:left w:val="none" w:sz="0" w:space="0" w:color="auto"/>
        <w:bottom w:val="none" w:sz="0" w:space="0" w:color="auto"/>
        <w:right w:val="none" w:sz="0" w:space="0" w:color="auto"/>
      </w:divBdr>
    </w:div>
    <w:div w:id="1497837598">
      <w:bodyDiv w:val="1"/>
      <w:marLeft w:val="0"/>
      <w:marRight w:val="0"/>
      <w:marTop w:val="0"/>
      <w:marBottom w:val="0"/>
      <w:divBdr>
        <w:top w:val="none" w:sz="0" w:space="0" w:color="auto"/>
        <w:left w:val="none" w:sz="0" w:space="0" w:color="auto"/>
        <w:bottom w:val="none" w:sz="0" w:space="0" w:color="auto"/>
        <w:right w:val="none" w:sz="0" w:space="0" w:color="auto"/>
      </w:divBdr>
    </w:div>
    <w:div w:id="1498493482">
      <w:bodyDiv w:val="1"/>
      <w:marLeft w:val="0"/>
      <w:marRight w:val="0"/>
      <w:marTop w:val="0"/>
      <w:marBottom w:val="0"/>
      <w:divBdr>
        <w:top w:val="none" w:sz="0" w:space="0" w:color="auto"/>
        <w:left w:val="none" w:sz="0" w:space="0" w:color="auto"/>
        <w:bottom w:val="none" w:sz="0" w:space="0" w:color="auto"/>
        <w:right w:val="none" w:sz="0" w:space="0" w:color="auto"/>
      </w:divBdr>
    </w:div>
    <w:div w:id="1498617767">
      <w:bodyDiv w:val="1"/>
      <w:marLeft w:val="0"/>
      <w:marRight w:val="0"/>
      <w:marTop w:val="0"/>
      <w:marBottom w:val="0"/>
      <w:divBdr>
        <w:top w:val="none" w:sz="0" w:space="0" w:color="auto"/>
        <w:left w:val="none" w:sz="0" w:space="0" w:color="auto"/>
        <w:bottom w:val="none" w:sz="0" w:space="0" w:color="auto"/>
        <w:right w:val="none" w:sz="0" w:space="0" w:color="auto"/>
      </w:divBdr>
    </w:div>
    <w:div w:id="1499030288">
      <w:bodyDiv w:val="1"/>
      <w:marLeft w:val="0"/>
      <w:marRight w:val="0"/>
      <w:marTop w:val="0"/>
      <w:marBottom w:val="0"/>
      <w:divBdr>
        <w:top w:val="none" w:sz="0" w:space="0" w:color="auto"/>
        <w:left w:val="none" w:sz="0" w:space="0" w:color="auto"/>
        <w:bottom w:val="none" w:sz="0" w:space="0" w:color="auto"/>
        <w:right w:val="none" w:sz="0" w:space="0" w:color="auto"/>
      </w:divBdr>
    </w:div>
    <w:div w:id="1499495936">
      <w:bodyDiv w:val="1"/>
      <w:marLeft w:val="0"/>
      <w:marRight w:val="0"/>
      <w:marTop w:val="0"/>
      <w:marBottom w:val="0"/>
      <w:divBdr>
        <w:top w:val="none" w:sz="0" w:space="0" w:color="auto"/>
        <w:left w:val="none" w:sz="0" w:space="0" w:color="auto"/>
        <w:bottom w:val="none" w:sz="0" w:space="0" w:color="auto"/>
        <w:right w:val="none" w:sz="0" w:space="0" w:color="auto"/>
      </w:divBdr>
    </w:div>
    <w:div w:id="1499925858">
      <w:bodyDiv w:val="1"/>
      <w:marLeft w:val="0"/>
      <w:marRight w:val="0"/>
      <w:marTop w:val="0"/>
      <w:marBottom w:val="0"/>
      <w:divBdr>
        <w:top w:val="none" w:sz="0" w:space="0" w:color="auto"/>
        <w:left w:val="none" w:sz="0" w:space="0" w:color="auto"/>
        <w:bottom w:val="none" w:sz="0" w:space="0" w:color="auto"/>
        <w:right w:val="none" w:sz="0" w:space="0" w:color="auto"/>
      </w:divBdr>
    </w:div>
    <w:div w:id="1500997677">
      <w:bodyDiv w:val="1"/>
      <w:marLeft w:val="0"/>
      <w:marRight w:val="0"/>
      <w:marTop w:val="0"/>
      <w:marBottom w:val="0"/>
      <w:divBdr>
        <w:top w:val="none" w:sz="0" w:space="0" w:color="auto"/>
        <w:left w:val="none" w:sz="0" w:space="0" w:color="auto"/>
        <w:bottom w:val="none" w:sz="0" w:space="0" w:color="auto"/>
        <w:right w:val="none" w:sz="0" w:space="0" w:color="auto"/>
      </w:divBdr>
    </w:div>
    <w:div w:id="1501655544">
      <w:bodyDiv w:val="1"/>
      <w:marLeft w:val="0"/>
      <w:marRight w:val="0"/>
      <w:marTop w:val="0"/>
      <w:marBottom w:val="0"/>
      <w:divBdr>
        <w:top w:val="none" w:sz="0" w:space="0" w:color="auto"/>
        <w:left w:val="none" w:sz="0" w:space="0" w:color="auto"/>
        <w:bottom w:val="none" w:sz="0" w:space="0" w:color="auto"/>
        <w:right w:val="none" w:sz="0" w:space="0" w:color="auto"/>
      </w:divBdr>
    </w:div>
    <w:div w:id="1502116468">
      <w:bodyDiv w:val="1"/>
      <w:marLeft w:val="0"/>
      <w:marRight w:val="0"/>
      <w:marTop w:val="0"/>
      <w:marBottom w:val="0"/>
      <w:divBdr>
        <w:top w:val="none" w:sz="0" w:space="0" w:color="auto"/>
        <w:left w:val="none" w:sz="0" w:space="0" w:color="auto"/>
        <w:bottom w:val="none" w:sz="0" w:space="0" w:color="auto"/>
        <w:right w:val="none" w:sz="0" w:space="0" w:color="auto"/>
      </w:divBdr>
    </w:div>
    <w:div w:id="1502622105">
      <w:bodyDiv w:val="1"/>
      <w:marLeft w:val="0"/>
      <w:marRight w:val="0"/>
      <w:marTop w:val="0"/>
      <w:marBottom w:val="0"/>
      <w:divBdr>
        <w:top w:val="none" w:sz="0" w:space="0" w:color="auto"/>
        <w:left w:val="none" w:sz="0" w:space="0" w:color="auto"/>
        <w:bottom w:val="none" w:sz="0" w:space="0" w:color="auto"/>
        <w:right w:val="none" w:sz="0" w:space="0" w:color="auto"/>
      </w:divBdr>
    </w:div>
    <w:div w:id="1502741023">
      <w:bodyDiv w:val="1"/>
      <w:marLeft w:val="0"/>
      <w:marRight w:val="0"/>
      <w:marTop w:val="0"/>
      <w:marBottom w:val="0"/>
      <w:divBdr>
        <w:top w:val="none" w:sz="0" w:space="0" w:color="auto"/>
        <w:left w:val="none" w:sz="0" w:space="0" w:color="auto"/>
        <w:bottom w:val="none" w:sz="0" w:space="0" w:color="auto"/>
        <w:right w:val="none" w:sz="0" w:space="0" w:color="auto"/>
      </w:divBdr>
    </w:div>
    <w:div w:id="1504078725">
      <w:bodyDiv w:val="1"/>
      <w:marLeft w:val="0"/>
      <w:marRight w:val="0"/>
      <w:marTop w:val="0"/>
      <w:marBottom w:val="0"/>
      <w:divBdr>
        <w:top w:val="none" w:sz="0" w:space="0" w:color="auto"/>
        <w:left w:val="none" w:sz="0" w:space="0" w:color="auto"/>
        <w:bottom w:val="none" w:sz="0" w:space="0" w:color="auto"/>
        <w:right w:val="none" w:sz="0" w:space="0" w:color="auto"/>
      </w:divBdr>
    </w:div>
    <w:div w:id="1506243903">
      <w:bodyDiv w:val="1"/>
      <w:marLeft w:val="0"/>
      <w:marRight w:val="0"/>
      <w:marTop w:val="0"/>
      <w:marBottom w:val="0"/>
      <w:divBdr>
        <w:top w:val="none" w:sz="0" w:space="0" w:color="auto"/>
        <w:left w:val="none" w:sz="0" w:space="0" w:color="auto"/>
        <w:bottom w:val="none" w:sz="0" w:space="0" w:color="auto"/>
        <w:right w:val="none" w:sz="0" w:space="0" w:color="auto"/>
      </w:divBdr>
    </w:div>
    <w:div w:id="1506357217">
      <w:bodyDiv w:val="1"/>
      <w:marLeft w:val="0"/>
      <w:marRight w:val="0"/>
      <w:marTop w:val="0"/>
      <w:marBottom w:val="0"/>
      <w:divBdr>
        <w:top w:val="none" w:sz="0" w:space="0" w:color="auto"/>
        <w:left w:val="none" w:sz="0" w:space="0" w:color="auto"/>
        <w:bottom w:val="none" w:sz="0" w:space="0" w:color="auto"/>
        <w:right w:val="none" w:sz="0" w:space="0" w:color="auto"/>
      </w:divBdr>
    </w:div>
    <w:div w:id="1506632672">
      <w:bodyDiv w:val="1"/>
      <w:marLeft w:val="0"/>
      <w:marRight w:val="0"/>
      <w:marTop w:val="0"/>
      <w:marBottom w:val="0"/>
      <w:divBdr>
        <w:top w:val="none" w:sz="0" w:space="0" w:color="auto"/>
        <w:left w:val="none" w:sz="0" w:space="0" w:color="auto"/>
        <w:bottom w:val="none" w:sz="0" w:space="0" w:color="auto"/>
        <w:right w:val="none" w:sz="0" w:space="0" w:color="auto"/>
      </w:divBdr>
    </w:div>
    <w:div w:id="1507210459">
      <w:bodyDiv w:val="1"/>
      <w:marLeft w:val="0"/>
      <w:marRight w:val="0"/>
      <w:marTop w:val="0"/>
      <w:marBottom w:val="0"/>
      <w:divBdr>
        <w:top w:val="none" w:sz="0" w:space="0" w:color="auto"/>
        <w:left w:val="none" w:sz="0" w:space="0" w:color="auto"/>
        <w:bottom w:val="none" w:sz="0" w:space="0" w:color="auto"/>
        <w:right w:val="none" w:sz="0" w:space="0" w:color="auto"/>
      </w:divBdr>
    </w:div>
    <w:div w:id="1507551718">
      <w:bodyDiv w:val="1"/>
      <w:marLeft w:val="0"/>
      <w:marRight w:val="0"/>
      <w:marTop w:val="0"/>
      <w:marBottom w:val="0"/>
      <w:divBdr>
        <w:top w:val="none" w:sz="0" w:space="0" w:color="auto"/>
        <w:left w:val="none" w:sz="0" w:space="0" w:color="auto"/>
        <w:bottom w:val="none" w:sz="0" w:space="0" w:color="auto"/>
        <w:right w:val="none" w:sz="0" w:space="0" w:color="auto"/>
      </w:divBdr>
    </w:div>
    <w:div w:id="1507748916">
      <w:bodyDiv w:val="1"/>
      <w:marLeft w:val="0"/>
      <w:marRight w:val="0"/>
      <w:marTop w:val="0"/>
      <w:marBottom w:val="0"/>
      <w:divBdr>
        <w:top w:val="none" w:sz="0" w:space="0" w:color="auto"/>
        <w:left w:val="none" w:sz="0" w:space="0" w:color="auto"/>
        <w:bottom w:val="none" w:sz="0" w:space="0" w:color="auto"/>
        <w:right w:val="none" w:sz="0" w:space="0" w:color="auto"/>
      </w:divBdr>
    </w:div>
    <w:div w:id="1508668063">
      <w:bodyDiv w:val="1"/>
      <w:marLeft w:val="0"/>
      <w:marRight w:val="0"/>
      <w:marTop w:val="0"/>
      <w:marBottom w:val="0"/>
      <w:divBdr>
        <w:top w:val="none" w:sz="0" w:space="0" w:color="auto"/>
        <w:left w:val="none" w:sz="0" w:space="0" w:color="auto"/>
        <w:bottom w:val="none" w:sz="0" w:space="0" w:color="auto"/>
        <w:right w:val="none" w:sz="0" w:space="0" w:color="auto"/>
      </w:divBdr>
    </w:div>
    <w:div w:id="1513371639">
      <w:bodyDiv w:val="1"/>
      <w:marLeft w:val="0"/>
      <w:marRight w:val="0"/>
      <w:marTop w:val="0"/>
      <w:marBottom w:val="0"/>
      <w:divBdr>
        <w:top w:val="none" w:sz="0" w:space="0" w:color="auto"/>
        <w:left w:val="none" w:sz="0" w:space="0" w:color="auto"/>
        <w:bottom w:val="none" w:sz="0" w:space="0" w:color="auto"/>
        <w:right w:val="none" w:sz="0" w:space="0" w:color="auto"/>
      </w:divBdr>
    </w:div>
    <w:div w:id="1516849107">
      <w:bodyDiv w:val="1"/>
      <w:marLeft w:val="0"/>
      <w:marRight w:val="0"/>
      <w:marTop w:val="0"/>
      <w:marBottom w:val="0"/>
      <w:divBdr>
        <w:top w:val="none" w:sz="0" w:space="0" w:color="auto"/>
        <w:left w:val="none" w:sz="0" w:space="0" w:color="auto"/>
        <w:bottom w:val="none" w:sz="0" w:space="0" w:color="auto"/>
        <w:right w:val="none" w:sz="0" w:space="0" w:color="auto"/>
      </w:divBdr>
      <w:divsChild>
        <w:div w:id="395015589">
          <w:marLeft w:val="0"/>
          <w:marRight w:val="0"/>
          <w:marTop w:val="0"/>
          <w:marBottom w:val="0"/>
          <w:divBdr>
            <w:top w:val="none" w:sz="0" w:space="0" w:color="auto"/>
            <w:left w:val="none" w:sz="0" w:space="0" w:color="auto"/>
            <w:bottom w:val="none" w:sz="0" w:space="0" w:color="auto"/>
            <w:right w:val="none" w:sz="0" w:space="0" w:color="auto"/>
          </w:divBdr>
        </w:div>
      </w:divsChild>
    </w:div>
    <w:div w:id="1517230680">
      <w:bodyDiv w:val="1"/>
      <w:marLeft w:val="0"/>
      <w:marRight w:val="0"/>
      <w:marTop w:val="0"/>
      <w:marBottom w:val="0"/>
      <w:divBdr>
        <w:top w:val="none" w:sz="0" w:space="0" w:color="auto"/>
        <w:left w:val="none" w:sz="0" w:space="0" w:color="auto"/>
        <w:bottom w:val="none" w:sz="0" w:space="0" w:color="auto"/>
        <w:right w:val="none" w:sz="0" w:space="0" w:color="auto"/>
      </w:divBdr>
    </w:div>
    <w:div w:id="1518041333">
      <w:bodyDiv w:val="1"/>
      <w:marLeft w:val="0"/>
      <w:marRight w:val="0"/>
      <w:marTop w:val="0"/>
      <w:marBottom w:val="0"/>
      <w:divBdr>
        <w:top w:val="none" w:sz="0" w:space="0" w:color="auto"/>
        <w:left w:val="none" w:sz="0" w:space="0" w:color="auto"/>
        <w:bottom w:val="none" w:sz="0" w:space="0" w:color="auto"/>
        <w:right w:val="none" w:sz="0" w:space="0" w:color="auto"/>
      </w:divBdr>
    </w:div>
    <w:div w:id="1518302092">
      <w:bodyDiv w:val="1"/>
      <w:marLeft w:val="0"/>
      <w:marRight w:val="0"/>
      <w:marTop w:val="0"/>
      <w:marBottom w:val="0"/>
      <w:divBdr>
        <w:top w:val="none" w:sz="0" w:space="0" w:color="auto"/>
        <w:left w:val="none" w:sz="0" w:space="0" w:color="auto"/>
        <w:bottom w:val="none" w:sz="0" w:space="0" w:color="auto"/>
        <w:right w:val="none" w:sz="0" w:space="0" w:color="auto"/>
      </w:divBdr>
    </w:div>
    <w:div w:id="1519198784">
      <w:bodyDiv w:val="1"/>
      <w:marLeft w:val="0"/>
      <w:marRight w:val="0"/>
      <w:marTop w:val="0"/>
      <w:marBottom w:val="0"/>
      <w:divBdr>
        <w:top w:val="none" w:sz="0" w:space="0" w:color="auto"/>
        <w:left w:val="none" w:sz="0" w:space="0" w:color="auto"/>
        <w:bottom w:val="none" w:sz="0" w:space="0" w:color="auto"/>
        <w:right w:val="none" w:sz="0" w:space="0" w:color="auto"/>
      </w:divBdr>
    </w:div>
    <w:div w:id="1519810833">
      <w:bodyDiv w:val="1"/>
      <w:marLeft w:val="0"/>
      <w:marRight w:val="0"/>
      <w:marTop w:val="0"/>
      <w:marBottom w:val="0"/>
      <w:divBdr>
        <w:top w:val="none" w:sz="0" w:space="0" w:color="auto"/>
        <w:left w:val="none" w:sz="0" w:space="0" w:color="auto"/>
        <w:bottom w:val="none" w:sz="0" w:space="0" w:color="auto"/>
        <w:right w:val="none" w:sz="0" w:space="0" w:color="auto"/>
      </w:divBdr>
    </w:div>
    <w:div w:id="1520050518">
      <w:bodyDiv w:val="1"/>
      <w:marLeft w:val="0"/>
      <w:marRight w:val="0"/>
      <w:marTop w:val="0"/>
      <w:marBottom w:val="0"/>
      <w:divBdr>
        <w:top w:val="none" w:sz="0" w:space="0" w:color="auto"/>
        <w:left w:val="none" w:sz="0" w:space="0" w:color="auto"/>
        <w:bottom w:val="none" w:sz="0" w:space="0" w:color="auto"/>
        <w:right w:val="none" w:sz="0" w:space="0" w:color="auto"/>
      </w:divBdr>
    </w:div>
    <w:div w:id="1522664182">
      <w:bodyDiv w:val="1"/>
      <w:marLeft w:val="0"/>
      <w:marRight w:val="0"/>
      <w:marTop w:val="0"/>
      <w:marBottom w:val="0"/>
      <w:divBdr>
        <w:top w:val="none" w:sz="0" w:space="0" w:color="auto"/>
        <w:left w:val="none" w:sz="0" w:space="0" w:color="auto"/>
        <w:bottom w:val="none" w:sz="0" w:space="0" w:color="auto"/>
        <w:right w:val="none" w:sz="0" w:space="0" w:color="auto"/>
      </w:divBdr>
    </w:div>
    <w:div w:id="1523974981">
      <w:bodyDiv w:val="1"/>
      <w:marLeft w:val="0"/>
      <w:marRight w:val="0"/>
      <w:marTop w:val="0"/>
      <w:marBottom w:val="0"/>
      <w:divBdr>
        <w:top w:val="none" w:sz="0" w:space="0" w:color="auto"/>
        <w:left w:val="none" w:sz="0" w:space="0" w:color="auto"/>
        <w:bottom w:val="none" w:sz="0" w:space="0" w:color="auto"/>
        <w:right w:val="none" w:sz="0" w:space="0" w:color="auto"/>
      </w:divBdr>
    </w:div>
    <w:div w:id="1524049555">
      <w:bodyDiv w:val="1"/>
      <w:marLeft w:val="0"/>
      <w:marRight w:val="0"/>
      <w:marTop w:val="0"/>
      <w:marBottom w:val="0"/>
      <w:divBdr>
        <w:top w:val="none" w:sz="0" w:space="0" w:color="auto"/>
        <w:left w:val="none" w:sz="0" w:space="0" w:color="auto"/>
        <w:bottom w:val="none" w:sz="0" w:space="0" w:color="auto"/>
        <w:right w:val="none" w:sz="0" w:space="0" w:color="auto"/>
      </w:divBdr>
    </w:div>
    <w:div w:id="1525050015">
      <w:bodyDiv w:val="1"/>
      <w:marLeft w:val="0"/>
      <w:marRight w:val="0"/>
      <w:marTop w:val="0"/>
      <w:marBottom w:val="0"/>
      <w:divBdr>
        <w:top w:val="none" w:sz="0" w:space="0" w:color="auto"/>
        <w:left w:val="none" w:sz="0" w:space="0" w:color="auto"/>
        <w:bottom w:val="none" w:sz="0" w:space="0" w:color="auto"/>
        <w:right w:val="none" w:sz="0" w:space="0" w:color="auto"/>
      </w:divBdr>
    </w:div>
    <w:div w:id="1525090614">
      <w:bodyDiv w:val="1"/>
      <w:marLeft w:val="0"/>
      <w:marRight w:val="0"/>
      <w:marTop w:val="0"/>
      <w:marBottom w:val="0"/>
      <w:divBdr>
        <w:top w:val="none" w:sz="0" w:space="0" w:color="auto"/>
        <w:left w:val="none" w:sz="0" w:space="0" w:color="auto"/>
        <w:bottom w:val="none" w:sz="0" w:space="0" w:color="auto"/>
        <w:right w:val="none" w:sz="0" w:space="0" w:color="auto"/>
      </w:divBdr>
    </w:div>
    <w:div w:id="1525287601">
      <w:bodyDiv w:val="1"/>
      <w:marLeft w:val="0"/>
      <w:marRight w:val="0"/>
      <w:marTop w:val="0"/>
      <w:marBottom w:val="0"/>
      <w:divBdr>
        <w:top w:val="none" w:sz="0" w:space="0" w:color="auto"/>
        <w:left w:val="none" w:sz="0" w:space="0" w:color="auto"/>
        <w:bottom w:val="none" w:sz="0" w:space="0" w:color="auto"/>
        <w:right w:val="none" w:sz="0" w:space="0" w:color="auto"/>
      </w:divBdr>
    </w:div>
    <w:div w:id="1526866961">
      <w:bodyDiv w:val="1"/>
      <w:marLeft w:val="0"/>
      <w:marRight w:val="0"/>
      <w:marTop w:val="0"/>
      <w:marBottom w:val="0"/>
      <w:divBdr>
        <w:top w:val="none" w:sz="0" w:space="0" w:color="auto"/>
        <w:left w:val="none" w:sz="0" w:space="0" w:color="auto"/>
        <w:bottom w:val="none" w:sz="0" w:space="0" w:color="auto"/>
        <w:right w:val="none" w:sz="0" w:space="0" w:color="auto"/>
      </w:divBdr>
    </w:div>
    <w:div w:id="1527211974">
      <w:bodyDiv w:val="1"/>
      <w:marLeft w:val="0"/>
      <w:marRight w:val="0"/>
      <w:marTop w:val="0"/>
      <w:marBottom w:val="0"/>
      <w:divBdr>
        <w:top w:val="none" w:sz="0" w:space="0" w:color="auto"/>
        <w:left w:val="none" w:sz="0" w:space="0" w:color="auto"/>
        <w:bottom w:val="none" w:sz="0" w:space="0" w:color="auto"/>
        <w:right w:val="none" w:sz="0" w:space="0" w:color="auto"/>
      </w:divBdr>
    </w:div>
    <w:div w:id="1528251109">
      <w:bodyDiv w:val="1"/>
      <w:marLeft w:val="0"/>
      <w:marRight w:val="0"/>
      <w:marTop w:val="0"/>
      <w:marBottom w:val="0"/>
      <w:divBdr>
        <w:top w:val="none" w:sz="0" w:space="0" w:color="auto"/>
        <w:left w:val="none" w:sz="0" w:space="0" w:color="auto"/>
        <w:bottom w:val="none" w:sz="0" w:space="0" w:color="auto"/>
        <w:right w:val="none" w:sz="0" w:space="0" w:color="auto"/>
      </w:divBdr>
    </w:div>
    <w:div w:id="1528324122">
      <w:bodyDiv w:val="1"/>
      <w:marLeft w:val="0"/>
      <w:marRight w:val="0"/>
      <w:marTop w:val="0"/>
      <w:marBottom w:val="0"/>
      <w:divBdr>
        <w:top w:val="none" w:sz="0" w:space="0" w:color="auto"/>
        <w:left w:val="none" w:sz="0" w:space="0" w:color="auto"/>
        <w:bottom w:val="none" w:sz="0" w:space="0" w:color="auto"/>
        <w:right w:val="none" w:sz="0" w:space="0" w:color="auto"/>
      </w:divBdr>
    </w:div>
    <w:div w:id="1528518633">
      <w:bodyDiv w:val="1"/>
      <w:marLeft w:val="0"/>
      <w:marRight w:val="0"/>
      <w:marTop w:val="0"/>
      <w:marBottom w:val="0"/>
      <w:divBdr>
        <w:top w:val="none" w:sz="0" w:space="0" w:color="auto"/>
        <w:left w:val="none" w:sz="0" w:space="0" w:color="auto"/>
        <w:bottom w:val="none" w:sz="0" w:space="0" w:color="auto"/>
        <w:right w:val="none" w:sz="0" w:space="0" w:color="auto"/>
      </w:divBdr>
    </w:div>
    <w:div w:id="1530416251">
      <w:bodyDiv w:val="1"/>
      <w:marLeft w:val="0"/>
      <w:marRight w:val="0"/>
      <w:marTop w:val="0"/>
      <w:marBottom w:val="0"/>
      <w:divBdr>
        <w:top w:val="none" w:sz="0" w:space="0" w:color="auto"/>
        <w:left w:val="none" w:sz="0" w:space="0" w:color="auto"/>
        <w:bottom w:val="none" w:sz="0" w:space="0" w:color="auto"/>
        <w:right w:val="none" w:sz="0" w:space="0" w:color="auto"/>
      </w:divBdr>
    </w:div>
    <w:div w:id="1531140251">
      <w:bodyDiv w:val="1"/>
      <w:marLeft w:val="0"/>
      <w:marRight w:val="0"/>
      <w:marTop w:val="0"/>
      <w:marBottom w:val="0"/>
      <w:divBdr>
        <w:top w:val="none" w:sz="0" w:space="0" w:color="auto"/>
        <w:left w:val="none" w:sz="0" w:space="0" w:color="auto"/>
        <w:bottom w:val="none" w:sz="0" w:space="0" w:color="auto"/>
        <w:right w:val="none" w:sz="0" w:space="0" w:color="auto"/>
      </w:divBdr>
    </w:div>
    <w:div w:id="1532457015">
      <w:bodyDiv w:val="1"/>
      <w:marLeft w:val="0"/>
      <w:marRight w:val="0"/>
      <w:marTop w:val="0"/>
      <w:marBottom w:val="0"/>
      <w:divBdr>
        <w:top w:val="none" w:sz="0" w:space="0" w:color="auto"/>
        <w:left w:val="none" w:sz="0" w:space="0" w:color="auto"/>
        <w:bottom w:val="none" w:sz="0" w:space="0" w:color="auto"/>
        <w:right w:val="none" w:sz="0" w:space="0" w:color="auto"/>
      </w:divBdr>
    </w:div>
    <w:div w:id="1532769359">
      <w:bodyDiv w:val="1"/>
      <w:marLeft w:val="0"/>
      <w:marRight w:val="0"/>
      <w:marTop w:val="0"/>
      <w:marBottom w:val="0"/>
      <w:divBdr>
        <w:top w:val="none" w:sz="0" w:space="0" w:color="auto"/>
        <w:left w:val="none" w:sz="0" w:space="0" w:color="auto"/>
        <w:bottom w:val="none" w:sz="0" w:space="0" w:color="auto"/>
        <w:right w:val="none" w:sz="0" w:space="0" w:color="auto"/>
      </w:divBdr>
    </w:div>
    <w:div w:id="1533809697">
      <w:bodyDiv w:val="1"/>
      <w:marLeft w:val="0"/>
      <w:marRight w:val="0"/>
      <w:marTop w:val="0"/>
      <w:marBottom w:val="0"/>
      <w:divBdr>
        <w:top w:val="none" w:sz="0" w:space="0" w:color="auto"/>
        <w:left w:val="none" w:sz="0" w:space="0" w:color="auto"/>
        <w:bottom w:val="none" w:sz="0" w:space="0" w:color="auto"/>
        <w:right w:val="none" w:sz="0" w:space="0" w:color="auto"/>
      </w:divBdr>
    </w:div>
    <w:div w:id="1534030271">
      <w:bodyDiv w:val="1"/>
      <w:marLeft w:val="0"/>
      <w:marRight w:val="0"/>
      <w:marTop w:val="0"/>
      <w:marBottom w:val="0"/>
      <w:divBdr>
        <w:top w:val="none" w:sz="0" w:space="0" w:color="auto"/>
        <w:left w:val="none" w:sz="0" w:space="0" w:color="auto"/>
        <w:bottom w:val="none" w:sz="0" w:space="0" w:color="auto"/>
        <w:right w:val="none" w:sz="0" w:space="0" w:color="auto"/>
      </w:divBdr>
    </w:div>
    <w:div w:id="1534226445">
      <w:bodyDiv w:val="1"/>
      <w:marLeft w:val="0"/>
      <w:marRight w:val="0"/>
      <w:marTop w:val="0"/>
      <w:marBottom w:val="0"/>
      <w:divBdr>
        <w:top w:val="none" w:sz="0" w:space="0" w:color="auto"/>
        <w:left w:val="none" w:sz="0" w:space="0" w:color="auto"/>
        <w:bottom w:val="none" w:sz="0" w:space="0" w:color="auto"/>
        <w:right w:val="none" w:sz="0" w:space="0" w:color="auto"/>
      </w:divBdr>
    </w:div>
    <w:div w:id="1534346461">
      <w:bodyDiv w:val="1"/>
      <w:marLeft w:val="0"/>
      <w:marRight w:val="0"/>
      <w:marTop w:val="0"/>
      <w:marBottom w:val="0"/>
      <w:divBdr>
        <w:top w:val="none" w:sz="0" w:space="0" w:color="auto"/>
        <w:left w:val="none" w:sz="0" w:space="0" w:color="auto"/>
        <w:bottom w:val="none" w:sz="0" w:space="0" w:color="auto"/>
        <w:right w:val="none" w:sz="0" w:space="0" w:color="auto"/>
      </w:divBdr>
    </w:div>
    <w:div w:id="1535535143">
      <w:bodyDiv w:val="1"/>
      <w:marLeft w:val="0"/>
      <w:marRight w:val="0"/>
      <w:marTop w:val="0"/>
      <w:marBottom w:val="0"/>
      <w:divBdr>
        <w:top w:val="none" w:sz="0" w:space="0" w:color="auto"/>
        <w:left w:val="none" w:sz="0" w:space="0" w:color="auto"/>
        <w:bottom w:val="none" w:sz="0" w:space="0" w:color="auto"/>
        <w:right w:val="none" w:sz="0" w:space="0" w:color="auto"/>
      </w:divBdr>
    </w:div>
    <w:div w:id="1535731808">
      <w:bodyDiv w:val="1"/>
      <w:marLeft w:val="0"/>
      <w:marRight w:val="0"/>
      <w:marTop w:val="0"/>
      <w:marBottom w:val="0"/>
      <w:divBdr>
        <w:top w:val="none" w:sz="0" w:space="0" w:color="auto"/>
        <w:left w:val="none" w:sz="0" w:space="0" w:color="auto"/>
        <w:bottom w:val="none" w:sz="0" w:space="0" w:color="auto"/>
        <w:right w:val="none" w:sz="0" w:space="0" w:color="auto"/>
      </w:divBdr>
    </w:div>
    <w:div w:id="1536575596">
      <w:bodyDiv w:val="1"/>
      <w:marLeft w:val="0"/>
      <w:marRight w:val="0"/>
      <w:marTop w:val="0"/>
      <w:marBottom w:val="0"/>
      <w:divBdr>
        <w:top w:val="none" w:sz="0" w:space="0" w:color="auto"/>
        <w:left w:val="none" w:sz="0" w:space="0" w:color="auto"/>
        <w:bottom w:val="none" w:sz="0" w:space="0" w:color="auto"/>
        <w:right w:val="none" w:sz="0" w:space="0" w:color="auto"/>
      </w:divBdr>
    </w:div>
    <w:div w:id="1538929019">
      <w:bodyDiv w:val="1"/>
      <w:marLeft w:val="0"/>
      <w:marRight w:val="0"/>
      <w:marTop w:val="0"/>
      <w:marBottom w:val="0"/>
      <w:divBdr>
        <w:top w:val="none" w:sz="0" w:space="0" w:color="auto"/>
        <w:left w:val="none" w:sz="0" w:space="0" w:color="auto"/>
        <w:bottom w:val="none" w:sz="0" w:space="0" w:color="auto"/>
        <w:right w:val="none" w:sz="0" w:space="0" w:color="auto"/>
      </w:divBdr>
    </w:div>
    <w:div w:id="1539009746">
      <w:bodyDiv w:val="1"/>
      <w:marLeft w:val="0"/>
      <w:marRight w:val="0"/>
      <w:marTop w:val="0"/>
      <w:marBottom w:val="0"/>
      <w:divBdr>
        <w:top w:val="none" w:sz="0" w:space="0" w:color="auto"/>
        <w:left w:val="none" w:sz="0" w:space="0" w:color="auto"/>
        <w:bottom w:val="none" w:sz="0" w:space="0" w:color="auto"/>
        <w:right w:val="none" w:sz="0" w:space="0" w:color="auto"/>
      </w:divBdr>
    </w:div>
    <w:div w:id="1539195727">
      <w:bodyDiv w:val="1"/>
      <w:marLeft w:val="0"/>
      <w:marRight w:val="0"/>
      <w:marTop w:val="0"/>
      <w:marBottom w:val="0"/>
      <w:divBdr>
        <w:top w:val="none" w:sz="0" w:space="0" w:color="auto"/>
        <w:left w:val="none" w:sz="0" w:space="0" w:color="auto"/>
        <w:bottom w:val="none" w:sz="0" w:space="0" w:color="auto"/>
        <w:right w:val="none" w:sz="0" w:space="0" w:color="auto"/>
      </w:divBdr>
    </w:div>
    <w:div w:id="1539269938">
      <w:bodyDiv w:val="1"/>
      <w:marLeft w:val="0"/>
      <w:marRight w:val="0"/>
      <w:marTop w:val="0"/>
      <w:marBottom w:val="0"/>
      <w:divBdr>
        <w:top w:val="none" w:sz="0" w:space="0" w:color="auto"/>
        <w:left w:val="none" w:sz="0" w:space="0" w:color="auto"/>
        <w:bottom w:val="none" w:sz="0" w:space="0" w:color="auto"/>
        <w:right w:val="none" w:sz="0" w:space="0" w:color="auto"/>
      </w:divBdr>
    </w:div>
    <w:div w:id="1540244485">
      <w:bodyDiv w:val="1"/>
      <w:marLeft w:val="0"/>
      <w:marRight w:val="0"/>
      <w:marTop w:val="0"/>
      <w:marBottom w:val="0"/>
      <w:divBdr>
        <w:top w:val="none" w:sz="0" w:space="0" w:color="auto"/>
        <w:left w:val="none" w:sz="0" w:space="0" w:color="auto"/>
        <w:bottom w:val="none" w:sz="0" w:space="0" w:color="auto"/>
        <w:right w:val="none" w:sz="0" w:space="0" w:color="auto"/>
      </w:divBdr>
    </w:div>
    <w:div w:id="1540894834">
      <w:bodyDiv w:val="1"/>
      <w:marLeft w:val="0"/>
      <w:marRight w:val="0"/>
      <w:marTop w:val="0"/>
      <w:marBottom w:val="0"/>
      <w:divBdr>
        <w:top w:val="none" w:sz="0" w:space="0" w:color="auto"/>
        <w:left w:val="none" w:sz="0" w:space="0" w:color="auto"/>
        <w:bottom w:val="none" w:sz="0" w:space="0" w:color="auto"/>
        <w:right w:val="none" w:sz="0" w:space="0" w:color="auto"/>
      </w:divBdr>
    </w:div>
    <w:div w:id="1541284829">
      <w:bodyDiv w:val="1"/>
      <w:marLeft w:val="0"/>
      <w:marRight w:val="0"/>
      <w:marTop w:val="0"/>
      <w:marBottom w:val="0"/>
      <w:divBdr>
        <w:top w:val="none" w:sz="0" w:space="0" w:color="auto"/>
        <w:left w:val="none" w:sz="0" w:space="0" w:color="auto"/>
        <w:bottom w:val="none" w:sz="0" w:space="0" w:color="auto"/>
        <w:right w:val="none" w:sz="0" w:space="0" w:color="auto"/>
      </w:divBdr>
    </w:div>
    <w:div w:id="1542012681">
      <w:bodyDiv w:val="1"/>
      <w:marLeft w:val="0"/>
      <w:marRight w:val="0"/>
      <w:marTop w:val="0"/>
      <w:marBottom w:val="0"/>
      <w:divBdr>
        <w:top w:val="none" w:sz="0" w:space="0" w:color="auto"/>
        <w:left w:val="none" w:sz="0" w:space="0" w:color="auto"/>
        <w:bottom w:val="none" w:sz="0" w:space="0" w:color="auto"/>
        <w:right w:val="none" w:sz="0" w:space="0" w:color="auto"/>
      </w:divBdr>
    </w:div>
    <w:div w:id="1542479565">
      <w:bodyDiv w:val="1"/>
      <w:marLeft w:val="0"/>
      <w:marRight w:val="0"/>
      <w:marTop w:val="0"/>
      <w:marBottom w:val="0"/>
      <w:divBdr>
        <w:top w:val="none" w:sz="0" w:space="0" w:color="auto"/>
        <w:left w:val="none" w:sz="0" w:space="0" w:color="auto"/>
        <w:bottom w:val="none" w:sz="0" w:space="0" w:color="auto"/>
        <w:right w:val="none" w:sz="0" w:space="0" w:color="auto"/>
      </w:divBdr>
    </w:div>
    <w:div w:id="1542668647">
      <w:bodyDiv w:val="1"/>
      <w:marLeft w:val="0"/>
      <w:marRight w:val="0"/>
      <w:marTop w:val="0"/>
      <w:marBottom w:val="0"/>
      <w:divBdr>
        <w:top w:val="none" w:sz="0" w:space="0" w:color="auto"/>
        <w:left w:val="none" w:sz="0" w:space="0" w:color="auto"/>
        <w:bottom w:val="none" w:sz="0" w:space="0" w:color="auto"/>
        <w:right w:val="none" w:sz="0" w:space="0" w:color="auto"/>
      </w:divBdr>
    </w:div>
    <w:div w:id="1546136601">
      <w:bodyDiv w:val="1"/>
      <w:marLeft w:val="0"/>
      <w:marRight w:val="0"/>
      <w:marTop w:val="0"/>
      <w:marBottom w:val="0"/>
      <w:divBdr>
        <w:top w:val="none" w:sz="0" w:space="0" w:color="auto"/>
        <w:left w:val="none" w:sz="0" w:space="0" w:color="auto"/>
        <w:bottom w:val="none" w:sz="0" w:space="0" w:color="auto"/>
        <w:right w:val="none" w:sz="0" w:space="0" w:color="auto"/>
      </w:divBdr>
    </w:div>
    <w:div w:id="1546209768">
      <w:bodyDiv w:val="1"/>
      <w:marLeft w:val="0"/>
      <w:marRight w:val="0"/>
      <w:marTop w:val="0"/>
      <w:marBottom w:val="0"/>
      <w:divBdr>
        <w:top w:val="none" w:sz="0" w:space="0" w:color="auto"/>
        <w:left w:val="none" w:sz="0" w:space="0" w:color="auto"/>
        <w:bottom w:val="none" w:sz="0" w:space="0" w:color="auto"/>
        <w:right w:val="none" w:sz="0" w:space="0" w:color="auto"/>
      </w:divBdr>
    </w:div>
    <w:div w:id="1547639508">
      <w:bodyDiv w:val="1"/>
      <w:marLeft w:val="0"/>
      <w:marRight w:val="0"/>
      <w:marTop w:val="0"/>
      <w:marBottom w:val="0"/>
      <w:divBdr>
        <w:top w:val="none" w:sz="0" w:space="0" w:color="auto"/>
        <w:left w:val="none" w:sz="0" w:space="0" w:color="auto"/>
        <w:bottom w:val="none" w:sz="0" w:space="0" w:color="auto"/>
        <w:right w:val="none" w:sz="0" w:space="0" w:color="auto"/>
      </w:divBdr>
    </w:div>
    <w:div w:id="1548763899">
      <w:bodyDiv w:val="1"/>
      <w:marLeft w:val="0"/>
      <w:marRight w:val="0"/>
      <w:marTop w:val="0"/>
      <w:marBottom w:val="0"/>
      <w:divBdr>
        <w:top w:val="none" w:sz="0" w:space="0" w:color="auto"/>
        <w:left w:val="none" w:sz="0" w:space="0" w:color="auto"/>
        <w:bottom w:val="none" w:sz="0" w:space="0" w:color="auto"/>
        <w:right w:val="none" w:sz="0" w:space="0" w:color="auto"/>
      </w:divBdr>
    </w:div>
    <w:div w:id="1550726007">
      <w:bodyDiv w:val="1"/>
      <w:marLeft w:val="0"/>
      <w:marRight w:val="0"/>
      <w:marTop w:val="0"/>
      <w:marBottom w:val="0"/>
      <w:divBdr>
        <w:top w:val="none" w:sz="0" w:space="0" w:color="auto"/>
        <w:left w:val="none" w:sz="0" w:space="0" w:color="auto"/>
        <w:bottom w:val="none" w:sz="0" w:space="0" w:color="auto"/>
        <w:right w:val="none" w:sz="0" w:space="0" w:color="auto"/>
      </w:divBdr>
    </w:div>
    <w:div w:id="1551455854">
      <w:bodyDiv w:val="1"/>
      <w:marLeft w:val="0"/>
      <w:marRight w:val="0"/>
      <w:marTop w:val="0"/>
      <w:marBottom w:val="0"/>
      <w:divBdr>
        <w:top w:val="none" w:sz="0" w:space="0" w:color="auto"/>
        <w:left w:val="none" w:sz="0" w:space="0" w:color="auto"/>
        <w:bottom w:val="none" w:sz="0" w:space="0" w:color="auto"/>
        <w:right w:val="none" w:sz="0" w:space="0" w:color="auto"/>
      </w:divBdr>
    </w:div>
    <w:div w:id="1551531073">
      <w:bodyDiv w:val="1"/>
      <w:marLeft w:val="0"/>
      <w:marRight w:val="0"/>
      <w:marTop w:val="0"/>
      <w:marBottom w:val="0"/>
      <w:divBdr>
        <w:top w:val="none" w:sz="0" w:space="0" w:color="auto"/>
        <w:left w:val="none" w:sz="0" w:space="0" w:color="auto"/>
        <w:bottom w:val="none" w:sz="0" w:space="0" w:color="auto"/>
        <w:right w:val="none" w:sz="0" w:space="0" w:color="auto"/>
      </w:divBdr>
    </w:div>
    <w:div w:id="1551845710">
      <w:bodyDiv w:val="1"/>
      <w:marLeft w:val="0"/>
      <w:marRight w:val="0"/>
      <w:marTop w:val="0"/>
      <w:marBottom w:val="0"/>
      <w:divBdr>
        <w:top w:val="none" w:sz="0" w:space="0" w:color="auto"/>
        <w:left w:val="none" w:sz="0" w:space="0" w:color="auto"/>
        <w:bottom w:val="none" w:sz="0" w:space="0" w:color="auto"/>
        <w:right w:val="none" w:sz="0" w:space="0" w:color="auto"/>
      </w:divBdr>
    </w:div>
    <w:div w:id="1553616824">
      <w:bodyDiv w:val="1"/>
      <w:marLeft w:val="0"/>
      <w:marRight w:val="0"/>
      <w:marTop w:val="0"/>
      <w:marBottom w:val="0"/>
      <w:divBdr>
        <w:top w:val="none" w:sz="0" w:space="0" w:color="auto"/>
        <w:left w:val="none" w:sz="0" w:space="0" w:color="auto"/>
        <w:bottom w:val="none" w:sz="0" w:space="0" w:color="auto"/>
        <w:right w:val="none" w:sz="0" w:space="0" w:color="auto"/>
      </w:divBdr>
    </w:div>
    <w:div w:id="1554077688">
      <w:bodyDiv w:val="1"/>
      <w:marLeft w:val="0"/>
      <w:marRight w:val="0"/>
      <w:marTop w:val="0"/>
      <w:marBottom w:val="0"/>
      <w:divBdr>
        <w:top w:val="none" w:sz="0" w:space="0" w:color="auto"/>
        <w:left w:val="none" w:sz="0" w:space="0" w:color="auto"/>
        <w:bottom w:val="none" w:sz="0" w:space="0" w:color="auto"/>
        <w:right w:val="none" w:sz="0" w:space="0" w:color="auto"/>
      </w:divBdr>
    </w:div>
    <w:div w:id="1554196279">
      <w:bodyDiv w:val="1"/>
      <w:marLeft w:val="0"/>
      <w:marRight w:val="0"/>
      <w:marTop w:val="0"/>
      <w:marBottom w:val="0"/>
      <w:divBdr>
        <w:top w:val="none" w:sz="0" w:space="0" w:color="auto"/>
        <w:left w:val="none" w:sz="0" w:space="0" w:color="auto"/>
        <w:bottom w:val="none" w:sz="0" w:space="0" w:color="auto"/>
        <w:right w:val="none" w:sz="0" w:space="0" w:color="auto"/>
      </w:divBdr>
    </w:div>
    <w:div w:id="1555192254">
      <w:bodyDiv w:val="1"/>
      <w:marLeft w:val="0"/>
      <w:marRight w:val="0"/>
      <w:marTop w:val="0"/>
      <w:marBottom w:val="0"/>
      <w:divBdr>
        <w:top w:val="none" w:sz="0" w:space="0" w:color="auto"/>
        <w:left w:val="none" w:sz="0" w:space="0" w:color="auto"/>
        <w:bottom w:val="none" w:sz="0" w:space="0" w:color="auto"/>
        <w:right w:val="none" w:sz="0" w:space="0" w:color="auto"/>
      </w:divBdr>
    </w:div>
    <w:div w:id="1556160413">
      <w:bodyDiv w:val="1"/>
      <w:marLeft w:val="0"/>
      <w:marRight w:val="0"/>
      <w:marTop w:val="0"/>
      <w:marBottom w:val="0"/>
      <w:divBdr>
        <w:top w:val="none" w:sz="0" w:space="0" w:color="auto"/>
        <w:left w:val="none" w:sz="0" w:space="0" w:color="auto"/>
        <w:bottom w:val="none" w:sz="0" w:space="0" w:color="auto"/>
        <w:right w:val="none" w:sz="0" w:space="0" w:color="auto"/>
      </w:divBdr>
    </w:div>
    <w:div w:id="1556774065">
      <w:bodyDiv w:val="1"/>
      <w:marLeft w:val="0"/>
      <w:marRight w:val="0"/>
      <w:marTop w:val="0"/>
      <w:marBottom w:val="0"/>
      <w:divBdr>
        <w:top w:val="none" w:sz="0" w:space="0" w:color="auto"/>
        <w:left w:val="none" w:sz="0" w:space="0" w:color="auto"/>
        <w:bottom w:val="none" w:sz="0" w:space="0" w:color="auto"/>
        <w:right w:val="none" w:sz="0" w:space="0" w:color="auto"/>
      </w:divBdr>
    </w:div>
    <w:div w:id="1557472750">
      <w:bodyDiv w:val="1"/>
      <w:marLeft w:val="0"/>
      <w:marRight w:val="0"/>
      <w:marTop w:val="0"/>
      <w:marBottom w:val="0"/>
      <w:divBdr>
        <w:top w:val="none" w:sz="0" w:space="0" w:color="auto"/>
        <w:left w:val="none" w:sz="0" w:space="0" w:color="auto"/>
        <w:bottom w:val="none" w:sz="0" w:space="0" w:color="auto"/>
        <w:right w:val="none" w:sz="0" w:space="0" w:color="auto"/>
      </w:divBdr>
    </w:div>
    <w:div w:id="1558011579">
      <w:bodyDiv w:val="1"/>
      <w:marLeft w:val="0"/>
      <w:marRight w:val="0"/>
      <w:marTop w:val="0"/>
      <w:marBottom w:val="0"/>
      <w:divBdr>
        <w:top w:val="none" w:sz="0" w:space="0" w:color="auto"/>
        <w:left w:val="none" w:sz="0" w:space="0" w:color="auto"/>
        <w:bottom w:val="none" w:sz="0" w:space="0" w:color="auto"/>
        <w:right w:val="none" w:sz="0" w:space="0" w:color="auto"/>
      </w:divBdr>
    </w:div>
    <w:div w:id="1559050701">
      <w:bodyDiv w:val="1"/>
      <w:marLeft w:val="0"/>
      <w:marRight w:val="0"/>
      <w:marTop w:val="0"/>
      <w:marBottom w:val="0"/>
      <w:divBdr>
        <w:top w:val="none" w:sz="0" w:space="0" w:color="auto"/>
        <w:left w:val="none" w:sz="0" w:space="0" w:color="auto"/>
        <w:bottom w:val="none" w:sz="0" w:space="0" w:color="auto"/>
        <w:right w:val="none" w:sz="0" w:space="0" w:color="auto"/>
      </w:divBdr>
    </w:div>
    <w:div w:id="1560363222">
      <w:bodyDiv w:val="1"/>
      <w:marLeft w:val="0"/>
      <w:marRight w:val="0"/>
      <w:marTop w:val="0"/>
      <w:marBottom w:val="0"/>
      <w:divBdr>
        <w:top w:val="none" w:sz="0" w:space="0" w:color="auto"/>
        <w:left w:val="none" w:sz="0" w:space="0" w:color="auto"/>
        <w:bottom w:val="none" w:sz="0" w:space="0" w:color="auto"/>
        <w:right w:val="none" w:sz="0" w:space="0" w:color="auto"/>
      </w:divBdr>
    </w:div>
    <w:div w:id="1560551973">
      <w:bodyDiv w:val="1"/>
      <w:marLeft w:val="0"/>
      <w:marRight w:val="0"/>
      <w:marTop w:val="0"/>
      <w:marBottom w:val="0"/>
      <w:divBdr>
        <w:top w:val="none" w:sz="0" w:space="0" w:color="auto"/>
        <w:left w:val="none" w:sz="0" w:space="0" w:color="auto"/>
        <w:bottom w:val="none" w:sz="0" w:space="0" w:color="auto"/>
        <w:right w:val="none" w:sz="0" w:space="0" w:color="auto"/>
      </w:divBdr>
    </w:div>
    <w:div w:id="1560632025">
      <w:bodyDiv w:val="1"/>
      <w:marLeft w:val="0"/>
      <w:marRight w:val="0"/>
      <w:marTop w:val="0"/>
      <w:marBottom w:val="0"/>
      <w:divBdr>
        <w:top w:val="none" w:sz="0" w:space="0" w:color="auto"/>
        <w:left w:val="none" w:sz="0" w:space="0" w:color="auto"/>
        <w:bottom w:val="none" w:sz="0" w:space="0" w:color="auto"/>
        <w:right w:val="none" w:sz="0" w:space="0" w:color="auto"/>
      </w:divBdr>
    </w:div>
    <w:div w:id="1560944835">
      <w:bodyDiv w:val="1"/>
      <w:marLeft w:val="0"/>
      <w:marRight w:val="0"/>
      <w:marTop w:val="0"/>
      <w:marBottom w:val="0"/>
      <w:divBdr>
        <w:top w:val="none" w:sz="0" w:space="0" w:color="auto"/>
        <w:left w:val="none" w:sz="0" w:space="0" w:color="auto"/>
        <w:bottom w:val="none" w:sz="0" w:space="0" w:color="auto"/>
        <w:right w:val="none" w:sz="0" w:space="0" w:color="auto"/>
      </w:divBdr>
    </w:div>
    <w:div w:id="1561866636">
      <w:bodyDiv w:val="1"/>
      <w:marLeft w:val="0"/>
      <w:marRight w:val="0"/>
      <w:marTop w:val="0"/>
      <w:marBottom w:val="0"/>
      <w:divBdr>
        <w:top w:val="none" w:sz="0" w:space="0" w:color="auto"/>
        <w:left w:val="none" w:sz="0" w:space="0" w:color="auto"/>
        <w:bottom w:val="none" w:sz="0" w:space="0" w:color="auto"/>
        <w:right w:val="none" w:sz="0" w:space="0" w:color="auto"/>
      </w:divBdr>
    </w:div>
    <w:div w:id="1563104926">
      <w:bodyDiv w:val="1"/>
      <w:marLeft w:val="0"/>
      <w:marRight w:val="0"/>
      <w:marTop w:val="0"/>
      <w:marBottom w:val="0"/>
      <w:divBdr>
        <w:top w:val="none" w:sz="0" w:space="0" w:color="auto"/>
        <w:left w:val="none" w:sz="0" w:space="0" w:color="auto"/>
        <w:bottom w:val="none" w:sz="0" w:space="0" w:color="auto"/>
        <w:right w:val="none" w:sz="0" w:space="0" w:color="auto"/>
      </w:divBdr>
    </w:div>
    <w:div w:id="1564221106">
      <w:bodyDiv w:val="1"/>
      <w:marLeft w:val="0"/>
      <w:marRight w:val="0"/>
      <w:marTop w:val="0"/>
      <w:marBottom w:val="0"/>
      <w:divBdr>
        <w:top w:val="none" w:sz="0" w:space="0" w:color="auto"/>
        <w:left w:val="none" w:sz="0" w:space="0" w:color="auto"/>
        <w:bottom w:val="none" w:sz="0" w:space="0" w:color="auto"/>
        <w:right w:val="none" w:sz="0" w:space="0" w:color="auto"/>
      </w:divBdr>
    </w:div>
    <w:div w:id="1566257010">
      <w:bodyDiv w:val="1"/>
      <w:marLeft w:val="0"/>
      <w:marRight w:val="0"/>
      <w:marTop w:val="0"/>
      <w:marBottom w:val="0"/>
      <w:divBdr>
        <w:top w:val="none" w:sz="0" w:space="0" w:color="auto"/>
        <w:left w:val="none" w:sz="0" w:space="0" w:color="auto"/>
        <w:bottom w:val="none" w:sz="0" w:space="0" w:color="auto"/>
        <w:right w:val="none" w:sz="0" w:space="0" w:color="auto"/>
      </w:divBdr>
    </w:div>
    <w:div w:id="1567036518">
      <w:bodyDiv w:val="1"/>
      <w:marLeft w:val="0"/>
      <w:marRight w:val="0"/>
      <w:marTop w:val="0"/>
      <w:marBottom w:val="0"/>
      <w:divBdr>
        <w:top w:val="none" w:sz="0" w:space="0" w:color="auto"/>
        <w:left w:val="none" w:sz="0" w:space="0" w:color="auto"/>
        <w:bottom w:val="none" w:sz="0" w:space="0" w:color="auto"/>
        <w:right w:val="none" w:sz="0" w:space="0" w:color="auto"/>
      </w:divBdr>
    </w:div>
    <w:div w:id="1567297156">
      <w:bodyDiv w:val="1"/>
      <w:marLeft w:val="0"/>
      <w:marRight w:val="0"/>
      <w:marTop w:val="0"/>
      <w:marBottom w:val="0"/>
      <w:divBdr>
        <w:top w:val="none" w:sz="0" w:space="0" w:color="auto"/>
        <w:left w:val="none" w:sz="0" w:space="0" w:color="auto"/>
        <w:bottom w:val="none" w:sz="0" w:space="0" w:color="auto"/>
        <w:right w:val="none" w:sz="0" w:space="0" w:color="auto"/>
      </w:divBdr>
    </w:div>
    <w:div w:id="1568107970">
      <w:bodyDiv w:val="1"/>
      <w:marLeft w:val="0"/>
      <w:marRight w:val="0"/>
      <w:marTop w:val="0"/>
      <w:marBottom w:val="0"/>
      <w:divBdr>
        <w:top w:val="none" w:sz="0" w:space="0" w:color="auto"/>
        <w:left w:val="none" w:sz="0" w:space="0" w:color="auto"/>
        <w:bottom w:val="none" w:sz="0" w:space="0" w:color="auto"/>
        <w:right w:val="none" w:sz="0" w:space="0" w:color="auto"/>
      </w:divBdr>
    </w:div>
    <w:div w:id="1568346833">
      <w:bodyDiv w:val="1"/>
      <w:marLeft w:val="0"/>
      <w:marRight w:val="0"/>
      <w:marTop w:val="0"/>
      <w:marBottom w:val="0"/>
      <w:divBdr>
        <w:top w:val="none" w:sz="0" w:space="0" w:color="auto"/>
        <w:left w:val="none" w:sz="0" w:space="0" w:color="auto"/>
        <w:bottom w:val="none" w:sz="0" w:space="0" w:color="auto"/>
        <w:right w:val="none" w:sz="0" w:space="0" w:color="auto"/>
      </w:divBdr>
    </w:div>
    <w:div w:id="1568492524">
      <w:bodyDiv w:val="1"/>
      <w:marLeft w:val="0"/>
      <w:marRight w:val="0"/>
      <w:marTop w:val="0"/>
      <w:marBottom w:val="0"/>
      <w:divBdr>
        <w:top w:val="none" w:sz="0" w:space="0" w:color="auto"/>
        <w:left w:val="none" w:sz="0" w:space="0" w:color="auto"/>
        <w:bottom w:val="none" w:sz="0" w:space="0" w:color="auto"/>
        <w:right w:val="none" w:sz="0" w:space="0" w:color="auto"/>
      </w:divBdr>
    </w:div>
    <w:div w:id="1568757343">
      <w:bodyDiv w:val="1"/>
      <w:marLeft w:val="0"/>
      <w:marRight w:val="0"/>
      <w:marTop w:val="0"/>
      <w:marBottom w:val="0"/>
      <w:divBdr>
        <w:top w:val="none" w:sz="0" w:space="0" w:color="auto"/>
        <w:left w:val="none" w:sz="0" w:space="0" w:color="auto"/>
        <w:bottom w:val="none" w:sz="0" w:space="0" w:color="auto"/>
        <w:right w:val="none" w:sz="0" w:space="0" w:color="auto"/>
      </w:divBdr>
    </w:div>
    <w:div w:id="1568759688">
      <w:bodyDiv w:val="1"/>
      <w:marLeft w:val="0"/>
      <w:marRight w:val="0"/>
      <w:marTop w:val="0"/>
      <w:marBottom w:val="0"/>
      <w:divBdr>
        <w:top w:val="none" w:sz="0" w:space="0" w:color="auto"/>
        <w:left w:val="none" w:sz="0" w:space="0" w:color="auto"/>
        <w:bottom w:val="none" w:sz="0" w:space="0" w:color="auto"/>
        <w:right w:val="none" w:sz="0" w:space="0" w:color="auto"/>
      </w:divBdr>
    </w:div>
    <w:div w:id="1570069338">
      <w:bodyDiv w:val="1"/>
      <w:marLeft w:val="0"/>
      <w:marRight w:val="0"/>
      <w:marTop w:val="0"/>
      <w:marBottom w:val="0"/>
      <w:divBdr>
        <w:top w:val="none" w:sz="0" w:space="0" w:color="auto"/>
        <w:left w:val="none" w:sz="0" w:space="0" w:color="auto"/>
        <w:bottom w:val="none" w:sz="0" w:space="0" w:color="auto"/>
        <w:right w:val="none" w:sz="0" w:space="0" w:color="auto"/>
      </w:divBdr>
    </w:div>
    <w:div w:id="1571843761">
      <w:bodyDiv w:val="1"/>
      <w:marLeft w:val="0"/>
      <w:marRight w:val="0"/>
      <w:marTop w:val="0"/>
      <w:marBottom w:val="0"/>
      <w:divBdr>
        <w:top w:val="none" w:sz="0" w:space="0" w:color="auto"/>
        <w:left w:val="none" w:sz="0" w:space="0" w:color="auto"/>
        <w:bottom w:val="none" w:sz="0" w:space="0" w:color="auto"/>
        <w:right w:val="none" w:sz="0" w:space="0" w:color="auto"/>
      </w:divBdr>
    </w:div>
    <w:div w:id="1572734882">
      <w:bodyDiv w:val="1"/>
      <w:marLeft w:val="0"/>
      <w:marRight w:val="0"/>
      <w:marTop w:val="0"/>
      <w:marBottom w:val="0"/>
      <w:divBdr>
        <w:top w:val="none" w:sz="0" w:space="0" w:color="auto"/>
        <w:left w:val="none" w:sz="0" w:space="0" w:color="auto"/>
        <w:bottom w:val="none" w:sz="0" w:space="0" w:color="auto"/>
        <w:right w:val="none" w:sz="0" w:space="0" w:color="auto"/>
      </w:divBdr>
    </w:div>
    <w:div w:id="1572934193">
      <w:bodyDiv w:val="1"/>
      <w:marLeft w:val="0"/>
      <w:marRight w:val="0"/>
      <w:marTop w:val="0"/>
      <w:marBottom w:val="0"/>
      <w:divBdr>
        <w:top w:val="none" w:sz="0" w:space="0" w:color="auto"/>
        <w:left w:val="none" w:sz="0" w:space="0" w:color="auto"/>
        <w:bottom w:val="none" w:sz="0" w:space="0" w:color="auto"/>
        <w:right w:val="none" w:sz="0" w:space="0" w:color="auto"/>
      </w:divBdr>
    </w:div>
    <w:div w:id="1574310464">
      <w:bodyDiv w:val="1"/>
      <w:marLeft w:val="0"/>
      <w:marRight w:val="0"/>
      <w:marTop w:val="0"/>
      <w:marBottom w:val="0"/>
      <w:divBdr>
        <w:top w:val="none" w:sz="0" w:space="0" w:color="auto"/>
        <w:left w:val="none" w:sz="0" w:space="0" w:color="auto"/>
        <w:bottom w:val="none" w:sz="0" w:space="0" w:color="auto"/>
        <w:right w:val="none" w:sz="0" w:space="0" w:color="auto"/>
      </w:divBdr>
    </w:div>
    <w:div w:id="1575161575">
      <w:bodyDiv w:val="1"/>
      <w:marLeft w:val="0"/>
      <w:marRight w:val="0"/>
      <w:marTop w:val="0"/>
      <w:marBottom w:val="0"/>
      <w:divBdr>
        <w:top w:val="none" w:sz="0" w:space="0" w:color="auto"/>
        <w:left w:val="none" w:sz="0" w:space="0" w:color="auto"/>
        <w:bottom w:val="none" w:sz="0" w:space="0" w:color="auto"/>
        <w:right w:val="none" w:sz="0" w:space="0" w:color="auto"/>
      </w:divBdr>
    </w:div>
    <w:div w:id="1576667222">
      <w:bodyDiv w:val="1"/>
      <w:marLeft w:val="0"/>
      <w:marRight w:val="0"/>
      <w:marTop w:val="0"/>
      <w:marBottom w:val="0"/>
      <w:divBdr>
        <w:top w:val="none" w:sz="0" w:space="0" w:color="auto"/>
        <w:left w:val="none" w:sz="0" w:space="0" w:color="auto"/>
        <w:bottom w:val="none" w:sz="0" w:space="0" w:color="auto"/>
        <w:right w:val="none" w:sz="0" w:space="0" w:color="auto"/>
      </w:divBdr>
    </w:div>
    <w:div w:id="1581988357">
      <w:bodyDiv w:val="1"/>
      <w:marLeft w:val="0"/>
      <w:marRight w:val="0"/>
      <w:marTop w:val="0"/>
      <w:marBottom w:val="0"/>
      <w:divBdr>
        <w:top w:val="none" w:sz="0" w:space="0" w:color="auto"/>
        <w:left w:val="none" w:sz="0" w:space="0" w:color="auto"/>
        <w:bottom w:val="none" w:sz="0" w:space="0" w:color="auto"/>
        <w:right w:val="none" w:sz="0" w:space="0" w:color="auto"/>
      </w:divBdr>
    </w:div>
    <w:div w:id="1582986164">
      <w:bodyDiv w:val="1"/>
      <w:marLeft w:val="0"/>
      <w:marRight w:val="0"/>
      <w:marTop w:val="0"/>
      <w:marBottom w:val="0"/>
      <w:divBdr>
        <w:top w:val="none" w:sz="0" w:space="0" w:color="auto"/>
        <w:left w:val="none" w:sz="0" w:space="0" w:color="auto"/>
        <w:bottom w:val="none" w:sz="0" w:space="0" w:color="auto"/>
        <w:right w:val="none" w:sz="0" w:space="0" w:color="auto"/>
      </w:divBdr>
    </w:div>
    <w:div w:id="1583297475">
      <w:bodyDiv w:val="1"/>
      <w:marLeft w:val="0"/>
      <w:marRight w:val="0"/>
      <w:marTop w:val="0"/>
      <w:marBottom w:val="0"/>
      <w:divBdr>
        <w:top w:val="none" w:sz="0" w:space="0" w:color="auto"/>
        <w:left w:val="none" w:sz="0" w:space="0" w:color="auto"/>
        <w:bottom w:val="none" w:sz="0" w:space="0" w:color="auto"/>
        <w:right w:val="none" w:sz="0" w:space="0" w:color="auto"/>
      </w:divBdr>
    </w:div>
    <w:div w:id="1584024921">
      <w:bodyDiv w:val="1"/>
      <w:marLeft w:val="0"/>
      <w:marRight w:val="0"/>
      <w:marTop w:val="0"/>
      <w:marBottom w:val="0"/>
      <w:divBdr>
        <w:top w:val="none" w:sz="0" w:space="0" w:color="auto"/>
        <w:left w:val="none" w:sz="0" w:space="0" w:color="auto"/>
        <w:bottom w:val="none" w:sz="0" w:space="0" w:color="auto"/>
        <w:right w:val="none" w:sz="0" w:space="0" w:color="auto"/>
      </w:divBdr>
    </w:div>
    <w:div w:id="1584098782">
      <w:bodyDiv w:val="1"/>
      <w:marLeft w:val="0"/>
      <w:marRight w:val="0"/>
      <w:marTop w:val="0"/>
      <w:marBottom w:val="0"/>
      <w:divBdr>
        <w:top w:val="none" w:sz="0" w:space="0" w:color="auto"/>
        <w:left w:val="none" w:sz="0" w:space="0" w:color="auto"/>
        <w:bottom w:val="none" w:sz="0" w:space="0" w:color="auto"/>
        <w:right w:val="none" w:sz="0" w:space="0" w:color="auto"/>
      </w:divBdr>
    </w:div>
    <w:div w:id="1585991612">
      <w:bodyDiv w:val="1"/>
      <w:marLeft w:val="0"/>
      <w:marRight w:val="0"/>
      <w:marTop w:val="0"/>
      <w:marBottom w:val="0"/>
      <w:divBdr>
        <w:top w:val="none" w:sz="0" w:space="0" w:color="auto"/>
        <w:left w:val="none" w:sz="0" w:space="0" w:color="auto"/>
        <w:bottom w:val="none" w:sz="0" w:space="0" w:color="auto"/>
        <w:right w:val="none" w:sz="0" w:space="0" w:color="auto"/>
      </w:divBdr>
    </w:div>
    <w:div w:id="1588228939">
      <w:bodyDiv w:val="1"/>
      <w:marLeft w:val="0"/>
      <w:marRight w:val="0"/>
      <w:marTop w:val="0"/>
      <w:marBottom w:val="0"/>
      <w:divBdr>
        <w:top w:val="none" w:sz="0" w:space="0" w:color="auto"/>
        <w:left w:val="none" w:sz="0" w:space="0" w:color="auto"/>
        <w:bottom w:val="none" w:sz="0" w:space="0" w:color="auto"/>
        <w:right w:val="none" w:sz="0" w:space="0" w:color="auto"/>
      </w:divBdr>
    </w:div>
    <w:div w:id="1589462539">
      <w:bodyDiv w:val="1"/>
      <w:marLeft w:val="0"/>
      <w:marRight w:val="0"/>
      <w:marTop w:val="0"/>
      <w:marBottom w:val="0"/>
      <w:divBdr>
        <w:top w:val="none" w:sz="0" w:space="0" w:color="auto"/>
        <w:left w:val="none" w:sz="0" w:space="0" w:color="auto"/>
        <w:bottom w:val="none" w:sz="0" w:space="0" w:color="auto"/>
        <w:right w:val="none" w:sz="0" w:space="0" w:color="auto"/>
      </w:divBdr>
    </w:div>
    <w:div w:id="1590851632">
      <w:bodyDiv w:val="1"/>
      <w:marLeft w:val="0"/>
      <w:marRight w:val="0"/>
      <w:marTop w:val="0"/>
      <w:marBottom w:val="0"/>
      <w:divBdr>
        <w:top w:val="none" w:sz="0" w:space="0" w:color="auto"/>
        <w:left w:val="none" w:sz="0" w:space="0" w:color="auto"/>
        <w:bottom w:val="none" w:sz="0" w:space="0" w:color="auto"/>
        <w:right w:val="none" w:sz="0" w:space="0" w:color="auto"/>
      </w:divBdr>
    </w:div>
    <w:div w:id="1591770720">
      <w:bodyDiv w:val="1"/>
      <w:marLeft w:val="0"/>
      <w:marRight w:val="0"/>
      <w:marTop w:val="0"/>
      <w:marBottom w:val="0"/>
      <w:divBdr>
        <w:top w:val="none" w:sz="0" w:space="0" w:color="auto"/>
        <w:left w:val="none" w:sz="0" w:space="0" w:color="auto"/>
        <w:bottom w:val="none" w:sz="0" w:space="0" w:color="auto"/>
        <w:right w:val="none" w:sz="0" w:space="0" w:color="auto"/>
      </w:divBdr>
    </w:div>
    <w:div w:id="1592351537">
      <w:bodyDiv w:val="1"/>
      <w:marLeft w:val="0"/>
      <w:marRight w:val="0"/>
      <w:marTop w:val="0"/>
      <w:marBottom w:val="0"/>
      <w:divBdr>
        <w:top w:val="none" w:sz="0" w:space="0" w:color="auto"/>
        <w:left w:val="none" w:sz="0" w:space="0" w:color="auto"/>
        <w:bottom w:val="none" w:sz="0" w:space="0" w:color="auto"/>
        <w:right w:val="none" w:sz="0" w:space="0" w:color="auto"/>
      </w:divBdr>
    </w:div>
    <w:div w:id="1592396794">
      <w:bodyDiv w:val="1"/>
      <w:marLeft w:val="0"/>
      <w:marRight w:val="0"/>
      <w:marTop w:val="0"/>
      <w:marBottom w:val="0"/>
      <w:divBdr>
        <w:top w:val="none" w:sz="0" w:space="0" w:color="auto"/>
        <w:left w:val="none" w:sz="0" w:space="0" w:color="auto"/>
        <w:bottom w:val="none" w:sz="0" w:space="0" w:color="auto"/>
        <w:right w:val="none" w:sz="0" w:space="0" w:color="auto"/>
      </w:divBdr>
    </w:div>
    <w:div w:id="1593778986">
      <w:bodyDiv w:val="1"/>
      <w:marLeft w:val="0"/>
      <w:marRight w:val="0"/>
      <w:marTop w:val="0"/>
      <w:marBottom w:val="0"/>
      <w:divBdr>
        <w:top w:val="none" w:sz="0" w:space="0" w:color="auto"/>
        <w:left w:val="none" w:sz="0" w:space="0" w:color="auto"/>
        <w:bottom w:val="none" w:sz="0" w:space="0" w:color="auto"/>
        <w:right w:val="none" w:sz="0" w:space="0" w:color="auto"/>
      </w:divBdr>
    </w:div>
    <w:div w:id="1594047630">
      <w:bodyDiv w:val="1"/>
      <w:marLeft w:val="0"/>
      <w:marRight w:val="0"/>
      <w:marTop w:val="0"/>
      <w:marBottom w:val="0"/>
      <w:divBdr>
        <w:top w:val="none" w:sz="0" w:space="0" w:color="auto"/>
        <w:left w:val="none" w:sz="0" w:space="0" w:color="auto"/>
        <w:bottom w:val="none" w:sz="0" w:space="0" w:color="auto"/>
        <w:right w:val="none" w:sz="0" w:space="0" w:color="auto"/>
      </w:divBdr>
    </w:div>
    <w:div w:id="1594119657">
      <w:bodyDiv w:val="1"/>
      <w:marLeft w:val="0"/>
      <w:marRight w:val="0"/>
      <w:marTop w:val="0"/>
      <w:marBottom w:val="0"/>
      <w:divBdr>
        <w:top w:val="none" w:sz="0" w:space="0" w:color="auto"/>
        <w:left w:val="none" w:sz="0" w:space="0" w:color="auto"/>
        <w:bottom w:val="none" w:sz="0" w:space="0" w:color="auto"/>
        <w:right w:val="none" w:sz="0" w:space="0" w:color="auto"/>
      </w:divBdr>
    </w:div>
    <w:div w:id="1594632468">
      <w:bodyDiv w:val="1"/>
      <w:marLeft w:val="0"/>
      <w:marRight w:val="0"/>
      <w:marTop w:val="0"/>
      <w:marBottom w:val="0"/>
      <w:divBdr>
        <w:top w:val="none" w:sz="0" w:space="0" w:color="auto"/>
        <w:left w:val="none" w:sz="0" w:space="0" w:color="auto"/>
        <w:bottom w:val="none" w:sz="0" w:space="0" w:color="auto"/>
        <w:right w:val="none" w:sz="0" w:space="0" w:color="auto"/>
      </w:divBdr>
    </w:div>
    <w:div w:id="1594707623">
      <w:bodyDiv w:val="1"/>
      <w:marLeft w:val="0"/>
      <w:marRight w:val="0"/>
      <w:marTop w:val="0"/>
      <w:marBottom w:val="0"/>
      <w:divBdr>
        <w:top w:val="none" w:sz="0" w:space="0" w:color="auto"/>
        <w:left w:val="none" w:sz="0" w:space="0" w:color="auto"/>
        <w:bottom w:val="none" w:sz="0" w:space="0" w:color="auto"/>
        <w:right w:val="none" w:sz="0" w:space="0" w:color="auto"/>
      </w:divBdr>
    </w:div>
    <w:div w:id="1595554705">
      <w:bodyDiv w:val="1"/>
      <w:marLeft w:val="0"/>
      <w:marRight w:val="0"/>
      <w:marTop w:val="0"/>
      <w:marBottom w:val="0"/>
      <w:divBdr>
        <w:top w:val="none" w:sz="0" w:space="0" w:color="auto"/>
        <w:left w:val="none" w:sz="0" w:space="0" w:color="auto"/>
        <w:bottom w:val="none" w:sz="0" w:space="0" w:color="auto"/>
        <w:right w:val="none" w:sz="0" w:space="0" w:color="auto"/>
      </w:divBdr>
    </w:div>
    <w:div w:id="1595741831">
      <w:bodyDiv w:val="1"/>
      <w:marLeft w:val="0"/>
      <w:marRight w:val="0"/>
      <w:marTop w:val="0"/>
      <w:marBottom w:val="0"/>
      <w:divBdr>
        <w:top w:val="none" w:sz="0" w:space="0" w:color="auto"/>
        <w:left w:val="none" w:sz="0" w:space="0" w:color="auto"/>
        <w:bottom w:val="none" w:sz="0" w:space="0" w:color="auto"/>
        <w:right w:val="none" w:sz="0" w:space="0" w:color="auto"/>
      </w:divBdr>
    </w:div>
    <w:div w:id="1596981395">
      <w:bodyDiv w:val="1"/>
      <w:marLeft w:val="0"/>
      <w:marRight w:val="0"/>
      <w:marTop w:val="0"/>
      <w:marBottom w:val="0"/>
      <w:divBdr>
        <w:top w:val="none" w:sz="0" w:space="0" w:color="auto"/>
        <w:left w:val="none" w:sz="0" w:space="0" w:color="auto"/>
        <w:bottom w:val="none" w:sz="0" w:space="0" w:color="auto"/>
        <w:right w:val="none" w:sz="0" w:space="0" w:color="auto"/>
      </w:divBdr>
    </w:div>
    <w:div w:id="1597013094">
      <w:bodyDiv w:val="1"/>
      <w:marLeft w:val="0"/>
      <w:marRight w:val="0"/>
      <w:marTop w:val="0"/>
      <w:marBottom w:val="0"/>
      <w:divBdr>
        <w:top w:val="none" w:sz="0" w:space="0" w:color="auto"/>
        <w:left w:val="none" w:sz="0" w:space="0" w:color="auto"/>
        <w:bottom w:val="none" w:sz="0" w:space="0" w:color="auto"/>
        <w:right w:val="none" w:sz="0" w:space="0" w:color="auto"/>
      </w:divBdr>
    </w:div>
    <w:div w:id="1597327927">
      <w:bodyDiv w:val="1"/>
      <w:marLeft w:val="0"/>
      <w:marRight w:val="0"/>
      <w:marTop w:val="0"/>
      <w:marBottom w:val="0"/>
      <w:divBdr>
        <w:top w:val="none" w:sz="0" w:space="0" w:color="auto"/>
        <w:left w:val="none" w:sz="0" w:space="0" w:color="auto"/>
        <w:bottom w:val="none" w:sz="0" w:space="0" w:color="auto"/>
        <w:right w:val="none" w:sz="0" w:space="0" w:color="auto"/>
      </w:divBdr>
    </w:div>
    <w:div w:id="1597908513">
      <w:bodyDiv w:val="1"/>
      <w:marLeft w:val="0"/>
      <w:marRight w:val="0"/>
      <w:marTop w:val="0"/>
      <w:marBottom w:val="0"/>
      <w:divBdr>
        <w:top w:val="none" w:sz="0" w:space="0" w:color="auto"/>
        <w:left w:val="none" w:sz="0" w:space="0" w:color="auto"/>
        <w:bottom w:val="none" w:sz="0" w:space="0" w:color="auto"/>
        <w:right w:val="none" w:sz="0" w:space="0" w:color="auto"/>
      </w:divBdr>
    </w:div>
    <w:div w:id="1599212275">
      <w:bodyDiv w:val="1"/>
      <w:marLeft w:val="0"/>
      <w:marRight w:val="0"/>
      <w:marTop w:val="0"/>
      <w:marBottom w:val="0"/>
      <w:divBdr>
        <w:top w:val="none" w:sz="0" w:space="0" w:color="auto"/>
        <w:left w:val="none" w:sz="0" w:space="0" w:color="auto"/>
        <w:bottom w:val="none" w:sz="0" w:space="0" w:color="auto"/>
        <w:right w:val="none" w:sz="0" w:space="0" w:color="auto"/>
      </w:divBdr>
    </w:div>
    <w:div w:id="1599827753">
      <w:bodyDiv w:val="1"/>
      <w:marLeft w:val="0"/>
      <w:marRight w:val="0"/>
      <w:marTop w:val="0"/>
      <w:marBottom w:val="0"/>
      <w:divBdr>
        <w:top w:val="none" w:sz="0" w:space="0" w:color="auto"/>
        <w:left w:val="none" w:sz="0" w:space="0" w:color="auto"/>
        <w:bottom w:val="none" w:sz="0" w:space="0" w:color="auto"/>
        <w:right w:val="none" w:sz="0" w:space="0" w:color="auto"/>
      </w:divBdr>
    </w:div>
    <w:div w:id="1600289871">
      <w:bodyDiv w:val="1"/>
      <w:marLeft w:val="0"/>
      <w:marRight w:val="0"/>
      <w:marTop w:val="0"/>
      <w:marBottom w:val="0"/>
      <w:divBdr>
        <w:top w:val="none" w:sz="0" w:space="0" w:color="auto"/>
        <w:left w:val="none" w:sz="0" w:space="0" w:color="auto"/>
        <w:bottom w:val="none" w:sz="0" w:space="0" w:color="auto"/>
        <w:right w:val="none" w:sz="0" w:space="0" w:color="auto"/>
      </w:divBdr>
    </w:div>
    <w:div w:id="1600794503">
      <w:bodyDiv w:val="1"/>
      <w:marLeft w:val="0"/>
      <w:marRight w:val="0"/>
      <w:marTop w:val="0"/>
      <w:marBottom w:val="0"/>
      <w:divBdr>
        <w:top w:val="none" w:sz="0" w:space="0" w:color="auto"/>
        <w:left w:val="none" w:sz="0" w:space="0" w:color="auto"/>
        <w:bottom w:val="none" w:sz="0" w:space="0" w:color="auto"/>
        <w:right w:val="none" w:sz="0" w:space="0" w:color="auto"/>
      </w:divBdr>
    </w:div>
    <w:div w:id="1600869843">
      <w:bodyDiv w:val="1"/>
      <w:marLeft w:val="0"/>
      <w:marRight w:val="0"/>
      <w:marTop w:val="0"/>
      <w:marBottom w:val="0"/>
      <w:divBdr>
        <w:top w:val="none" w:sz="0" w:space="0" w:color="auto"/>
        <w:left w:val="none" w:sz="0" w:space="0" w:color="auto"/>
        <w:bottom w:val="none" w:sz="0" w:space="0" w:color="auto"/>
        <w:right w:val="none" w:sz="0" w:space="0" w:color="auto"/>
      </w:divBdr>
    </w:div>
    <w:div w:id="1603563968">
      <w:bodyDiv w:val="1"/>
      <w:marLeft w:val="0"/>
      <w:marRight w:val="0"/>
      <w:marTop w:val="0"/>
      <w:marBottom w:val="0"/>
      <w:divBdr>
        <w:top w:val="none" w:sz="0" w:space="0" w:color="auto"/>
        <w:left w:val="none" w:sz="0" w:space="0" w:color="auto"/>
        <w:bottom w:val="none" w:sz="0" w:space="0" w:color="auto"/>
        <w:right w:val="none" w:sz="0" w:space="0" w:color="auto"/>
      </w:divBdr>
    </w:div>
    <w:div w:id="1603762515">
      <w:bodyDiv w:val="1"/>
      <w:marLeft w:val="0"/>
      <w:marRight w:val="0"/>
      <w:marTop w:val="0"/>
      <w:marBottom w:val="0"/>
      <w:divBdr>
        <w:top w:val="none" w:sz="0" w:space="0" w:color="auto"/>
        <w:left w:val="none" w:sz="0" w:space="0" w:color="auto"/>
        <w:bottom w:val="none" w:sz="0" w:space="0" w:color="auto"/>
        <w:right w:val="none" w:sz="0" w:space="0" w:color="auto"/>
      </w:divBdr>
    </w:div>
    <w:div w:id="1606110855">
      <w:bodyDiv w:val="1"/>
      <w:marLeft w:val="0"/>
      <w:marRight w:val="0"/>
      <w:marTop w:val="0"/>
      <w:marBottom w:val="0"/>
      <w:divBdr>
        <w:top w:val="none" w:sz="0" w:space="0" w:color="auto"/>
        <w:left w:val="none" w:sz="0" w:space="0" w:color="auto"/>
        <w:bottom w:val="none" w:sz="0" w:space="0" w:color="auto"/>
        <w:right w:val="none" w:sz="0" w:space="0" w:color="auto"/>
      </w:divBdr>
    </w:div>
    <w:div w:id="1607273678">
      <w:bodyDiv w:val="1"/>
      <w:marLeft w:val="0"/>
      <w:marRight w:val="0"/>
      <w:marTop w:val="0"/>
      <w:marBottom w:val="0"/>
      <w:divBdr>
        <w:top w:val="none" w:sz="0" w:space="0" w:color="auto"/>
        <w:left w:val="none" w:sz="0" w:space="0" w:color="auto"/>
        <w:bottom w:val="none" w:sz="0" w:space="0" w:color="auto"/>
        <w:right w:val="none" w:sz="0" w:space="0" w:color="auto"/>
      </w:divBdr>
    </w:div>
    <w:div w:id="1607813585">
      <w:bodyDiv w:val="1"/>
      <w:marLeft w:val="0"/>
      <w:marRight w:val="0"/>
      <w:marTop w:val="0"/>
      <w:marBottom w:val="0"/>
      <w:divBdr>
        <w:top w:val="none" w:sz="0" w:space="0" w:color="auto"/>
        <w:left w:val="none" w:sz="0" w:space="0" w:color="auto"/>
        <w:bottom w:val="none" w:sz="0" w:space="0" w:color="auto"/>
        <w:right w:val="none" w:sz="0" w:space="0" w:color="auto"/>
      </w:divBdr>
    </w:div>
    <w:div w:id="1609003927">
      <w:bodyDiv w:val="1"/>
      <w:marLeft w:val="0"/>
      <w:marRight w:val="0"/>
      <w:marTop w:val="0"/>
      <w:marBottom w:val="0"/>
      <w:divBdr>
        <w:top w:val="none" w:sz="0" w:space="0" w:color="auto"/>
        <w:left w:val="none" w:sz="0" w:space="0" w:color="auto"/>
        <w:bottom w:val="none" w:sz="0" w:space="0" w:color="auto"/>
        <w:right w:val="none" w:sz="0" w:space="0" w:color="auto"/>
      </w:divBdr>
    </w:div>
    <w:div w:id="1610239411">
      <w:bodyDiv w:val="1"/>
      <w:marLeft w:val="0"/>
      <w:marRight w:val="0"/>
      <w:marTop w:val="0"/>
      <w:marBottom w:val="0"/>
      <w:divBdr>
        <w:top w:val="none" w:sz="0" w:space="0" w:color="auto"/>
        <w:left w:val="none" w:sz="0" w:space="0" w:color="auto"/>
        <w:bottom w:val="none" w:sz="0" w:space="0" w:color="auto"/>
        <w:right w:val="none" w:sz="0" w:space="0" w:color="auto"/>
      </w:divBdr>
    </w:div>
    <w:div w:id="1611357527">
      <w:bodyDiv w:val="1"/>
      <w:marLeft w:val="0"/>
      <w:marRight w:val="0"/>
      <w:marTop w:val="0"/>
      <w:marBottom w:val="0"/>
      <w:divBdr>
        <w:top w:val="none" w:sz="0" w:space="0" w:color="auto"/>
        <w:left w:val="none" w:sz="0" w:space="0" w:color="auto"/>
        <w:bottom w:val="none" w:sz="0" w:space="0" w:color="auto"/>
        <w:right w:val="none" w:sz="0" w:space="0" w:color="auto"/>
      </w:divBdr>
    </w:div>
    <w:div w:id="1612395322">
      <w:bodyDiv w:val="1"/>
      <w:marLeft w:val="0"/>
      <w:marRight w:val="0"/>
      <w:marTop w:val="0"/>
      <w:marBottom w:val="0"/>
      <w:divBdr>
        <w:top w:val="none" w:sz="0" w:space="0" w:color="auto"/>
        <w:left w:val="none" w:sz="0" w:space="0" w:color="auto"/>
        <w:bottom w:val="none" w:sz="0" w:space="0" w:color="auto"/>
        <w:right w:val="none" w:sz="0" w:space="0" w:color="auto"/>
      </w:divBdr>
    </w:div>
    <w:div w:id="1612938080">
      <w:bodyDiv w:val="1"/>
      <w:marLeft w:val="0"/>
      <w:marRight w:val="0"/>
      <w:marTop w:val="0"/>
      <w:marBottom w:val="0"/>
      <w:divBdr>
        <w:top w:val="none" w:sz="0" w:space="0" w:color="auto"/>
        <w:left w:val="none" w:sz="0" w:space="0" w:color="auto"/>
        <w:bottom w:val="none" w:sz="0" w:space="0" w:color="auto"/>
        <w:right w:val="none" w:sz="0" w:space="0" w:color="auto"/>
      </w:divBdr>
    </w:div>
    <w:div w:id="1613246432">
      <w:bodyDiv w:val="1"/>
      <w:marLeft w:val="0"/>
      <w:marRight w:val="0"/>
      <w:marTop w:val="0"/>
      <w:marBottom w:val="0"/>
      <w:divBdr>
        <w:top w:val="none" w:sz="0" w:space="0" w:color="auto"/>
        <w:left w:val="none" w:sz="0" w:space="0" w:color="auto"/>
        <w:bottom w:val="none" w:sz="0" w:space="0" w:color="auto"/>
        <w:right w:val="none" w:sz="0" w:space="0" w:color="auto"/>
      </w:divBdr>
    </w:div>
    <w:div w:id="1613395063">
      <w:bodyDiv w:val="1"/>
      <w:marLeft w:val="0"/>
      <w:marRight w:val="0"/>
      <w:marTop w:val="0"/>
      <w:marBottom w:val="0"/>
      <w:divBdr>
        <w:top w:val="none" w:sz="0" w:space="0" w:color="auto"/>
        <w:left w:val="none" w:sz="0" w:space="0" w:color="auto"/>
        <w:bottom w:val="none" w:sz="0" w:space="0" w:color="auto"/>
        <w:right w:val="none" w:sz="0" w:space="0" w:color="auto"/>
      </w:divBdr>
    </w:div>
    <w:div w:id="1613513845">
      <w:bodyDiv w:val="1"/>
      <w:marLeft w:val="0"/>
      <w:marRight w:val="0"/>
      <w:marTop w:val="0"/>
      <w:marBottom w:val="0"/>
      <w:divBdr>
        <w:top w:val="none" w:sz="0" w:space="0" w:color="auto"/>
        <w:left w:val="none" w:sz="0" w:space="0" w:color="auto"/>
        <w:bottom w:val="none" w:sz="0" w:space="0" w:color="auto"/>
        <w:right w:val="none" w:sz="0" w:space="0" w:color="auto"/>
      </w:divBdr>
    </w:div>
    <w:div w:id="1614286956">
      <w:bodyDiv w:val="1"/>
      <w:marLeft w:val="0"/>
      <w:marRight w:val="0"/>
      <w:marTop w:val="0"/>
      <w:marBottom w:val="0"/>
      <w:divBdr>
        <w:top w:val="none" w:sz="0" w:space="0" w:color="auto"/>
        <w:left w:val="none" w:sz="0" w:space="0" w:color="auto"/>
        <w:bottom w:val="none" w:sz="0" w:space="0" w:color="auto"/>
        <w:right w:val="none" w:sz="0" w:space="0" w:color="auto"/>
      </w:divBdr>
    </w:div>
    <w:div w:id="1614510506">
      <w:bodyDiv w:val="1"/>
      <w:marLeft w:val="0"/>
      <w:marRight w:val="0"/>
      <w:marTop w:val="0"/>
      <w:marBottom w:val="0"/>
      <w:divBdr>
        <w:top w:val="none" w:sz="0" w:space="0" w:color="auto"/>
        <w:left w:val="none" w:sz="0" w:space="0" w:color="auto"/>
        <w:bottom w:val="none" w:sz="0" w:space="0" w:color="auto"/>
        <w:right w:val="none" w:sz="0" w:space="0" w:color="auto"/>
      </w:divBdr>
    </w:div>
    <w:div w:id="1614941987">
      <w:bodyDiv w:val="1"/>
      <w:marLeft w:val="0"/>
      <w:marRight w:val="0"/>
      <w:marTop w:val="0"/>
      <w:marBottom w:val="0"/>
      <w:divBdr>
        <w:top w:val="none" w:sz="0" w:space="0" w:color="auto"/>
        <w:left w:val="none" w:sz="0" w:space="0" w:color="auto"/>
        <w:bottom w:val="none" w:sz="0" w:space="0" w:color="auto"/>
        <w:right w:val="none" w:sz="0" w:space="0" w:color="auto"/>
      </w:divBdr>
    </w:div>
    <w:div w:id="1616521982">
      <w:bodyDiv w:val="1"/>
      <w:marLeft w:val="0"/>
      <w:marRight w:val="0"/>
      <w:marTop w:val="0"/>
      <w:marBottom w:val="0"/>
      <w:divBdr>
        <w:top w:val="none" w:sz="0" w:space="0" w:color="auto"/>
        <w:left w:val="none" w:sz="0" w:space="0" w:color="auto"/>
        <w:bottom w:val="none" w:sz="0" w:space="0" w:color="auto"/>
        <w:right w:val="none" w:sz="0" w:space="0" w:color="auto"/>
      </w:divBdr>
    </w:div>
    <w:div w:id="1619028786">
      <w:bodyDiv w:val="1"/>
      <w:marLeft w:val="0"/>
      <w:marRight w:val="0"/>
      <w:marTop w:val="0"/>
      <w:marBottom w:val="0"/>
      <w:divBdr>
        <w:top w:val="none" w:sz="0" w:space="0" w:color="auto"/>
        <w:left w:val="none" w:sz="0" w:space="0" w:color="auto"/>
        <w:bottom w:val="none" w:sz="0" w:space="0" w:color="auto"/>
        <w:right w:val="none" w:sz="0" w:space="0" w:color="auto"/>
      </w:divBdr>
    </w:div>
    <w:div w:id="1620647943">
      <w:bodyDiv w:val="1"/>
      <w:marLeft w:val="0"/>
      <w:marRight w:val="0"/>
      <w:marTop w:val="0"/>
      <w:marBottom w:val="0"/>
      <w:divBdr>
        <w:top w:val="none" w:sz="0" w:space="0" w:color="auto"/>
        <w:left w:val="none" w:sz="0" w:space="0" w:color="auto"/>
        <w:bottom w:val="none" w:sz="0" w:space="0" w:color="auto"/>
        <w:right w:val="none" w:sz="0" w:space="0" w:color="auto"/>
      </w:divBdr>
    </w:div>
    <w:div w:id="1620839634">
      <w:bodyDiv w:val="1"/>
      <w:marLeft w:val="0"/>
      <w:marRight w:val="0"/>
      <w:marTop w:val="0"/>
      <w:marBottom w:val="0"/>
      <w:divBdr>
        <w:top w:val="none" w:sz="0" w:space="0" w:color="auto"/>
        <w:left w:val="none" w:sz="0" w:space="0" w:color="auto"/>
        <w:bottom w:val="none" w:sz="0" w:space="0" w:color="auto"/>
        <w:right w:val="none" w:sz="0" w:space="0" w:color="auto"/>
      </w:divBdr>
    </w:div>
    <w:div w:id="1621453416">
      <w:bodyDiv w:val="1"/>
      <w:marLeft w:val="0"/>
      <w:marRight w:val="0"/>
      <w:marTop w:val="0"/>
      <w:marBottom w:val="0"/>
      <w:divBdr>
        <w:top w:val="none" w:sz="0" w:space="0" w:color="auto"/>
        <w:left w:val="none" w:sz="0" w:space="0" w:color="auto"/>
        <w:bottom w:val="none" w:sz="0" w:space="0" w:color="auto"/>
        <w:right w:val="none" w:sz="0" w:space="0" w:color="auto"/>
      </w:divBdr>
    </w:div>
    <w:div w:id="1622371987">
      <w:bodyDiv w:val="1"/>
      <w:marLeft w:val="0"/>
      <w:marRight w:val="0"/>
      <w:marTop w:val="0"/>
      <w:marBottom w:val="0"/>
      <w:divBdr>
        <w:top w:val="none" w:sz="0" w:space="0" w:color="auto"/>
        <w:left w:val="none" w:sz="0" w:space="0" w:color="auto"/>
        <w:bottom w:val="none" w:sz="0" w:space="0" w:color="auto"/>
        <w:right w:val="none" w:sz="0" w:space="0" w:color="auto"/>
      </w:divBdr>
    </w:div>
    <w:div w:id="1623805706">
      <w:bodyDiv w:val="1"/>
      <w:marLeft w:val="0"/>
      <w:marRight w:val="0"/>
      <w:marTop w:val="0"/>
      <w:marBottom w:val="0"/>
      <w:divBdr>
        <w:top w:val="none" w:sz="0" w:space="0" w:color="auto"/>
        <w:left w:val="none" w:sz="0" w:space="0" w:color="auto"/>
        <w:bottom w:val="none" w:sz="0" w:space="0" w:color="auto"/>
        <w:right w:val="none" w:sz="0" w:space="0" w:color="auto"/>
      </w:divBdr>
    </w:div>
    <w:div w:id="1624118724">
      <w:bodyDiv w:val="1"/>
      <w:marLeft w:val="0"/>
      <w:marRight w:val="0"/>
      <w:marTop w:val="0"/>
      <w:marBottom w:val="0"/>
      <w:divBdr>
        <w:top w:val="none" w:sz="0" w:space="0" w:color="auto"/>
        <w:left w:val="none" w:sz="0" w:space="0" w:color="auto"/>
        <w:bottom w:val="none" w:sz="0" w:space="0" w:color="auto"/>
        <w:right w:val="none" w:sz="0" w:space="0" w:color="auto"/>
      </w:divBdr>
    </w:div>
    <w:div w:id="1624997187">
      <w:bodyDiv w:val="1"/>
      <w:marLeft w:val="0"/>
      <w:marRight w:val="0"/>
      <w:marTop w:val="0"/>
      <w:marBottom w:val="0"/>
      <w:divBdr>
        <w:top w:val="none" w:sz="0" w:space="0" w:color="auto"/>
        <w:left w:val="none" w:sz="0" w:space="0" w:color="auto"/>
        <w:bottom w:val="none" w:sz="0" w:space="0" w:color="auto"/>
        <w:right w:val="none" w:sz="0" w:space="0" w:color="auto"/>
      </w:divBdr>
    </w:div>
    <w:div w:id="1625039910">
      <w:bodyDiv w:val="1"/>
      <w:marLeft w:val="0"/>
      <w:marRight w:val="0"/>
      <w:marTop w:val="0"/>
      <w:marBottom w:val="0"/>
      <w:divBdr>
        <w:top w:val="none" w:sz="0" w:space="0" w:color="auto"/>
        <w:left w:val="none" w:sz="0" w:space="0" w:color="auto"/>
        <w:bottom w:val="none" w:sz="0" w:space="0" w:color="auto"/>
        <w:right w:val="none" w:sz="0" w:space="0" w:color="auto"/>
      </w:divBdr>
    </w:div>
    <w:div w:id="1626882982">
      <w:bodyDiv w:val="1"/>
      <w:marLeft w:val="0"/>
      <w:marRight w:val="0"/>
      <w:marTop w:val="0"/>
      <w:marBottom w:val="0"/>
      <w:divBdr>
        <w:top w:val="none" w:sz="0" w:space="0" w:color="auto"/>
        <w:left w:val="none" w:sz="0" w:space="0" w:color="auto"/>
        <w:bottom w:val="none" w:sz="0" w:space="0" w:color="auto"/>
        <w:right w:val="none" w:sz="0" w:space="0" w:color="auto"/>
      </w:divBdr>
    </w:div>
    <w:div w:id="1627079320">
      <w:bodyDiv w:val="1"/>
      <w:marLeft w:val="0"/>
      <w:marRight w:val="0"/>
      <w:marTop w:val="0"/>
      <w:marBottom w:val="0"/>
      <w:divBdr>
        <w:top w:val="none" w:sz="0" w:space="0" w:color="auto"/>
        <w:left w:val="none" w:sz="0" w:space="0" w:color="auto"/>
        <w:bottom w:val="none" w:sz="0" w:space="0" w:color="auto"/>
        <w:right w:val="none" w:sz="0" w:space="0" w:color="auto"/>
      </w:divBdr>
    </w:div>
    <w:div w:id="1627158733">
      <w:bodyDiv w:val="1"/>
      <w:marLeft w:val="0"/>
      <w:marRight w:val="0"/>
      <w:marTop w:val="0"/>
      <w:marBottom w:val="0"/>
      <w:divBdr>
        <w:top w:val="none" w:sz="0" w:space="0" w:color="auto"/>
        <w:left w:val="none" w:sz="0" w:space="0" w:color="auto"/>
        <w:bottom w:val="none" w:sz="0" w:space="0" w:color="auto"/>
        <w:right w:val="none" w:sz="0" w:space="0" w:color="auto"/>
      </w:divBdr>
    </w:div>
    <w:div w:id="1627540054">
      <w:bodyDiv w:val="1"/>
      <w:marLeft w:val="0"/>
      <w:marRight w:val="0"/>
      <w:marTop w:val="0"/>
      <w:marBottom w:val="0"/>
      <w:divBdr>
        <w:top w:val="none" w:sz="0" w:space="0" w:color="auto"/>
        <w:left w:val="none" w:sz="0" w:space="0" w:color="auto"/>
        <w:bottom w:val="none" w:sz="0" w:space="0" w:color="auto"/>
        <w:right w:val="none" w:sz="0" w:space="0" w:color="auto"/>
      </w:divBdr>
    </w:div>
    <w:div w:id="1627932978">
      <w:bodyDiv w:val="1"/>
      <w:marLeft w:val="0"/>
      <w:marRight w:val="0"/>
      <w:marTop w:val="0"/>
      <w:marBottom w:val="0"/>
      <w:divBdr>
        <w:top w:val="none" w:sz="0" w:space="0" w:color="auto"/>
        <w:left w:val="none" w:sz="0" w:space="0" w:color="auto"/>
        <w:bottom w:val="none" w:sz="0" w:space="0" w:color="auto"/>
        <w:right w:val="none" w:sz="0" w:space="0" w:color="auto"/>
      </w:divBdr>
    </w:div>
    <w:div w:id="1628196080">
      <w:bodyDiv w:val="1"/>
      <w:marLeft w:val="0"/>
      <w:marRight w:val="0"/>
      <w:marTop w:val="0"/>
      <w:marBottom w:val="0"/>
      <w:divBdr>
        <w:top w:val="none" w:sz="0" w:space="0" w:color="auto"/>
        <w:left w:val="none" w:sz="0" w:space="0" w:color="auto"/>
        <w:bottom w:val="none" w:sz="0" w:space="0" w:color="auto"/>
        <w:right w:val="none" w:sz="0" w:space="0" w:color="auto"/>
      </w:divBdr>
    </w:div>
    <w:div w:id="1629120193">
      <w:bodyDiv w:val="1"/>
      <w:marLeft w:val="0"/>
      <w:marRight w:val="0"/>
      <w:marTop w:val="0"/>
      <w:marBottom w:val="0"/>
      <w:divBdr>
        <w:top w:val="none" w:sz="0" w:space="0" w:color="auto"/>
        <w:left w:val="none" w:sz="0" w:space="0" w:color="auto"/>
        <w:bottom w:val="none" w:sz="0" w:space="0" w:color="auto"/>
        <w:right w:val="none" w:sz="0" w:space="0" w:color="auto"/>
      </w:divBdr>
    </w:div>
    <w:div w:id="1629622706">
      <w:bodyDiv w:val="1"/>
      <w:marLeft w:val="0"/>
      <w:marRight w:val="0"/>
      <w:marTop w:val="0"/>
      <w:marBottom w:val="0"/>
      <w:divBdr>
        <w:top w:val="none" w:sz="0" w:space="0" w:color="auto"/>
        <w:left w:val="none" w:sz="0" w:space="0" w:color="auto"/>
        <w:bottom w:val="none" w:sz="0" w:space="0" w:color="auto"/>
        <w:right w:val="none" w:sz="0" w:space="0" w:color="auto"/>
      </w:divBdr>
    </w:div>
    <w:div w:id="1630357611">
      <w:bodyDiv w:val="1"/>
      <w:marLeft w:val="0"/>
      <w:marRight w:val="0"/>
      <w:marTop w:val="0"/>
      <w:marBottom w:val="0"/>
      <w:divBdr>
        <w:top w:val="none" w:sz="0" w:space="0" w:color="auto"/>
        <w:left w:val="none" w:sz="0" w:space="0" w:color="auto"/>
        <w:bottom w:val="none" w:sz="0" w:space="0" w:color="auto"/>
        <w:right w:val="none" w:sz="0" w:space="0" w:color="auto"/>
      </w:divBdr>
    </w:div>
    <w:div w:id="1630479555">
      <w:bodyDiv w:val="1"/>
      <w:marLeft w:val="0"/>
      <w:marRight w:val="0"/>
      <w:marTop w:val="0"/>
      <w:marBottom w:val="0"/>
      <w:divBdr>
        <w:top w:val="none" w:sz="0" w:space="0" w:color="auto"/>
        <w:left w:val="none" w:sz="0" w:space="0" w:color="auto"/>
        <w:bottom w:val="none" w:sz="0" w:space="0" w:color="auto"/>
        <w:right w:val="none" w:sz="0" w:space="0" w:color="auto"/>
      </w:divBdr>
    </w:div>
    <w:div w:id="1630865276">
      <w:bodyDiv w:val="1"/>
      <w:marLeft w:val="0"/>
      <w:marRight w:val="0"/>
      <w:marTop w:val="0"/>
      <w:marBottom w:val="0"/>
      <w:divBdr>
        <w:top w:val="none" w:sz="0" w:space="0" w:color="auto"/>
        <w:left w:val="none" w:sz="0" w:space="0" w:color="auto"/>
        <w:bottom w:val="none" w:sz="0" w:space="0" w:color="auto"/>
        <w:right w:val="none" w:sz="0" w:space="0" w:color="auto"/>
      </w:divBdr>
    </w:div>
    <w:div w:id="1630938786">
      <w:bodyDiv w:val="1"/>
      <w:marLeft w:val="0"/>
      <w:marRight w:val="0"/>
      <w:marTop w:val="0"/>
      <w:marBottom w:val="0"/>
      <w:divBdr>
        <w:top w:val="none" w:sz="0" w:space="0" w:color="auto"/>
        <w:left w:val="none" w:sz="0" w:space="0" w:color="auto"/>
        <w:bottom w:val="none" w:sz="0" w:space="0" w:color="auto"/>
        <w:right w:val="none" w:sz="0" w:space="0" w:color="auto"/>
      </w:divBdr>
    </w:div>
    <w:div w:id="1631280793">
      <w:bodyDiv w:val="1"/>
      <w:marLeft w:val="0"/>
      <w:marRight w:val="0"/>
      <w:marTop w:val="0"/>
      <w:marBottom w:val="0"/>
      <w:divBdr>
        <w:top w:val="none" w:sz="0" w:space="0" w:color="auto"/>
        <w:left w:val="none" w:sz="0" w:space="0" w:color="auto"/>
        <w:bottom w:val="none" w:sz="0" w:space="0" w:color="auto"/>
        <w:right w:val="none" w:sz="0" w:space="0" w:color="auto"/>
      </w:divBdr>
    </w:div>
    <w:div w:id="1631281684">
      <w:bodyDiv w:val="1"/>
      <w:marLeft w:val="0"/>
      <w:marRight w:val="0"/>
      <w:marTop w:val="0"/>
      <w:marBottom w:val="0"/>
      <w:divBdr>
        <w:top w:val="none" w:sz="0" w:space="0" w:color="auto"/>
        <w:left w:val="none" w:sz="0" w:space="0" w:color="auto"/>
        <w:bottom w:val="none" w:sz="0" w:space="0" w:color="auto"/>
        <w:right w:val="none" w:sz="0" w:space="0" w:color="auto"/>
      </w:divBdr>
    </w:div>
    <w:div w:id="1631862198">
      <w:bodyDiv w:val="1"/>
      <w:marLeft w:val="0"/>
      <w:marRight w:val="0"/>
      <w:marTop w:val="0"/>
      <w:marBottom w:val="0"/>
      <w:divBdr>
        <w:top w:val="none" w:sz="0" w:space="0" w:color="auto"/>
        <w:left w:val="none" w:sz="0" w:space="0" w:color="auto"/>
        <w:bottom w:val="none" w:sz="0" w:space="0" w:color="auto"/>
        <w:right w:val="none" w:sz="0" w:space="0" w:color="auto"/>
      </w:divBdr>
    </w:div>
    <w:div w:id="1632007665">
      <w:bodyDiv w:val="1"/>
      <w:marLeft w:val="0"/>
      <w:marRight w:val="0"/>
      <w:marTop w:val="0"/>
      <w:marBottom w:val="0"/>
      <w:divBdr>
        <w:top w:val="none" w:sz="0" w:space="0" w:color="auto"/>
        <w:left w:val="none" w:sz="0" w:space="0" w:color="auto"/>
        <w:bottom w:val="none" w:sz="0" w:space="0" w:color="auto"/>
        <w:right w:val="none" w:sz="0" w:space="0" w:color="auto"/>
      </w:divBdr>
    </w:div>
    <w:div w:id="1632050591">
      <w:bodyDiv w:val="1"/>
      <w:marLeft w:val="0"/>
      <w:marRight w:val="0"/>
      <w:marTop w:val="0"/>
      <w:marBottom w:val="0"/>
      <w:divBdr>
        <w:top w:val="none" w:sz="0" w:space="0" w:color="auto"/>
        <w:left w:val="none" w:sz="0" w:space="0" w:color="auto"/>
        <w:bottom w:val="none" w:sz="0" w:space="0" w:color="auto"/>
        <w:right w:val="none" w:sz="0" w:space="0" w:color="auto"/>
      </w:divBdr>
    </w:div>
    <w:div w:id="1632327547">
      <w:bodyDiv w:val="1"/>
      <w:marLeft w:val="0"/>
      <w:marRight w:val="0"/>
      <w:marTop w:val="0"/>
      <w:marBottom w:val="0"/>
      <w:divBdr>
        <w:top w:val="none" w:sz="0" w:space="0" w:color="auto"/>
        <w:left w:val="none" w:sz="0" w:space="0" w:color="auto"/>
        <w:bottom w:val="none" w:sz="0" w:space="0" w:color="auto"/>
        <w:right w:val="none" w:sz="0" w:space="0" w:color="auto"/>
      </w:divBdr>
    </w:div>
    <w:div w:id="1632594112">
      <w:bodyDiv w:val="1"/>
      <w:marLeft w:val="0"/>
      <w:marRight w:val="0"/>
      <w:marTop w:val="0"/>
      <w:marBottom w:val="0"/>
      <w:divBdr>
        <w:top w:val="none" w:sz="0" w:space="0" w:color="auto"/>
        <w:left w:val="none" w:sz="0" w:space="0" w:color="auto"/>
        <w:bottom w:val="none" w:sz="0" w:space="0" w:color="auto"/>
        <w:right w:val="none" w:sz="0" w:space="0" w:color="auto"/>
      </w:divBdr>
    </w:div>
    <w:div w:id="1632830655">
      <w:bodyDiv w:val="1"/>
      <w:marLeft w:val="0"/>
      <w:marRight w:val="0"/>
      <w:marTop w:val="0"/>
      <w:marBottom w:val="0"/>
      <w:divBdr>
        <w:top w:val="none" w:sz="0" w:space="0" w:color="auto"/>
        <w:left w:val="none" w:sz="0" w:space="0" w:color="auto"/>
        <w:bottom w:val="none" w:sz="0" w:space="0" w:color="auto"/>
        <w:right w:val="none" w:sz="0" w:space="0" w:color="auto"/>
      </w:divBdr>
    </w:div>
    <w:div w:id="1634286433">
      <w:bodyDiv w:val="1"/>
      <w:marLeft w:val="0"/>
      <w:marRight w:val="0"/>
      <w:marTop w:val="0"/>
      <w:marBottom w:val="0"/>
      <w:divBdr>
        <w:top w:val="none" w:sz="0" w:space="0" w:color="auto"/>
        <w:left w:val="none" w:sz="0" w:space="0" w:color="auto"/>
        <w:bottom w:val="none" w:sz="0" w:space="0" w:color="auto"/>
        <w:right w:val="none" w:sz="0" w:space="0" w:color="auto"/>
      </w:divBdr>
    </w:div>
    <w:div w:id="1635403864">
      <w:bodyDiv w:val="1"/>
      <w:marLeft w:val="0"/>
      <w:marRight w:val="0"/>
      <w:marTop w:val="0"/>
      <w:marBottom w:val="0"/>
      <w:divBdr>
        <w:top w:val="none" w:sz="0" w:space="0" w:color="auto"/>
        <w:left w:val="none" w:sz="0" w:space="0" w:color="auto"/>
        <w:bottom w:val="none" w:sz="0" w:space="0" w:color="auto"/>
        <w:right w:val="none" w:sz="0" w:space="0" w:color="auto"/>
      </w:divBdr>
    </w:div>
    <w:div w:id="1636829809">
      <w:bodyDiv w:val="1"/>
      <w:marLeft w:val="0"/>
      <w:marRight w:val="0"/>
      <w:marTop w:val="0"/>
      <w:marBottom w:val="0"/>
      <w:divBdr>
        <w:top w:val="none" w:sz="0" w:space="0" w:color="auto"/>
        <w:left w:val="none" w:sz="0" w:space="0" w:color="auto"/>
        <w:bottom w:val="none" w:sz="0" w:space="0" w:color="auto"/>
        <w:right w:val="none" w:sz="0" w:space="0" w:color="auto"/>
      </w:divBdr>
    </w:div>
    <w:div w:id="1636835075">
      <w:bodyDiv w:val="1"/>
      <w:marLeft w:val="0"/>
      <w:marRight w:val="0"/>
      <w:marTop w:val="0"/>
      <w:marBottom w:val="0"/>
      <w:divBdr>
        <w:top w:val="none" w:sz="0" w:space="0" w:color="auto"/>
        <w:left w:val="none" w:sz="0" w:space="0" w:color="auto"/>
        <w:bottom w:val="none" w:sz="0" w:space="0" w:color="auto"/>
        <w:right w:val="none" w:sz="0" w:space="0" w:color="auto"/>
      </w:divBdr>
    </w:div>
    <w:div w:id="1637485614">
      <w:bodyDiv w:val="1"/>
      <w:marLeft w:val="0"/>
      <w:marRight w:val="0"/>
      <w:marTop w:val="0"/>
      <w:marBottom w:val="0"/>
      <w:divBdr>
        <w:top w:val="none" w:sz="0" w:space="0" w:color="auto"/>
        <w:left w:val="none" w:sz="0" w:space="0" w:color="auto"/>
        <w:bottom w:val="none" w:sz="0" w:space="0" w:color="auto"/>
        <w:right w:val="none" w:sz="0" w:space="0" w:color="auto"/>
      </w:divBdr>
    </w:div>
    <w:div w:id="1637494322">
      <w:bodyDiv w:val="1"/>
      <w:marLeft w:val="0"/>
      <w:marRight w:val="0"/>
      <w:marTop w:val="0"/>
      <w:marBottom w:val="0"/>
      <w:divBdr>
        <w:top w:val="none" w:sz="0" w:space="0" w:color="auto"/>
        <w:left w:val="none" w:sz="0" w:space="0" w:color="auto"/>
        <w:bottom w:val="none" w:sz="0" w:space="0" w:color="auto"/>
        <w:right w:val="none" w:sz="0" w:space="0" w:color="auto"/>
      </w:divBdr>
    </w:div>
    <w:div w:id="1639646082">
      <w:bodyDiv w:val="1"/>
      <w:marLeft w:val="0"/>
      <w:marRight w:val="0"/>
      <w:marTop w:val="0"/>
      <w:marBottom w:val="0"/>
      <w:divBdr>
        <w:top w:val="none" w:sz="0" w:space="0" w:color="auto"/>
        <w:left w:val="none" w:sz="0" w:space="0" w:color="auto"/>
        <w:bottom w:val="none" w:sz="0" w:space="0" w:color="auto"/>
        <w:right w:val="none" w:sz="0" w:space="0" w:color="auto"/>
      </w:divBdr>
    </w:div>
    <w:div w:id="1640308500">
      <w:bodyDiv w:val="1"/>
      <w:marLeft w:val="0"/>
      <w:marRight w:val="0"/>
      <w:marTop w:val="0"/>
      <w:marBottom w:val="0"/>
      <w:divBdr>
        <w:top w:val="none" w:sz="0" w:space="0" w:color="auto"/>
        <w:left w:val="none" w:sz="0" w:space="0" w:color="auto"/>
        <w:bottom w:val="none" w:sz="0" w:space="0" w:color="auto"/>
        <w:right w:val="none" w:sz="0" w:space="0" w:color="auto"/>
      </w:divBdr>
    </w:div>
    <w:div w:id="1640458898">
      <w:bodyDiv w:val="1"/>
      <w:marLeft w:val="0"/>
      <w:marRight w:val="0"/>
      <w:marTop w:val="0"/>
      <w:marBottom w:val="0"/>
      <w:divBdr>
        <w:top w:val="none" w:sz="0" w:space="0" w:color="auto"/>
        <w:left w:val="none" w:sz="0" w:space="0" w:color="auto"/>
        <w:bottom w:val="none" w:sz="0" w:space="0" w:color="auto"/>
        <w:right w:val="none" w:sz="0" w:space="0" w:color="auto"/>
      </w:divBdr>
    </w:div>
    <w:div w:id="1641226681">
      <w:bodyDiv w:val="1"/>
      <w:marLeft w:val="0"/>
      <w:marRight w:val="0"/>
      <w:marTop w:val="0"/>
      <w:marBottom w:val="0"/>
      <w:divBdr>
        <w:top w:val="none" w:sz="0" w:space="0" w:color="auto"/>
        <w:left w:val="none" w:sz="0" w:space="0" w:color="auto"/>
        <w:bottom w:val="none" w:sz="0" w:space="0" w:color="auto"/>
        <w:right w:val="none" w:sz="0" w:space="0" w:color="auto"/>
      </w:divBdr>
    </w:div>
    <w:div w:id="1642150138">
      <w:bodyDiv w:val="1"/>
      <w:marLeft w:val="0"/>
      <w:marRight w:val="0"/>
      <w:marTop w:val="0"/>
      <w:marBottom w:val="0"/>
      <w:divBdr>
        <w:top w:val="none" w:sz="0" w:space="0" w:color="auto"/>
        <w:left w:val="none" w:sz="0" w:space="0" w:color="auto"/>
        <w:bottom w:val="none" w:sz="0" w:space="0" w:color="auto"/>
        <w:right w:val="none" w:sz="0" w:space="0" w:color="auto"/>
      </w:divBdr>
    </w:div>
    <w:div w:id="1644501758">
      <w:bodyDiv w:val="1"/>
      <w:marLeft w:val="0"/>
      <w:marRight w:val="0"/>
      <w:marTop w:val="0"/>
      <w:marBottom w:val="0"/>
      <w:divBdr>
        <w:top w:val="none" w:sz="0" w:space="0" w:color="auto"/>
        <w:left w:val="none" w:sz="0" w:space="0" w:color="auto"/>
        <w:bottom w:val="none" w:sz="0" w:space="0" w:color="auto"/>
        <w:right w:val="none" w:sz="0" w:space="0" w:color="auto"/>
      </w:divBdr>
    </w:div>
    <w:div w:id="1644920189">
      <w:bodyDiv w:val="1"/>
      <w:marLeft w:val="0"/>
      <w:marRight w:val="0"/>
      <w:marTop w:val="0"/>
      <w:marBottom w:val="0"/>
      <w:divBdr>
        <w:top w:val="none" w:sz="0" w:space="0" w:color="auto"/>
        <w:left w:val="none" w:sz="0" w:space="0" w:color="auto"/>
        <w:bottom w:val="none" w:sz="0" w:space="0" w:color="auto"/>
        <w:right w:val="none" w:sz="0" w:space="0" w:color="auto"/>
      </w:divBdr>
    </w:div>
    <w:div w:id="1645231072">
      <w:bodyDiv w:val="1"/>
      <w:marLeft w:val="0"/>
      <w:marRight w:val="0"/>
      <w:marTop w:val="0"/>
      <w:marBottom w:val="0"/>
      <w:divBdr>
        <w:top w:val="none" w:sz="0" w:space="0" w:color="auto"/>
        <w:left w:val="none" w:sz="0" w:space="0" w:color="auto"/>
        <w:bottom w:val="none" w:sz="0" w:space="0" w:color="auto"/>
        <w:right w:val="none" w:sz="0" w:space="0" w:color="auto"/>
      </w:divBdr>
    </w:div>
    <w:div w:id="1645423742">
      <w:bodyDiv w:val="1"/>
      <w:marLeft w:val="0"/>
      <w:marRight w:val="0"/>
      <w:marTop w:val="0"/>
      <w:marBottom w:val="0"/>
      <w:divBdr>
        <w:top w:val="none" w:sz="0" w:space="0" w:color="auto"/>
        <w:left w:val="none" w:sz="0" w:space="0" w:color="auto"/>
        <w:bottom w:val="none" w:sz="0" w:space="0" w:color="auto"/>
        <w:right w:val="none" w:sz="0" w:space="0" w:color="auto"/>
      </w:divBdr>
    </w:div>
    <w:div w:id="1645544290">
      <w:bodyDiv w:val="1"/>
      <w:marLeft w:val="0"/>
      <w:marRight w:val="0"/>
      <w:marTop w:val="0"/>
      <w:marBottom w:val="0"/>
      <w:divBdr>
        <w:top w:val="none" w:sz="0" w:space="0" w:color="auto"/>
        <w:left w:val="none" w:sz="0" w:space="0" w:color="auto"/>
        <w:bottom w:val="none" w:sz="0" w:space="0" w:color="auto"/>
        <w:right w:val="none" w:sz="0" w:space="0" w:color="auto"/>
      </w:divBdr>
    </w:div>
    <w:div w:id="1645574805">
      <w:bodyDiv w:val="1"/>
      <w:marLeft w:val="0"/>
      <w:marRight w:val="0"/>
      <w:marTop w:val="0"/>
      <w:marBottom w:val="0"/>
      <w:divBdr>
        <w:top w:val="none" w:sz="0" w:space="0" w:color="auto"/>
        <w:left w:val="none" w:sz="0" w:space="0" w:color="auto"/>
        <w:bottom w:val="none" w:sz="0" w:space="0" w:color="auto"/>
        <w:right w:val="none" w:sz="0" w:space="0" w:color="auto"/>
      </w:divBdr>
    </w:div>
    <w:div w:id="1646083805">
      <w:bodyDiv w:val="1"/>
      <w:marLeft w:val="0"/>
      <w:marRight w:val="0"/>
      <w:marTop w:val="0"/>
      <w:marBottom w:val="0"/>
      <w:divBdr>
        <w:top w:val="none" w:sz="0" w:space="0" w:color="auto"/>
        <w:left w:val="none" w:sz="0" w:space="0" w:color="auto"/>
        <w:bottom w:val="none" w:sz="0" w:space="0" w:color="auto"/>
        <w:right w:val="none" w:sz="0" w:space="0" w:color="auto"/>
      </w:divBdr>
    </w:div>
    <w:div w:id="1646204050">
      <w:bodyDiv w:val="1"/>
      <w:marLeft w:val="0"/>
      <w:marRight w:val="0"/>
      <w:marTop w:val="0"/>
      <w:marBottom w:val="0"/>
      <w:divBdr>
        <w:top w:val="none" w:sz="0" w:space="0" w:color="auto"/>
        <w:left w:val="none" w:sz="0" w:space="0" w:color="auto"/>
        <w:bottom w:val="none" w:sz="0" w:space="0" w:color="auto"/>
        <w:right w:val="none" w:sz="0" w:space="0" w:color="auto"/>
      </w:divBdr>
    </w:div>
    <w:div w:id="1647123973">
      <w:bodyDiv w:val="1"/>
      <w:marLeft w:val="0"/>
      <w:marRight w:val="0"/>
      <w:marTop w:val="0"/>
      <w:marBottom w:val="0"/>
      <w:divBdr>
        <w:top w:val="none" w:sz="0" w:space="0" w:color="auto"/>
        <w:left w:val="none" w:sz="0" w:space="0" w:color="auto"/>
        <w:bottom w:val="none" w:sz="0" w:space="0" w:color="auto"/>
        <w:right w:val="none" w:sz="0" w:space="0" w:color="auto"/>
      </w:divBdr>
    </w:div>
    <w:div w:id="1648319722">
      <w:bodyDiv w:val="1"/>
      <w:marLeft w:val="0"/>
      <w:marRight w:val="0"/>
      <w:marTop w:val="0"/>
      <w:marBottom w:val="0"/>
      <w:divBdr>
        <w:top w:val="none" w:sz="0" w:space="0" w:color="auto"/>
        <w:left w:val="none" w:sz="0" w:space="0" w:color="auto"/>
        <w:bottom w:val="none" w:sz="0" w:space="0" w:color="auto"/>
        <w:right w:val="none" w:sz="0" w:space="0" w:color="auto"/>
      </w:divBdr>
    </w:div>
    <w:div w:id="1648702180">
      <w:bodyDiv w:val="1"/>
      <w:marLeft w:val="0"/>
      <w:marRight w:val="0"/>
      <w:marTop w:val="0"/>
      <w:marBottom w:val="0"/>
      <w:divBdr>
        <w:top w:val="none" w:sz="0" w:space="0" w:color="auto"/>
        <w:left w:val="none" w:sz="0" w:space="0" w:color="auto"/>
        <w:bottom w:val="none" w:sz="0" w:space="0" w:color="auto"/>
        <w:right w:val="none" w:sz="0" w:space="0" w:color="auto"/>
      </w:divBdr>
    </w:div>
    <w:div w:id="1652371915">
      <w:bodyDiv w:val="1"/>
      <w:marLeft w:val="0"/>
      <w:marRight w:val="0"/>
      <w:marTop w:val="0"/>
      <w:marBottom w:val="0"/>
      <w:divBdr>
        <w:top w:val="none" w:sz="0" w:space="0" w:color="auto"/>
        <w:left w:val="none" w:sz="0" w:space="0" w:color="auto"/>
        <w:bottom w:val="none" w:sz="0" w:space="0" w:color="auto"/>
        <w:right w:val="none" w:sz="0" w:space="0" w:color="auto"/>
      </w:divBdr>
    </w:div>
    <w:div w:id="1653022280">
      <w:bodyDiv w:val="1"/>
      <w:marLeft w:val="0"/>
      <w:marRight w:val="0"/>
      <w:marTop w:val="0"/>
      <w:marBottom w:val="0"/>
      <w:divBdr>
        <w:top w:val="none" w:sz="0" w:space="0" w:color="auto"/>
        <w:left w:val="none" w:sz="0" w:space="0" w:color="auto"/>
        <w:bottom w:val="none" w:sz="0" w:space="0" w:color="auto"/>
        <w:right w:val="none" w:sz="0" w:space="0" w:color="auto"/>
      </w:divBdr>
    </w:div>
    <w:div w:id="1653362909">
      <w:bodyDiv w:val="1"/>
      <w:marLeft w:val="0"/>
      <w:marRight w:val="0"/>
      <w:marTop w:val="0"/>
      <w:marBottom w:val="0"/>
      <w:divBdr>
        <w:top w:val="none" w:sz="0" w:space="0" w:color="auto"/>
        <w:left w:val="none" w:sz="0" w:space="0" w:color="auto"/>
        <w:bottom w:val="none" w:sz="0" w:space="0" w:color="auto"/>
        <w:right w:val="none" w:sz="0" w:space="0" w:color="auto"/>
      </w:divBdr>
    </w:div>
    <w:div w:id="1654211098">
      <w:bodyDiv w:val="1"/>
      <w:marLeft w:val="0"/>
      <w:marRight w:val="0"/>
      <w:marTop w:val="0"/>
      <w:marBottom w:val="0"/>
      <w:divBdr>
        <w:top w:val="none" w:sz="0" w:space="0" w:color="auto"/>
        <w:left w:val="none" w:sz="0" w:space="0" w:color="auto"/>
        <w:bottom w:val="none" w:sz="0" w:space="0" w:color="auto"/>
        <w:right w:val="none" w:sz="0" w:space="0" w:color="auto"/>
      </w:divBdr>
    </w:div>
    <w:div w:id="1654748175">
      <w:bodyDiv w:val="1"/>
      <w:marLeft w:val="0"/>
      <w:marRight w:val="0"/>
      <w:marTop w:val="0"/>
      <w:marBottom w:val="0"/>
      <w:divBdr>
        <w:top w:val="none" w:sz="0" w:space="0" w:color="auto"/>
        <w:left w:val="none" w:sz="0" w:space="0" w:color="auto"/>
        <w:bottom w:val="none" w:sz="0" w:space="0" w:color="auto"/>
        <w:right w:val="none" w:sz="0" w:space="0" w:color="auto"/>
      </w:divBdr>
    </w:div>
    <w:div w:id="1655335015">
      <w:bodyDiv w:val="1"/>
      <w:marLeft w:val="0"/>
      <w:marRight w:val="0"/>
      <w:marTop w:val="0"/>
      <w:marBottom w:val="0"/>
      <w:divBdr>
        <w:top w:val="none" w:sz="0" w:space="0" w:color="auto"/>
        <w:left w:val="none" w:sz="0" w:space="0" w:color="auto"/>
        <w:bottom w:val="none" w:sz="0" w:space="0" w:color="auto"/>
        <w:right w:val="none" w:sz="0" w:space="0" w:color="auto"/>
      </w:divBdr>
    </w:div>
    <w:div w:id="1655524598">
      <w:bodyDiv w:val="1"/>
      <w:marLeft w:val="0"/>
      <w:marRight w:val="0"/>
      <w:marTop w:val="0"/>
      <w:marBottom w:val="0"/>
      <w:divBdr>
        <w:top w:val="none" w:sz="0" w:space="0" w:color="auto"/>
        <w:left w:val="none" w:sz="0" w:space="0" w:color="auto"/>
        <w:bottom w:val="none" w:sz="0" w:space="0" w:color="auto"/>
        <w:right w:val="none" w:sz="0" w:space="0" w:color="auto"/>
      </w:divBdr>
    </w:div>
    <w:div w:id="1658074532">
      <w:bodyDiv w:val="1"/>
      <w:marLeft w:val="0"/>
      <w:marRight w:val="0"/>
      <w:marTop w:val="0"/>
      <w:marBottom w:val="0"/>
      <w:divBdr>
        <w:top w:val="none" w:sz="0" w:space="0" w:color="auto"/>
        <w:left w:val="none" w:sz="0" w:space="0" w:color="auto"/>
        <w:bottom w:val="none" w:sz="0" w:space="0" w:color="auto"/>
        <w:right w:val="none" w:sz="0" w:space="0" w:color="auto"/>
      </w:divBdr>
    </w:div>
    <w:div w:id="1658456373">
      <w:bodyDiv w:val="1"/>
      <w:marLeft w:val="0"/>
      <w:marRight w:val="0"/>
      <w:marTop w:val="0"/>
      <w:marBottom w:val="0"/>
      <w:divBdr>
        <w:top w:val="none" w:sz="0" w:space="0" w:color="auto"/>
        <w:left w:val="none" w:sz="0" w:space="0" w:color="auto"/>
        <w:bottom w:val="none" w:sz="0" w:space="0" w:color="auto"/>
        <w:right w:val="none" w:sz="0" w:space="0" w:color="auto"/>
      </w:divBdr>
    </w:div>
    <w:div w:id="1660377498">
      <w:bodyDiv w:val="1"/>
      <w:marLeft w:val="0"/>
      <w:marRight w:val="0"/>
      <w:marTop w:val="0"/>
      <w:marBottom w:val="0"/>
      <w:divBdr>
        <w:top w:val="none" w:sz="0" w:space="0" w:color="auto"/>
        <w:left w:val="none" w:sz="0" w:space="0" w:color="auto"/>
        <w:bottom w:val="none" w:sz="0" w:space="0" w:color="auto"/>
        <w:right w:val="none" w:sz="0" w:space="0" w:color="auto"/>
      </w:divBdr>
    </w:div>
    <w:div w:id="1660839287">
      <w:bodyDiv w:val="1"/>
      <w:marLeft w:val="0"/>
      <w:marRight w:val="0"/>
      <w:marTop w:val="0"/>
      <w:marBottom w:val="0"/>
      <w:divBdr>
        <w:top w:val="none" w:sz="0" w:space="0" w:color="auto"/>
        <w:left w:val="none" w:sz="0" w:space="0" w:color="auto"/>
        <w:bottom w:val="none" w:sz="0" w:space="0" w:color="auto"/>
        <w:right w:val="none" w:sz="0" w:space="0" w:color="auto"/>
      </w:divBdr>
    </w:div>
    <w:div w:id="1661083192">
      <w:bodyDiv w:val="1"/>
      <w:marLeft w:val="0"/>
      <w:marRight w:val="0"/>
      <w:marTop w:val="0"/>
      <w:marBottom w:val="0"/>
      <w:divBdr>
        <w:top w:val="none" w:sz="0" w:space="0" w:color="auto"/>
        <w:left w:val="none" w:sz="0" w:space="0" w:color="auto"/>
        <w:bottom w:val="none" w:sz="0" w:space="0" w:color="auto"/>
        <w:right w:val="none" w:sz="0" w:space="0" w:color="auto"/>
      </w:divBdr>
    </w:div>
    <w:div w:id="1661731310">
      <w:bodyDiv w:val="1"/>
      <w:marLeft w:val="0"/>
      <w:marRight w:val="0"/>
      <w:marTop w:val="0"/>
      <w:marBottom w:val="0"/>
      <w:divBdr>
        <w:top w:val="none" w:sz="0" w:space="0" w:color="auto"/>
        <w:left w:val="none" w:sz="0" w:space="0" w:color="auto"/>
        <w:bottom w:val="none" w:sz="0" w:space="0" w:color="auto"/>
        <w:right w:val="none" w:sz="0" w:space="0" w:color="auto"/>
      </w:divBdr>
    </w:div>
    <w:div w:id="1662584625">
      <w:bodyDiv w:val="1"/>
      <w:marLeft w:val="0"/>
      <w:marRight w:val="0"/>
      <w:marTop w:val="0"/>
      <w:marBottom w:val="0"/>
      <w:divBdr>
        <w:top w:val="none" w:sz="0" w:space="0" w:color="auto"/>
        <w:left w:val="none" w:sz="0" w:space="0" w:color="auto"/>
        <w:bottom w:val="none" w:sz="0" w:space="0" w:color="auto"/>
        <w:right w:val="none" w:sz="0" w:space="0" w:color="auto"/>
      </w:divBdr>
    </w:div>
    <w:div w:id="1662848033">
      <w:bodyDiv w:val="1"/>
      <w:marLeft w:val="0"/>
      <w:marRight w:val="0"/>
      <w:marTop w:val="0"/>
      <w:marBottom w:val="0"/>
      <w:divBdr>
        <w:top w:val="none" w:sz="0" w:space="0" w:color="auto"/>
        <w:left w:val="none" w:sz="0" w:space="0" w:color="auto"/>
        <w:bottom w:val="none" w:sz="0" w:space="0" w:color="auto"/>
        <w:right w:val="none" w:sz="0" w:space="0" w:color="auto"/>
      </w:divBdr>
    </w:div>
    <w:div w:id="1663005472">
      <w:bodyDiv w:val="1"/>
      <w:marLeft w:val="0"/>
      <w:marRight w:val="0"/>
      <w:marTop w:val="0"/>
      <w:marBottom w:val="0"/>
      <w:divBdr>
        <w:top w:val="none" w:sz="0" w:space="0" w:color="auto"/>
        <w:left w:val="none" w:sz="0" w:space="0" w:color="auto"/>
        <w:bottom w:val="none" w:sz="0" w:space="0" w:color="auto"/>
        <w:right w:val="none" w:sz="0" w:space="0" w:color="auto"/>
      </w:divBdr>
    </w:div>
    <w:div w:id="1663120136">
      <w:bodyDiv w:val="1"/>
      <w:marLeft w:val="0"/>
      <w:marRight w:val="0"/>
      <w:marTop w:val="0"/>
      <w:marBottom w:val="0"/>
      <w:divBdr>
        <w:top w:val="none" w:sz="0" w:space="0" w:color="auto"/>
        <w:left w:val="none" w:sz="0" w:space="0" w:color="auto"/>
        <w:bottom w:val="none" w:sz="0" w:space="0" w:color="auto"/>
        <w:right w:val="none" w:sz="0" w:space="0" w:color="auto"/>
      </w:divBdr>
    </w:div>
    <w:div w:id="1664091267">
      <w:bodyDiv w:val="1"/>
      <w:marLeft w:val="0"/>
      <w:marRight w:val="0"/>
      <w:marTop w:val="0"/>
      <w:marBottom w:val="0"/>
      <w:divBdr>
        <w:top w:val="none" w:sz="0" w:space="0" w:color="auto"/>
        <w:left w:val="none" w:sz="0" w:space="0" w:color="auto"/>
        <w:bottom w:val="none" w:sz="0" w:space="0" w:color="auto"/>
        <w:right w:val="none" w:sz="0" w:space="0" w:color="auto"/>
      </w:divBdr>
    </w:div>
    <w:div w:id="1664503711">
      <w:bodyDiv w:val="1"/>
      <w:marLeft w:val="0"/>
      <w:marRight w:val="0"/>
      <w:marTop w:val="0"/>
      <w:marBottom w:val="0"/>
      <w:divBdr>
        <w:top w:val="none" w:sz="0" w:space="0" w:color="auto"/>
        <w:left w:val="none" w:sz="0" w:space="0" w:color="auto"/>
        <w:bottom w:val="none" w:sz="0" w:space="0" w:color="auto"/>
        <w:right w:val="none" w:sz="0" w:space="0" w:color="auto"/>
      </w:divBdr>
    </w:div>
    <w:div w:id="1666081660">
      <w:bodyDiv w:val="1"/>
      <w:marLeft w:val="0"/>
      <w:marRight w:val="0"/>
      <w:marTop w:val="0"/>
      <w:marBottom w:val="0"/>
      <w:divBdr>
        <w:top w:val="none" w:sz="0" w:space="0" w:color="auto"/>
        <w:left w:val="none" w:sz="0" w:space="0" w:color="auto"/>
        <w:bottom w:val="none" w:sz="0" w:space="0" w:color="auto"/>
        <w:right w:val="none" w:sz="0" w:space="0" w:color="auto"/>
      </w:divBdr>
    </w:div>
    <w:div w:id="1667632883">
      <w:bodyDiv w:val="1"/>
      <w:marLeft w:val="0"/>
      <w:marRight w:val="0"/>
      <w:marTop w:val="0"/>
      <w:marBottom w:val="0"/>
      <w:divBdr>
        <w:top w:val="none" w:sz="0" w:space="0" w:color="auto"/>
        <w:left w:val="none" w:sz="0" w:space="0" w:color="auto"/>
        <w:bottom w:val="none" w:sz="0" w:space="0" w:color="auto"/>
        <w:right w:val="none" w:sz="0" w:space="0" w:color="auto"/>
      </w:divBdr>
    </w:div>
    <w:div w:id="1667900266">
      <w:bodyDiv w:val="1"/>
      <w:marLeft w:val="0"/>
      <w:marRight w:val="0"/>
      <w:marTop w:val="0"/>
      <w:marBottom w:val="0"/>
      <w:divBdr>
        <w:top w:val="none" w:sz="0" w:space="0" w:color="auto"/>
        <w:left w:val="none" w:sz="0" w:space="0" w:color="auto"/>
        <w:bottom w:val="none" w:sz="0" w:space="0" w:color="auto"/>
        <w:right w:val="none" w:sz="0" w:space="0" w:color="auto"/>
      </w:divBdr>
    </w:div>
    <w:div w:id="1669752206">
      <w:bodyDiv w:val="1"/>
      <w:marLeft w:val="0"/>
      <w:marRight w:val="0"/>
      <w:marTop w:val="0"/>
      <w:marBottom w:val="0"/>
      <w:divBdr>
        <w:top w:val="none" w:sz="0" w:space="0" w:color="auto"/>
        <w:left w:val="none" w:sz="0" w:space="0" w:color="auto"/>
        <w:bottom w:val="none" w:sz="0" w:space="0" w:color="auto"/>
        <w:right w:val="none" w:sz="0" w:space="0" w:color="auto"/>
      </w:divBdr>
    </w:div>
    <w:div w:id="1670057665">
      <w:bodyDiv w:val="1"/>
      <w:marLeft w:val="0"/>
      <w:marRight w:val="0"/>
      <w:marTop w:val="0"/>
      <w:marBottom w:val="0"/>
      <w:divBdr>
        <w:top w:val="none" w:sz="0" w:space="0" w:color="auto"/>
        <w:left w:val="none" w:sz="0" w:space="0" w:color="auto"/>
        <w:bottom w:val="none" w:sz="0" w:space="0" w:color="auto"/>
        <w:right w:val="none" w:sz="0" w:space="0" w:color="auto"/>
      </w:divBdr>
      <w:divsChild>
        <w:div w:id="339355648">
          <w:marLeft w:val="0"/>
          <w:marRight w:val="0"/>
          <w:marTop w:val="0"/>
          <w:marBottom w:val="0"/>
          <w:divBdr>
            <w:top w:val="none" w:sz="0" w:space="0" w:color="auto"/>
            <w:left w:val="none" w:sz="0" w:space="0" w:color="auto"/>
            <w:bottom w:val="none" w:sz="0" w:space="0" w:color="auto"/>
            <w:right w:val="none" w:sz="0" w:space="0" w:color="auto"/>
          </w:divBdr>
        </w:div>
        <w:div w:id="276760780">
          <w:marLeft w:val="0"/>
          <w:marRight w:val="0"/>
          <w:marTop w:val="0"/>
          <w:marBottom w:val="0"/>
          <w:divBdr>
            <w:top w:val="none" w:sz="0" w:space="0" w:color="auto"/>
            <w:left w:val="none" w:sz="0" w:space="0" w:color="auto"/>
            <w:bottom w:val="none" w:sz="0" w:space="0" w:color="auto"/>
            <w:right w:val="none" w:sz="0" w:space="0" w:color="auto"/>
          </w:divBdr>
        </w:div>
        <w:div w:id="2095973923">
          <w:marLeft w:val="0"/>
          <w:marRight w:val="0"/>
          <w:marTop w:val="0"/>
          <w:marBottom w:val="0"/>
          <w:divBdr>
            <w:top w:val="none" w:sz="0" w:space="0" w:color="auto"/>
            <w:left w:val="none" w:sz="0" w:space="0" w:color="auto"/>
            <w:bottom w:val="none" w:sz="0" w:space="0" w:color="auto"/>
            <w:right w:val="none" w:sz="0" w:space="0" w:color="auto"/>
          </w:divBdr>
        </w:div>
        <w:div w:id="2016568379">
          <w:marLeft w:val="0"/>
          <w:marRight w:val="0"/>
          <w:marTop w:val="0"/>
          <w:marBottom w:val="0"/>
          <w:divBdr>
            <w:top w:val="none" w:sz="0" w:space="0" w:color="auto"/>
            <w:left w:val="none" w:sz="0" w:space="0" w:color="auto"/>
            <w:bottom w:val="none" w:sz="0" w:space="0" w:color="auto"/>
            <w:right w:val="none" w:sz="0" w:space="0" w:color="auto"/>
          </w:divBdr>
        </w:div>
        <w:div w:id="1591115436">
          <w:marLeft w:val="0"/>
          <w:marRight w:val="0"/>
          <w:marTop w:val="0"/>
          <w:marBottom w:val="0"/>
          <w:divBdr>
            <w:top w:val="none" w:sz="0" w:space="0" w:color="auto"/>
            <w:left w:val="none" w:sz="0" w:space="0" w:color="auto"/>
            <w:bottom w:val="none" w:sz="0" w:space="0" w:color="auto"/>
            <w:right w:val="none" w:sz="0" w:space="0" w:color="auto"/>
          </w:divBdr>
        </w:div>
        <w:div w:id="1167744488">
          <w:marLeft w:val="0"/>
          <w:marRight w:val="0"/>
          <w:marTop w:val="0"/>
          <w:marBottom w:val="0"/>
          <w:divBdr>
            <w:top w:val="none" w:sz="0" w:space="0" w:color="auto"/>
            <w:left w:val="none" w:sz="0" w:space="0" w:color="auto"/>
            <w:bottom w:val="none" w:sz="0" w:space="0" w:color="auto"/>
            <w:right w:val="none" w:sz="0" w:space="0" w:color="auto"/>
          </w:divBdr>
        </w:div>
        <w:div w:id="696930116">
          <w:marLeft w:val="0"/>
          <w:marRight w:val="0"/>
          <w:marTop w:val="0"/>
          <w:marBottom w:val="0"/>
          <w:divBdr>
            <w:top w:val="none" w:sz="0" w:space="0" w:color="auto"/>
            <w:left w:val="none" w:sz="0" w:space="0" w:color="auto"/>
            <w:bottom w:val="none" w:sz="0" w:space="0" w:color="auto"/>
            <w:right w:val="none" w:sz="0" w:space="0" w:color="auto"/>
          </w:divBdr>
        </w:div>
      </w:divsChild>
    </w:div>
    <w:div w:id="1670402005">
      <w:bodyDiv w:val="1"/>
      <w:marLeft w:val="0"/>
      <w:marRight w:val="0"/>
      <w:marTop w:val="0"/>
      <w:marBottom w:val="0"/>
      <w:divBdr>
        <w:top w:val="none" w:sz="0" w:space="0" w:color="auto"/>
        <w:left w:val="none" w:sz="0" w:space="0" w:color="auto"/>
        <w:bottom w:val="none" w:sz="0" w:space="0" w:color="auto"/>
        <w:right w:val="none" w:sz="0" w:space="0" w:color="auto"/>
      </w:divBdr>
    </w:div>
    <w:div w:id="1673558224">
      <w:bodyDiv w:val="1"/>
      <w:marLeft w:val="0"/>
      <w:marRight w:val="0"/>
      <w:marTop w:val="0"/>
      <w:marBottom w:val="0"/>
      <w:divBdr>
        <w:top w:val="none" w:sz="0" w:space="0" w:color="auto"/>
        <w:left w:val="none" w:sz="0" w:space="0" w:color="auto"/>
        <w:bottom w:val="none" w:sz="0" w:space="0" w:color="auto"/>
        <w:right w:val="none" w:sz="0" w:space="0" w:color="auto"/>
      </w:divBdr>
    </w:div>
    <w:div w:id="1674064186">
      <w:bodyDiv w:val="1"/>
      <w:marLeft w:val="0"/>
      <w:marRight w:val="0"/>
      <w:marTop w:val="0"/>
      <w:marBottom w:val="0"/>
      <w:divBdr>
        <w:top w:val="none" w:sz="0" w:space="0" w:color="auto"/>
        <w:left w:val="none" w:sz="0" w:space="0" w:color="auto"/>
        <w:bottom w:val="none" w:sz="0" w:space="0" w:color="auto"/>
        <w:right w:val="none" w:sz="0" w:space="0" w:color="auto"/>
      </w:divBdr>
    </w:div>
    <w:div w:id="1675764076">
      <w:bodyDiv w:val="1"/>
      <w:marLeft w:val="0"/>
      <w:marRight w:val="0"/>
      <w:marTop w:val="0"/>
      <w:marBottom w:val="0"/>
      <w:divBdr>
        <w:top w:val="none" w:sz="0" w:space="0" w:color="auto"/>
        <w:left w:val="none" w:sz="0" w:space="0" w:color="auto"/>
        <w:bottom w:val="none" w:sz="0" w:space="0" w:color="auto"/>
        <w:right w:val="none" w:sz="0" w:space="0" w:color="auto"/>
      </w:divBdr>
    </w:div>
    <w:div w:id="1676377095">
      <w:bodyDiv w:val="1"/>
      <w:marLeft w:val="0"/>
      <w:marRight w:val="0"/>
      <w:marTop w:val="0"/>
      <w:marBottom w:val="0"/>
      <w:divBdr>
        <w:top w:val="none" w:sz="0" w:space="0" w:color="auto"/>
        <w:left w:val="none" w:sz="0" w:space="0" w:color="auto"/>
        <w:bottom w:val="none" w:sz="0" w:space="0" w:color="auto"/>
        <w:right w:val="none" w:sz="0" w:space="0" w:color="auto"/>
      </w:divBdr>
    </w:div>
    <w:div w:id="1676419663">
      <w:bodyDiv w:val="1"/>
      <w:marLeft w:val="0"/>
      <w:marRight w:val="0"/>
      <w:marTop w:val="0"/>
      <w:marBottom w:val="0"/>
      <w:divBdr>
        <w:top w:val="none" w:sz="0" w:space="0" w:color="auto"/>
        <w:left w:val="none" w:sz="0" w:space="0" w:color="auto"/>
        <w:bottom w:val="none" w:sz="0" w:space="0" w:color="auto"/>
        <w:right w:val="none" w:sz="0" w:space="0" w:color="auto"/>
      </w:divBdr>
    </w:div>
    <w:div w:id="1676762644">
      <w:bodyDiv w:val="1"/>
      <w:marLeft w:val="0"/>
      <w:marRight w:val="0"/>
      <w:marTop w:val="0"/>
      <w:marBottom w:val="0"/>
      <w:divBdr>
        <w:top w:val="none" w:sz="0" w:space="0" w:color="auto"/>
        <w:left w:val="none" w:sz="0" w:space="0" w:color="auto"/>
        <w:bottom w:val="none" w:sz="0" w:space="0" w:color="auto"/>
        <w:right w:val="none" w:sz="0" w:space="0" w:color="auto"/>
      </w:divBdr>
    </w:div>
    <w:div w:id="1677339579">
      <w:bodyDiv w:val="1"/>
      <w:marLeft w:val="0"/>
      <w:marRight w:val="0"/>
      <w:marTop w:val="0"/>
      <w:marBottom w:val="0"/>
      <w:divBdr>
        <w:top w:val="none" w:sz="0" w:space="0" w:color="auto"/>
        <w:left w:val="none" w:sz="0" w:space="0" w:color="auto"/>
        <w:bottom w:val="none" w:sz="0" w:space="0" w:color="auto"/>
        <w:right w:val="none" w:sz="0" w:space="0" w:color="auto"/>
      </w:divBdr>
    </w:div>
    <w:div w:id="1678918122">
      <w:bodyDiv w:val="1"/>
      <w:marLeft w:val="0"/>
      <w:marRight w:val="0"/>
      <w:marTop w:val="0"/>
      <w:marBottom w:val="0"/>
      <w:divBdr>
        <w:top w:val="none" w:sz="0" w:space="0" w:color="auto"/>
        <w:left w:val="none" w:sz="0" w:space="0" w:color="auto"/>
        <w:bottom w:val="none" w:sz="0" w:space="0" w:color="auto"/>
        <w:right w:val="none" w:sz="0" w:space="0" w:color="auto"/>
      </w:divBdr>
    </w:div>
    <w:div w:id="1678967476">
      <w:bodyDiv w:val="1"/>
      <w:marLeft w:val="0"/>
      <w:marRight w:val="0"/>
      <w:marTop w:val="0"/>
      <w:marBottom w:val="0"/>
      <w:divBdr>
        <w:top w:val="none" w:sz="0" w:space="0" w:color="auto"/>
        <w:left w:val="none" w:sz="0" w:space="0" w:color="auto"/>
        <w:bottom w:val="none" w:sz="0" w:space="0" w:color="auto"/>
        <w:right w:val="none" w:sz="0" w:space="0" w:color="auto"/>
      </w:divBdr>
    </w:div>
    <w:div w:id="1679192529">
      <w:bodyDiv w:val="1"/>
      <w:marLeft w:val="0"/>
      <w:marRight w:val="0"/>
      <w:marTop w:val="0"/>
      <w:marBottom w:val="0"/>
      <w:divBdr>
        <w:top w:val="none" w:sz="0" w:space="0" w:color="auto"/>
        <w:left w:val="none" w:sz="0" w:space="0" w:color="auto"/>
        <w:bottom w:val="none" w:sz="0" w:space="0" w:color="auto"/>
        <w:right w:val="none" w:sz="0" w:space="0" w:color="auto"/>
      </w:divBdr>
    </w:div>
    <w:div w:id="1679887489">
      <w:bodyDiv w:val="1"/>
      <w:marLeft w:val="0"/>
      <w:marRight w:val="0"/>
      <w:marTop w:val="0"/>
      <w:marBottom w:val="0"/>
      <w:divBdr>
        <w:top w:val="none" w:sz="0" w:space="0" w:color="auto"/>
        <w:left w:val="none" w:sz="0" w:space="0" w:color="auto"/>
        <w:bottom w:val="none" w:sz="0" w:space="0" w:color="auto"/>
        <w:right w:val="none" w:sz="0" w:space="0" w:color="auto"/>
      </w:divBdr>
    </w:div>
    <w:div w:id="1680161356">
      <w:bodyDiv w:val="1"/>
      <w:marLeft w:val="0"/>
      <w:marRight w:val="0"/>
      <w:marTop w:val="0"/>
      <w:marBottom w:val="0"/>
      <w:divBdr>
        <w:top w:val="none" w:sz="0" w:space="0" w:color="auto"/>
        <w:left w:val="none" w:sz="0" w:space="0" w:color="auto"/>
        <w:bottom w:val="none" w:sz="0" w:space="0" w:color="auto"/>
        <w:right w:val="none" w:sz="0" w:space="0" w:color="auto"/>
      </w:divBdr>
    </w:div>
    <w:div w:id="1680228435">
      <w:bodyDiv w:val="1"/>
      <w:marLeft w:val="0"/>
      <w:marRight w:val="0"/>
      <w:marTop w:val="0"/>
      <w:marBottom w:val="0"/>
      <w:divBdr>
        <w:top w:val="none" w:sz="0" w:space="0" w:color="auto"/>
        <w:left w:val="none" w:sz="0" w:space="0" w:color="auto"/>
        <w:bottom w:val="none" w:sz="0" w:space="0" w:color="auto"/>
        <w:right w:val="none" w:sz="0" w:space="0" w:color="auto"/>
      </w:divBdr>
    </w:div>
    <w:div w:id="1682314842">
      <w:bodyDiv w:val="1"/>
      <w:marLeft w:val="0"/>
      <w:marRight w:val="0"/>
      <w:marTop w:val="0"/>
      <w:marBottom w:val="0"/>
      <w:divBdr>
        <w:top w:val="none" w:sz="0" w:space="0" w:color="auto"/>
        <w:left w:val="none" w:sz="0" w:space="0" w:color="auto"/>
        <w:bottom w:val="none" w:sz="0" w:space="0" w:color="auto"/>
        <w:right w:val="none" w:sz="0" w:space="0" w:color="auto"/>
      </w:divBdr>
    </w:div>
    <w:div w:id="1683126127">
      <w:bodyDiv w:val="1"/>
      <w:marLeft w:val="0"/>
      <w:marRight w:val="0"/>
      <w:marTop w:val="0"/>
      <w:marBottom w:val="0"/>
      <w:divBdr>
        <w:top w:val="none" w:sz="0" w:space="0" w:color="auto"/>
        <w:left w:val="none" w:sz="0" w:space="0" w:color="auto"/>
        <w:bottom w:val="none" w:sz="0" w:space="0" w:color="auto"/>
        <w:right w:val="none" w:sz="0" w:space="0" w:color="auto"/>
      </w:divBdr>
    </w:div>
    <w:div w:id="1685206056">
      <w:bodyDiv w:val="1"/>
      <w:marLeft w:val="0"/>
      <w:marRight w:val="0"/>
      <w:marTop w:val="0"/>
      <w:marBottom w:val="0"/>
      <w:divBdr>
        <w:top w:val="none" w:sz="0" w:space="0" w:color="auto"/>
        <w:left w:val="none" w:sz="0" w:space="0" w:color="auto"/>
        <w:bottom w:val="none" w:sz="0" w:space="0" w:color="auto"/>
        <w:right w:val="none" w:sz="0" w:space="0" w:color="auto"/>
      </w:divBdr>
    </w:div>
    <w:div w:id="1688366455">
      <w:bodyDiv w:val="1"/>
      <w:marLeft w:val="0"/>
      <w:marRight w:val="0"/>
      <w:marTop w:val="0"/>
      <w:marBottom w:val="0"/>
      <w:divBdr>
        <w:top w:val="none" w:sz="0" w:space="0" w:color="auto"/>
        <w:left w:val="none" w:sz="0" w:space="0" w:color="auto"/>
        <w:bottom w:val="none" w:sz="0" w:space="0" w:color="auto"/>
        <w:right w:val="none" w:sz="0" w:space="0" w:color="auto"/>
      </w:divBdr>
    </w:div>
    <w:div w:id="1689941744">
      <w:bodyDiv w:val="1"/>
      <w:marLeft w:val="0"/>
      <w:marRight w:val="0"/>
      <w:marTop w:val="0"/>
      <w:marBottom w:val="0"/>
      <w:divBdr>
        <w:top w:val="none" w:sz="0" w:space="0" w:color="auto"/>
        <w:left w:val="none" w:sz="0" w:space="0" w:color="auto"/>
        <w:bottom w:val="none" w:sz="0" w:space="0" w:color="auto"/>
        <w:right w:val="none" w:sz="0" w:space="0" w:color="auto"/>
      </w:divBdr>
    </w:div>
    <w:div w:id="1690370368">
      <w:bodyDiv w:val="1"/>
      <w:marLeft w:val="0"/>
      <w:marRight w:val="0"/>
      <w:marTop w:val="0"/>
      <w:marBottom w:val="0"/>
      <w:divBdr>
        <w:top w:val="none" w:sz="0" w:space="0" w:color="auto"/>
        <w:left w:val="none" w:sz="0" w:space="0" w:color="auto"/>
        <w:bottom w:val="none" w:sz="0" w:space="0" w:color="auto"/>
        <w:right w:val="none" w:sz="0" w:space="0" w:color="auto"/>
      </w:divBdr>
    </w:div>
    <w:div w:id="1690447462">
      <w:bodyDiv w:val="1"/>
      <w:marLeft w:val="0"/>
      <w:marRight w:val="0"/>
      <w:marTop w:val="0"/>
      <w:marBottom w:val="0"/>
      <w:divBdr>
        <w:top w:val="none" w:sz="0" w:space="0" w:color="auto"/>
        <w:left w:val="none" w:sz="0" w:space="0" w:color="auto"/>
        <w:bottom w:val="none" w:sz="0" w:space="0" w:color="auto"/>
        <w:right w:val="none" w:sz="0" w:space="0" w:color="auto"/>
      </w:divBdr>
    </w:div>
    <w:div w:id="1690450272">
      <w:bodyDiv w:val="1"/>
      <w:marLeft w:val="0"/>
      <w:marRight w:val="0"/>
      <w:marTop w:val="0"/>
      <w:marBottom w:val="0"/>
      <w:divBdr>
        <w:top w:val="none" w:sz="0" w:space="0" w:color="auto"/>
        <w:left w:val="none" w:sz="0" w:space="0" w:color="auto"/>
        <w:bottom w:val="none" w:sz="0" w:space="0" w:color="auto"/>
        <w:right w:val="none" w:sz="0" w:space="0" w:color="auto"/>
      </w:divBdr>
    </w:div>
    <w:div w:id="1691107294">
      <w:bodyDiv w:val="1"/>
      <w:marLeft w:val="0"/>
      <w:marRight w:val="0"/>
      <w:marTop w:val="0"/>
      <w:marBottom w:val="0"/>
      <w:divBdr>
        <w:top w:val="none" w:sz="0" w:space="0" w:color="auto"/>
        <w:left w:val="none" w:sz="0" w:space="0" w:color="auto"/>
        <w:bottom w:val="none" w:sz="0" w:space="0" w:color="auto"/>
        <w:right w:val="none" w:sz="0" w:space="0" w:color="auto"/>
      </w:divBdr>
    </w:div>
    <w:div w:id="1692610050">
      <w:bodyDiv w:val="1"/>
      <w:marLeft w:val="0"/>
      <w:marRight w:val="0"/>
      <w:marTop w:val="0"/>
      <w:marBottom w:val="0"/>
      <w:divBdr>
        <w:top w:val="none" w:sz="0" w:space="0" w:color="auto"/>
        <w:left w:val="none" w:sz="0" w:space="0" w:color="auto"/>
        <w:bottom w:val="none" w:sz="0" w:space="0" w:color="auto"/>
        <w:right w:val="none" w:sz="0" w:space="0" w:color="auto"/>
      </w:divBdr>
    </w:div>
    <w:div w:id="1692685147">
      <w:bodyDiv w:val="1"/>
      <w:marLeft w:val="0"/>
      <w:marRight w:val="0"/>
      <w:marTop w:val="0"/>
      <w:marBottom w:val="0"/>
      <w:divBdr>
        <w:top w:val="none" w:sz="0" w:space="0" w:color="auto"/>
        <w:left w:val="none" w:sz="0" w:space="0" w:color="auto"/>
        <w:bottom w:val="none" w:sz="0" w:space="0" w:color="auto"/>
        <w:right w:val="none" w:sz="0" w:space="0" w:color="auto"/>
      </w:divBdr>
    </w:div>
    <w:div w:id="1693722073">
      <w:bodyDiv w:val="1"/>
      <w:marLeft w:val="0"/>
      <w:marRight w:val="0"/>
      <w:marTop w:val="0"/>
      <w:marBottom w:val="0"/>
      <w:divBdr>
        <w:top w:val="none" w:sz="0" w:space="0" w:color="auto"/>
        <w:left w:val="none" w:sz="0" w:space="0" w:color="auto"/>
        <w:bottom w:val="none" w:sz="0" w:space="0" w:color="auto"/>
        <w:right w:val="none" w:sz="0" w:space="0" w:color="auto"/>
      </w:divBdr>
    </w:div>
    <w:div w:id="1695155450">
      <w:bodyDiv w:val="1"/>
      <w:marLeft w:val="0"/>
      <w:marRight w:val="0"/>
      <w:marTop w:val="0"/>
      <w:marBottom w:val="0"/>
      <w:divBdr>
        <w:top w:val="none" w:sz="0" w:space="0" w:color="auto"/>
        <w:left w:val="none" w:sz="0" w:space="0" w:color="auto"/>
        <w:bottom w:val="none" w:sz="0" w:space="0" w:color="auto"/>
        <w:right w:val="none" w:sz="0" w:space="0" w:color="auto"/>
      </w:divBdr>
    </w:div>
    <w:div w:id="1696417550">
      <w:bodyDiv w:val="1"/>
      <w:marLeft w:val="0"/>
      <w:marRight w:val="0"/>
      <w:marTop w:val="0"/>
      <w:marBottom w:val="0"/>
      <w:divBdr>
        <w:top w:val="none" w:sz="0" w:space="0" w:color="auto"/>
        <w:left w:val="none" w:sz="0" w:space="0" w:color="auto"/>
        <w:bottom w:val="none" w:sz="0" w:space="0" w:color="auto"/>
        <w:right w:val="none" w:sz="0" w:space="0" w:color="auto"/>
      </w:divBdr>
    </w:div>
    <w:div w:id="1696541398">
      <w:bodyDiv w:val="1"/>
      <w:marLeft w:val="0"/>
      <w:marRight w:val="0"/>
      <w:marTop w:val="0"/>
      <w:marBottom w:val="0"/>
      <w:divBdr>
        <w:top w:val="none" w:sz="0" w:space="0" w:color="auto"/>
        <w:left w:val="none" w:sz="0" w:space="0" w:color="auto"/>
        <w:bottom w:val="none" w:sz="0" w:space="0" w:color="auto"/>
        <w:right w:val="none" w:sz="0" w:space="0" w:color="auto"/>
      </w:divBdr>
    </w:div>
    <w:div w:id="1696998100">
      <w:bodyDiv w:val="1"/>
      <w:marLeft w:val="0"/>
      <w:marRight w:val="0"/>
      <w:marTop w:val="0"/>
      <w:marBottom w:val="0"/>
      <w:divBdr>
        <w:top w:val="none" w:sz="0" w:space="0" w:color="auto"/>
        <w:left w:val="none" w:sz="0" w:space="0" w:color="auto"/>
        <w:bottom w:val="none" w:sz="0" w:space="0" w:color="auto"/>
        <w:right w:val="none" w:sz="0" w:space="0" w:color="auto"/>
      </w:divBdr>
    </w:div>
    <w:div w:id="1697071881">
      <w:bodyDiv w:val="1"/>
      <w:marLeft w:val="0"/>
      <w:marRight w:val="0"/>
      <w:marTop w:val="0"/>
      <w:marBottom w:val="0"/>
      <w:divBdr>
        <w:top w:val="none" w:sz="0" w:space="0" w:color="auto"/>
        <w:left w:val="none" w:sz="0" w:space="0" w:color="auto"/>
        <w:bottom w:val="none" w:sz="0" w:space="0" w:color="auto"/>
        <w:right w:val="none" w:sz="0" w:space="0" w:color="auto"/>
      </w:divBdr>
    </w:div>
    <w:div w:id="1697390328">
      <w:bodyDiv w:val="1"/>
      <w:marLeft w:val="0"/>
      <w:marRight w:val="0"/>
      <w:marTop w:val="0"/>
      <w:marBottom w:val="0"/>
      <w:divBdr>
        <w:top w:val="none" w:sz="0" w:space="0" w:color="auto"/>
        <w:left w:val="none" w:sz="0" w:space="0" w:color="auto"/>
        <w:bottom w:val="none" w:sz="0" w:space="0" w:color="auto"/>
        <w:right w:val="none" w:sz="0" w:space="0" w:color="auto"/>
      </w:divBdr>
    </w:div>
    <w:div w:id="1697850510">
      <w:bodyDiv w:val="1"/>
      <w:marLeft w:val="0"/>
      <w:marRight w:val="0"/>
      <w:marTop w:val="0"/>
      <w:marBottom w:val="0"/>
      <w:divBdr>
        <w:top w:val="none" w:sz="0" w:space="0" w:color="auto"/>
        <w:left w:val="none" w:sz="0" w:space="0" w:color="auto"/>
        <w:bottom w:val="none" w:sz="0" w:space="0" w:color="auto"/>
        <w:right w:val="none" w:sz="0" w:space="0" w:color="auto"/>
      </w:divBdr>
    </w:div>
    <w:div w:id="1698967546">
      <w:bodyDiv w:val="1"/>
      <w:marLeft w:val="0"/>
      <w:marRight w:val="0"/>
      <w:marTop w:val="0"/>
      <w:marBottom w:val="0"/>
      <w:divBdr>
        <w:top w:val="none" w:sz="0" w:space="0" w:color="auto"/>
        <w:left w:val="none" w:sz="0" w:space="0" w:color="auto"/>
        <w:bottom w:val="none" w:sz="0" w:space="0" w:color="auto"/>
        <w:right w:val="none" w:sz="0" w:space="0" w:color="auto"/>
      </w:divBdr>
    </w:div>
    <w:div w:id="1699041427">
      <w:bodyDiv w:val="1"/>
      <w:marLeft w:val="0"/>
      <w:marRight w:val="0"/>
      <w:marTop w:val="0"/>
      <w:marBottom w:val="0"/>
      <w:divBdr>
        <w:top w:val="none" w:sz="0" w:space="0" w:color="auto"/>
        <w:left w:val="none" w:sz="0" w:space="0" w:color="auto"/>
        <w:bottom w:val="none" w:sz="0" w:space="0" w:color="auto"/>
        <w:right w:val="none" w:sz="0" w:space="0" w:color="auto"/>
      </w:divBdr>
    </w:div>
    <w:div w:id="1701929586">
      <w:bodyDiv w:val="1"/>
      <w:marLeft w:val="0"/>
      <w:marRight w:val="0"/>
      <w:marTop w:val="0"/>
      <w:marBottom w:val="0"/>
      <w:divBdr>
        <w:top w:val="none" w:sz="0" w:space="0" w:color="auto"/>
        <w:left w:val="none" w:sz="0" w:space="0" w:color="auto"/>
        <w:bottom w:val="none" w:sz="0" w:space="0" w:color="auto"/>
        <w:right w:val="none" w:sz="0" w:space="0" w:color="auto"/>
      </w:divBdr>
    </w:div>
    <w:div w:id="1702903183">
      <w:bodyDiv w:val="1"/>
      <w:marLeft w:val="0"/>
      <w:marRight w:val="0"/>
      <w:marTop w:val="0"/>
      <w:marBottom w:val="0"/>
      <w:divBdr>
        <w:top w:val="none" w:sz="0" w:space="0" w:color="auto"/>
        <w:left w:val="none" w:sz="0" w:space="0" w:color="auto"/>
        <w:bottom w:val="none" w:sz="0" w:space="0" w:color="auto"/>
        <w:right w:val="none" w:sz="0" w:space="0" w:color="auto"/>
      </w:divBdr>
    </w:div>
    <w:div w:id="1703239565">
      <w:bodyDiv w:val="1"/>
      <w:marLeft w:val="0"/>
      <w:marRight w:val="0"/>
      <w:marTop w:val="0"/>
      <w:marBottom w:val="0"/>
      <w:divBdr>
        <w:top w:val="none" w:sz="0" w:space="0" w:color="auto"/>
        <w:left w:val="none" w:sz="0" w:space="0" w:color="auto"/>
        <w:bottom w:val="none" w:sz="0" w:space="0" w:color="auto"/>
        <w:right w:val="none" w:sz="0" w:space="0" w:color="auto"/>
      </w:divBdr>
    </w:div>
    <w:div w:id="1705014178">
      <w:bodyDiv w:val="1"/>
      <w:marLeft w:val="0"/>
      <w:marRight w:val="0"/>
      <w:marTop w:val="0"/>
      <w:marBottom w:val="0"/>
      <w:divBdr>
        <w:top w:val="none" w:sz="0" w:space="0" w:color="auto"/>
        <w:left w:val="none" w:sz="0" w:space="0" w:color="auto"/>
        <w:bottom w:val="none" w:sz="0" w:space="0" w:color="auto"/>
        <w:right w:val="none" w:sz="0" w:space="0" w:color="auto"/>
      </w:divBdr>
    </w:div>
    <w:div w:id="1705213399">
      <w:bodyDiv w:val="1"/>
      <w:marLeft w:val="0"/>
      <w:marRight w:val="0"/>
      <w:marTop w:val="0"/>
      <w:marBottom w:val="0"/>
      <w:divBdr>
        <w:top w:val="none" w:sz="0" w:space="0" w:color="auto"/>
        <w:left w:val="none" w:sz="0" w:space="0" w:color="auto"/>
        <w:bottom w:val="none" w:sz="0" w:space="0" w:color="auto"/>
        <w:right w:val="none" w:sz="0" w:space="0" w:color="auto"/>
      </w:divBdr>
    </w:div>
    <w:div w:id="1705905169">
      <w:bodyDiv w:val="1"/>
      <w:marLeft w:val="0"/>
      <w:marRight w:val="0"/>
      <w:marTop w:val="0"/>
      <w:marBottom w:val="0"/>
      <w:divBdr>
        <w:top w:val="none" w:sz="0" w:space="0" w:color="auto"/>
        <w:left w:val="none" w:sz="0" w:space="0" w:color="auto"/>
        <w:bottom w:val="none" w:sz="0" w:space="0" w:color="auto"/>
        <w:right w:val="none" w:sz="0" w:space="0" w:color="auto"/>
      </w:divBdr>
    </w:div>
    <w:div w:id="1705905442">
      <w:bodyDiv w:val="1"/>
      <w:marLeft w:val="0"/>
      <w:marRight w:val="0"/>
      <w:marTop w:val="0"/>
      <w:marBottom w:val="0"/>
      <w:divBdr>
        <w:top w:val="none" w:sz="0" w:space="0" w:color="auto"/>
        <w:left w:val="none" w:sz="0" w:space="0" w:color="auto"/>
        <w:bottom w:val="none" w:sz="0" w:space="0" w:color="auto"/>
        <w:right w:val="none" w:sz="0" w:space="0" w:color="auto"/>
      </w:divBdr>
    </w:div>
    <w:div w:id="1706326723">
      <w:bodyDiv w:val="1"/>
      <w:marLeft w:val="0"/>
      <w:marRight w:val="0"/>
      <w:marTop w:val="0"/>
      <w:marBottom w:val="0"/>
      <w:divBdr>
        <w:top w:val="none" w:sz="0" w:space="0" w:color="auto"/>
        <w:left w:val="none" w:sz="0" w:space="0" w:color="auto"/>
        <w:bottom w:val="none" w:sz="0" w:space="0" w:color="auto"/>
        <w:right w:val="none" w:sz="0" w:space="0" w:color="auto"/>
      </w:divBdr>
    </w:div>
    <w:div w:id="1708871980">
      <w:bodyDiv w:val="1"/>
      <w:marLeft w:val="0"/>
      <w:marRight w:val="0"/>
      <w:marTop w:val="0"/>
      <w:marBottom w:val="0"/>
      <w:divBdr>
        <w:top w:val="none" w:sz="0" w:space="0" w:color="auto"/>
        <w:left w:val="none" w:sz="0" w:space="0" w:color="auto"/>
        <w:bottom w:val="none" w:sz="0" w:space="0" w:color="auto"/>
        <w:right w:val="none" w:sz="0" w:space="0" w:color="auto"/>
      </w:divBdr>
    </w:div>
    <w:div w:id="1709336314">
      <w:bodyDiv w:val="1"/>
      <w:marLeft w:val="0"/>
      <w:marRight w:val="0"/>
      <w:marTop w:val="0"/>
      <w:marBottom w:val="0"/>
      <w:divBdr>
        <w:top w:val="none" w:sz="0" w:space="0" w:color="auto"/>
        <w:left w:val="none" w:sz="0" w:space="0" w:color="auto"/>
        <w:bottom w:val="none" w:sz="0" w:space="0" w:color="auto"/>
        <w:right w:val="none" w:sz="0" w:space="0" w:color="auto"/>
      </w:divBdr>
    </w:div>
    <w:div w:id="1709718418">
      <w:bodyDiv w:val="1"/>
      <w:marLeft w:val="0"/>
      <w:marRight w:val="0"/>
      <w:marTop w:val="0"/>
      <w:marBottom w:val="0"/>
      <w:divBdr>
        <w:top w:val="none" w:sz="0" w:space="0" w:color="auto"/>
        <w:left w:val="none" w:sz="0" w:space="0" w:color="auto"/>
        <w:bottom w:val="none" w:sz="0" w:space="0" w:color="auto"/>
        <w:right w:val="none" w:sz="0" w:space="0" w:color="auto"/>
      </w:divBdr>
    </w:div>
    <w:div w:id="1710908958">
      <w:bodyDiv w:val="1"/>
      <w:marLeft w:val="0"/>
      <w:marRight w:val="0"/>
      <w:marTop w:val="0"/>
      <w:marBottom w:val="0"/>
      <w:divBdr>
        <w:top w:val="none" w:sz="0" w:space="0" w:color="auto"/>
        <w:left w:val="none" w:sz="0" w:space="0" w:color="auto"/>
        <w:bottom w:val="none" w:sz="0" w:space="0" w:color="auto"/>
        <w:right w:val="none" w:sz="0" w:space="0" w:color="auto"/>
      </w:divBdr>
    </w:div>
    <w:div w:id="1711297421">
      <w:bodyDiv w:val="1"/>
      <w:marLeft w:val="0"/>
      <w:marRight w:val="0"/>
      <w:marTop w:val="0"/>
      <w:marBottom w:val="0"/>
      <w:divBdr>
        <w:top w:val="none" w:sz="0" w:space="0" w:color="auto"/>
        <w:left w:val="none" w:sz="0" w:space="0" w:color="auto"/>
        <w:bottom w:val="none" w:sz="0" w:space="0" w:color="auto"/>
        <w:right w:val="none" w:sz="0" w:space="0" w:color="auto"/>
      </w:divBdr>
    </w:div>
    <w:div w:id="1711756794">
      <w:bodyDiv w:val="1"/>
      <w:marLeft w:val="0"/>
      <w:marRight w:val="0"/>
      <w:marTop w:val="0"/>
      <w:marBottom w:val="0"/>
      <w:divBdr>
        <w:top w:val="none" w:sz="0" w:space="0" w:color="auto"/>
        <w:left w:val="none" w:sz="0" w:space="0" w:color="auto"/>
        <w:bottom w:val="none" w:sz="0" w:space="0" w:color="auto"/>
        <w:right w:val="none" w:sz="0" w:space="0" w:color="auto"/>
      </w:divBdr>
    </w:div>
    <w:div w:id="1712265211">
      <w:bodyDiv w:val="1"/>
      <w:marLeft w:val="0"/>
      <w:marRight w:val="0"/>
      <w:marTop w:val="0"/>
      <w:marBottom w:val="0"/>
      <w:divBdr>
        <w:top w:val="none" w:sz="0" w:space="0" w:color="auto"/>
        <w:left w:val="none" w:sz="0" w:space="0" w:color="auto"/>
        <w:bottom w:val="none" w:sz="0" w:space="0" w:color="auto"/>
        <w:right w:val="none" w:sz="0" w:space="0" w:color="auto"/>
      </w:divBdr>
    </w:div>
    <w:div w:id="1712921237">
      <w:bodyDiv w:val="1"/>
      <w:marLeft w:val="0"/>
      <w:marRight w:val="0"/>
      <w:marTop w:val="0"/>
      <w:marBottom w:val="0"/>
      <w:divBdr>
        <w:top w:val="none" w:sz="0" w:space="0" w:color="auto"/>
        <w:left w:val="none" w:sz="0" w:space="0" w:color="auto"/>
        <w:bottom w:val="none" w:sz="0" w:space="0" w:color="auto"/>
        <w:right w:val="none" w:sz="0" w:space="0" w:color="auto"/>
      </w:divBdr>
    </w:div>
    <w:div w:id="1712992686">
      <w:bodyDiv w:val="1"/>
      <w:marLeft w:val="0"/>
      <w:marRight w:val="0"/>
      <w:marTop w:val="0"/>
      <w:marBottom w:val="0"/>
      <w:divBdr>
        <w:top w:val="none" w:sz="0" w:space="0" w:color="auto"/>
        <w:left w:val="none" w:sz="0" w:space="0" w:color="auto"/>
        <w:bottom w:val="none" w:sz="0" w:space="0" w:color="auto"/>
        <w:right w:val="none" w:sz="0" w:space="0" w:color="auto"/>
      </w:divBdr>
    </w:div>
    <w:div w:id="1713386025">
      <w:bodyDiv w:val="1"/>
      <w:marLeft w:val="0"/>
      <w:marRight w:val="0"/>
      <w:marTop w:val="0"/>
      <w:marBottom w:val="0"/>
      <w:divBdr>
        <w:top w:val="none" w:sz="0" w:space="0" w:color="auto"/>
        <w:left w:val="none" w:sz="0" w:space="0" w:color="auto"/>
        <w:bottom w:val="none" w:sz="0" w:space="0" w:color="auto"/>
        <w:right w:val="none" w:sz="0" w:space="0" w:color="auto"/>
      </w:divBdr>
    </w:div>
    <w:div w:id="1713531427">
      <w:bodyDiv w:val="1"/>
      <w:marLeft w:val="0"/>
      <w:marRight w:val="0"/>
      <w:marTop w:val="0"/>
      <w:marBottom w:val="0"/>
      <w:divBdr>
        <w:top w:val="none" w:sz="0" w:space="0" w:color="auto"/>
        <w:left w:val="none" w:sz="0" w:space="0" w:color="auto"/>
        <w:bottom w:val="none" w:sz="0" w:space="0" w:color="auto"/>
        <w:right w:val="none" w:sz="0" w:space="0" w:color="auto"/>
      </w:divBdr>
    </w:div>
    <w:div w:id="1714309392">
      <w:bodyDiv w:val="1"/>
      <w:marLeft w:val="0"/>
      <w:marRight w:val="0"/>
      <w:marTop w:val="0"/>
      <w:marBottom w:val="0"/>
      <w:divBdr>
        <w:top w:val="none" w:sz="0" w:space="0" w:color="auto"/>
        <w:left w:val="none" w:sz="0" w:space="0" w:color="auto"/>
        <w:bottom w:val="none" w:sz="0" w:space="0" w:color="auto"/>
        <w:right w:val="none" w:sz="0" w:space="0" w:color="auto"/>
      </w:divBdr>
    </w:div>
    <w:div w:id="1715109163">
      <w:bodyDiv w:val="1"/>
      <w:marLeft w:val="0"/>
      <w:marRight w:val="0"/>
      <w:marTop w:val="0"/>
      <w:marBottom w:val="0"/>
      <w:divBdr>
        <w:top w:val="none" w:sz="0" w:space="0" w:color="auto"/>
        <w:left w:val="none" w:sz="0" w:space="0" w:color="auto"/>
        <w:bottom w:val="none" w:sz="0" w:space="0" w:color="auto"/>
        <w:right w:val="none" w:sz="0" w:space="0" w:color="auto"/>
      </w:divBdr>
    </w:div>
    <w:div w:id="1716541960">
      <w:bodyDiv w:val="1"/>
      <w:marLeft w:val="0"/>
      <w:marRight w:val="0"/>
      <w:marTop w:val="0"/>
      <w:marBottom w:val="0"/>
      <w:divBdr>
        <w:top w:val="none" w:sz="0" w:space="0" w:color="auto"/>
        <w:left w:val="none" w:sz="0" w:space="0" w:color="auto"/>
        <w:bottom w:val="none" w:sz="0" w:space="0" w:color="auto"/>
        <w:right w:val="none" w:sz="0" w:space="0" w:color="auto"/>
      </w:divBdr>
    </w:div>
    <w:div w:id="1717271954">
      <w:bodyDiv w:val="1"/>
      <w:marLeft w:val="0"/>
      <w:marRight w:val="0"/>
      <w:marTop w:val="0"/>
      <w:marBottom w:val="0"/>
      <w:divBdr>
        <w:top w:val="none" w:sz="0" w:space="0" w:color="auto"/>
        <w:left w:val="none" w:sz="0" w:space="0" w:color="auto"/>
        <w:bottom w:val="none" w:sz="0" w:space="0" w:color="auto"/>
        <w:right w:val="none" w:sz="0" w:space="0" w:color="auto"/>
      </w:divBdr>
    </w:div>
    <w:div w:id="1720089023">
      <w:bodyDiv w:val="1"/>
      <w:marLeft w:val="0"/>
      <w:marRight w:val="0"/>
      <w:marTop w:val="0"/>
      <w:marBottom w:val="0"/>
      <w:divBdr>
        <w:top w:val="none" w:sz="0" w:space="0" w:color="auto"/>
        <w:left w:val="none" w:sz="0" w:space="0" w:color="auto"/>
        <w:bottom w:val="none" w:sz="0" w:space="0" w:color="auto"/>
        <w:right w:val="none" w:sz="0" w:space="0" w:color="auto"/>
      </w:divBdr>
    </w:div>
    <w:div w:id="1721324898">
      <w:bodyDiv w:val="1"/>
      <w:marLeft w:val="0"/>
      <w:marRight w:val="0"/>
      <w:marTop w:val="0"/>
      <w:marBottom w:val="0"/>
      <w:divBdr>
        <w:top w:val="none" w:sz="0" w:space="0" w:color="auto"/>
        <w:left w:val="none" w:sz="0" w:space="0" w:color="auto"/>
        <w:bottom w:val="none" w:sz="0" w:space="0" w:color="auto"/>
        <w:right w:val="none" w:sz="0" w:space="0" w:color="auto"/>
      </w:divBdr>
    </w:div>
    <w:div w:id="1723598274">
      <w:bodyDiv w:val="1"/>
      <w:marLeft w:val="0"/>
      <w:marRight w:val="0"/>
      <w:marTop w:val="0"/>
      <w:marBottom w:val="0"/>
      <w:divBdr>
        <w:top w:val="none" w:sz="0" w:space="0" w:color="auto"/>
        <w:left w:val="none" w:sz="0" w:space="0" w:color="auto"/>
        <w:bottom w:val="none" w:sz="0" w:space="0" w:color="auto"/>
        <w:right w:val="none" w:sz="0" w:space="0" w:color="auto"/>
      </w:divBdr>
    </w:div>
    <w:div w:id="1724938418">
      <w:bodyDiv w:val="1"/>
      <w:marLeft w:val="0"/>
      <w:marRight w:val="0"/>
      <w:marTop w:val="0"/>
      <w:marBottom w:val="0"/>
      <w:divBdr>
        <w:top w:val="none" w:sz="0" w:space="0" w:color="auto"/>
        <w:left w:val="none" w:sz="0" w:space="0" w:color="auto"/>
        <w:bottom w:val="none" w:sz="0" w:space="0" w:color="auto"/>
        <w:right w:val="none" w:sz="0" w:space="0" w:color="auto"/>
      </w:divBdr>
    </w:div>
    <w:div w:id="1727558555">
      <w:bodyDiv w:val="1"/>
      <w:marLeft w:val="0"/>
      <w:marRight w:val="0"/>
      <w:marTop w:val="0"/>
      <w:marBottom w:val="0"/>
      <w:divBdr>
        <w:top w:val="none" w:sz="0" w:space="0" w:color="auto"/>
        <w:left w:val="none" w:sz="0" w:space="0" w:color="auto"/>
        <w:bottom w:val="none" w:sz="0" w:space="0" w:color="auto"/>
        <w:right w:val="none" w:sz="0" w:space="0" w:color="auto"/>
      </w:divBdr>
    </w:div>
    <w:div w:id="1728259836">
      <w:bodyDiv w:val="1"/>
      <w:marLeft w:val="0"/>
      <w:marRight w:val="0"/>
      <w:marTop w:val="0"/>
      <w:marBottom w:val="0"/>
      <w:divBdr>
        <w:top w:val="none" w:sz="0" w:space="0" w:color="auto"/>
        <w:left w:val="none" w:sz="0" w:space="0" w:color="auto"/>
        <w:bottom w:val="none" w:sz="0" w:space="0" w:color="auto"/>
        <w:right w:val="none" w:sz="0" w:space="0" w:color="auto"/>
      </w:divBdr>
    </w:div>
    <w:div w:id="1728651762">
      <w:bodyDiv w:val="1"/>
      <w:marLeft w:val="0"/>
      <w:marRight w:val="0"/>
      <w:marTop w:val="0"/>
      <w:marBottom w:val="0"/>
      <w:divBdr>
        <w:top w:val="none" w:sz="0" w:space="0" w:color="auto"/>
        <w:left w:val="none" w:sz="0" w:space="0" w:color="auto"/>
        <w:bottom w:val="none" w:sz="0" w:space="0" w:color="auto"/>
        <w:right w:val="none" w:sz="0" w:space="0" w:color="auto"/>
      </w:divBdr>
    </w:div>
    <w:div w:id="1730617192">
      <w:bodyDiv w:val="1"/>
      <w:marLeft w:val="0"/>
      <w:marRight w:val="0"/>
      <w:marTop w:val="0"/>
      <w:marBottom w:val="0"/>
      <w:divBdr>
        <w:top w:val="none" w:sz="0" w:space="0" w:color="auto"/>
        <w:left w:val="none" w:sz="0" w:space="0" w:color="auto"/>
        <w:bottom w:val="none" w:sz="0" w:space="0" w:color="auto"/>
        <w:right w:val="none" w:sz="0" w:space="0" w:color="auto"/>
      </w:divBdr>
    </w:div>
    <w:div w:id="1731223694">
      <w:bodyDiv w:val="1"/>
      <w:marLeft w:val="0"/>
      <w:marRight w:val="0"/>
      <w:marTop w:val="0"/>
      <w:marBottom w:val="0"/>
      <w:divBdr>
        <w:top w:val="none" w:sz="0" w:space="0" w:color="auto"/>
        <w:left w:val="none" w:sz="0" w:space="0" w:color="auto"/>
        <w:bottom w:val="none" w:sz="0" w:space="0" w:color="auto"/>
        <w:right w:val="none" w:sz="0" w:space="0" w:color="auto"/>
      </w:divBdr>
    </w:div>
    <w:div w:id="1732381602">
      <w:bodyDiv w:val="1"/>
      <w:marLeft w:val="0"/>
      <w:marRight w:val="0"/>
      <w:marTop w:val="0"/>
      <w:marBottom w:val="0"/>
      <w:divBdr>
        <w:top w:val="none" w:sz="0" w:space="0" w:color="auto"/>
        <w:left w:val="none" w:sz="0" w:space="0" w:color="auto"/>
        <w:bottom w:val="none" w:sz="0" w:space="0" w:color="auto"/>
        <w:right w:val="none" w:sz="0" w:space="0" w:color="auto"/>
      </w:divBdr>
    </w:div>
    <w:div w:id="1732919847">
      <w:bodyDiv w:val="1"/>
      <w:marLeft w:val="0"/>
      <w:marRight w:val="0"/>
      <w:marTop w:val="0"/>
      <w:marBottom w:val="0"/>
      <w:divBdr>
        <w:top w:val="none" w:sz="0" w:space="0" w:color="auto"/>
        <w:left w:val="none" w:sz="0" w:space="0" w:color="auto"/>
        <w:bottom w:val="none" w:sz="0" w:space="0" w:color="auto"/>
        <w:right w:val="none" w:sz="0" w:space="0" w:color="auto"/>
      </w:divBdr>
    </w:div>
    <w:div w:id="1733455822">
      <w:bodyDiv w:val="1"/>
      <w:marLeft w:val="0"/>
      <w:marRight w:val="0"/>
      <w:marTop w:val="0"/>
      <w:marBottom w:val="0"/>
      <w:divBdr>
        <w:top w:val="none" w:sz="0" w:space="0" w:color="auto"/>
        <w:left w:val="none" w:sz="0" w:space="0" w:color="auto"/>
        <w:bottom w:val="none" w:sz="0" w:space="0" w:color="auto"/>
        <w:right w:val="none" w:sz="0" w:space="0" w:color="auto"/>
      </w:divBdr>
    </w:div>
    <w:div w:id="1734959805">
      <w:bodyDiv w:val="1"/>
      <w:marLeft w:val="0"/>
      <w:marRight w:val="0"/>
      <w:marTop w:val="0"/>
      <w:marBottom w:val="0"/>
      <w:divBdr>
        <w:top w:val="none" w:sz="0" w:space="0" w:color="auto"/>
        <w:left w:val="none" w:sz="0" w:space="0" w:color="auto"/>
        <w:bottom w:val="none" w:sz="0" w:space="0" w:color="auto"/>
        <w:right w:val="none" w:sz="0" w:space="0" w:color="auto"/>
      </w:divBdr>
    </w:div>
    <w:div w:id="1735162448">
      <w:bodyDiv w:val="1"/>
      <w:marLeft w:val="0"/>
      <w:marRight w:val="0"/>
      <w:marTop w:val="0"/>
      <w:marBottom w:val="0"/>
      <w:divBdr>
        <w:top w:val="none" w:sz="0" w:space="0" w:color="auto"/>
        <w:left w:val="none" w:sz="0" w:space="0" w:color="auto"/>
        <w:bottom w:val="none" w:sz="0" w:space="0" w:color="auto"/>
        <w:right w:val="none" w:sz="0" w:space="0" w:color="auto"/>
      </w:divBdr>
    </w:div>
    <w:div w:id="1735202218">
      <w:bodyDiv w:val="1"/>
      <w:marLeft w:val="0"/>
      <w:marRight w:val="0"/>
      <w:marTop w:val="0"/>
      <w:marBottom w:val="0"/>
      <w:divBdr>
        <w:top w:val="none" w:sz="0" w:space="0" w:color="auto"/>
        <w:left w:val="none" w:sz="0" w:space="0" w:color="auto"/>
        <w:bottom w:val="none" w:sz="0" w:space="0" w:color="auto"/>
        <w:right w:val="none" w:sz="0" w:space="0" w:color="auto"/>
      </w:divBdr>
    </w:div>
    <w:div w:id="1735816787">
      <w:bodyDiv w:val="1"/>
      <w:marLeft w:val="0"/>
      <w:marRight w:val="0"/>
      <w:marTop w:val="0"/>
      <w:marBottom w:val="0"/>
      <w:divBdr>
        <w:top w:val="none" w:sz="0" w:space="0" w:color="auto"/>
        <w:left w:val="none" w:sz="0" w:space="0" w:color="auto"/>
        <w:bottom w:val="none" w:sz="0" w:space="0" w:color="auto"/>
        <w:right w:val="none" w:sz="0" w:space="0" w:color="auto"/>
      </w:divBdr>
    </w:div>
    <w:div w:id="1736319229">
      <w:bodyDiv w:val="1"/>
      <w:marLeft w:val="0"/>
      <w:marRight w:val="0"/>
      <w:marTop w:val="0"/>
      <w:marBottom w:val="0"/>
      <w:divBdr>
        <w:top w:val="none" w:sz="0" w:space="0" w:color="auto"/>
        <w:left w:val="none" w:sz="0" w:space="0" w:color="auto"/>
        <w:bottom w:val="none" w:sz="0" w:space="0" w:color="auto"/>
        <w:right w:val="none" w:sz="0" w:space="0" w:color="auto"/>
      </w:divBdr>
    </w:div>
    <w:div w:id="1736468630">
      <w:bodyDiv w:val="1"/>
      <w:marLeft w:val="0"/>
      <w:marRight w:val="0"/>
      <w:marTop w:val="0"/>
      <w:marBottom w:val="0"/>
      <w:divBdr>
        <w:top w:val="none" w:sz="0" w:space="0" w:color="auto"/>
        <w:left w:val="none" w:sz="0" w:space="0" w:color="auto"/>
        <w:bottom w:val="none" w:sz="0" w:space="0" w:color="auto"/>
        <w:right w:val="none" w:sz="0" w:space="0" w:color="auto"/>
      </w:divBdr>
    </w:div>
    <w:div w:id="1736970573">
      <w:bodyDiv w:val="1"/>
      <w:marLeft w:val="0"/>
      <w:marRight w:val="0"/>
      <w:marTop w:val="0"/>
      <w:marBottom w:val="0"/>
      <w:divBdr>
        <w:top w:val="none" w:sz="0" w:space="0" w:color="auto"/>
        <w:left w:val="none" w:sz="0" w:space="0" w:color="auto"/>
        <w:bottom w:val="none" w:sz="0" w:space="0" w:color="auto"/>
        <w:right w:val="none" w:sz="0" w:space="0" w:color="auto"/>
      </w:divBdr>
    </w:div>
    <w:div w:id="1737126095">
      <w:bodyDiv w:val="1"/>
      <w:marLeft w:val="0"/>
      <w:marRight w:val="0"/>
      <w:marTop w:val="0"/>
      <w:marBottom w:val="0"/>
      <w:divBdr>
        <w:top w:val="none" w:sz="0" w:space="0" w:color="auto"/>
        <w:left w:val="none" w:sz="0" w:space="0" w:color="auto"/>
        <w:bottom w:val="none" w:sz="0" w:space="0" w:color="auto"/>
        <w:right w:val="none" w:sz="0" w:space="0" w:color="auto"/>
      </w:divBdr>
    </w:div>
    <w:div w:id="1737778992">
      <w:bodyDiv w:val="1"/>
      <w:marLeft w:val="0"/>
      <w:marRight w:val="0"/>
      <w:marTop w:val="0"/>
      <w:marBottom w:val="0"/>
      <w:divBdr>
        <w:top w:val="none" w:sz="0" w:space="0" w:color="auto"/>
        <w:left w:val="none" w:sz="0" w:space="0" w:color="auto"/>
        <w:bottom w:val="none" w:sz="0" w:space="0" w:color="auto"/>
        <w:right w:val="none" w:sz="0" w:space="0" w:color="auto"/>
      </w:divBdr>
    </w:div>
    <w:div w:id="1738816071">
      <w:bodyDiv w:val="1"/>
      <w:marLeft w:val="0"/>
      <w:marRight w:val="0"/>
      <w:marTop w:val="0"/>
      <w:marBottom w:val="0"/>
      <w:divBdr>
        <w:top w:val="none" w:sz="0" w:space="0" w:color="auto"/>
        <w:left w:val="none" w:sz="0" w:space="0" w:color="auto"/>
        <w:bottom w:val="none" w:sz="0" w:space="0" w:color="auto"/>
        <w:right w:val="none" w:sz="0" w:space="0" w:color="auto"/>
      </w:divBdr>
    </w:div>
    <w:div w:id="1738818606">
      <w:bodyDiv w:val="1"/>
      <w:marLeft w:val="0"/>
      <w:marRight w:val="0"/>
      <w:marTop w:val="0"/>
      <w:marBottom w:val="0"/>
      <w:divBdr>
        <w:top w:val="none" w:sz="0" w:space="0" w:color="auto"/>
        <w:left w:val="none" w:sz="0" w:space="0" w:color="auto"/>
        <w:bottom w:val="none" w:sz="0" w:space="0" w:color="auto"/>
        <w:right w:val="none" w:sz="0" w:space="0" w:color="auto"/>
      </w:divBdr>
    </w:div>
    <w:div w:id="1741127675">
      <w:bodyDiv w:val="1"/>
      <w:marLeft w:val="0"/>
      <w:marRight w:val="0"/>
      <w:marTop w:val="0"/>
      <w:marBottom w:val="0"/>
      <w:divBdr>
        <w:top w:val="none" w:sz="0" w:space="0" w:color="auto"/>
        <w:left w:val="none" w:sz="0" w:space="0" w:color="auto"/>
        <w:bottom w:val="none" w:sz="0" w:space="0" w:color="auto"/>
        <w:right w:val="none" w:sz="0" w:space="0" w:color="auto"/>
      </w:divBdr>
    </w:div>
    <w:div w:id="1741514322">
      <w:bodyDiv w:val="1"/>
      <w:marLeft w:val="0"/>
      <w:marRight w:val="0"/>
      <w:marTop w:val="0"/>
      <w:marBottom w:val="0"/>
      <w:divBdr>
        <w:top w:val="none" w:sz="0" w:space="0" w:color="auto"/>
        <w:left w:val="none" w:sz="0" w:space="0" w:color="auto"/>
        <w:bottom w:val="none" w:sz="0" w:space="0" w:color="auto"/>
        <w:right w:val="none" w:sz="0" w:space="0" w:color="auto"/>
      </w:divBdr>
    </w:div>
    <w:div w:id="1742369314">
      <w:bodyDiv w:val="1"/>
      <w:marLeft w:val="0"/>
      <w:marRight w:val="0"/>
      <w:marTop w:val="0"/>
      <w:marBottom w:val="0"/>
      <w:divBdr>
        <w:top w:val="none" w:sz="0" w:space="0" w:color="auto"/>
        <w:left w:val="none" w:sz="0" w:space="0" w:color="auto"/>
        <w:bottom w:val="none" w:sz="0" w:space="0" w:color="auto"/>
        <w:right w:val="none" w:sz="0" w:space="0" w:color="auto"/>
      </w:divBdr>
    </w:div>
    <w:div w:id="1743717866">
      <w:bodyDiv w:val="1"/>
      <w:marLeft w:val="0"/>
      <w:marRight w:val="0"/>
      <w:marTop w:val="0"/>
      <w:marBottom w:val="0"/>
      <w:divBdr>
        <w:top w:val="none" w:sz="0" w:space="0" w:color="auto"/>
        <w:left w:val="none" w:sz="0" w:space="0" w:color="auto"/>
        <w:bottom w:val="none" w:sz="0" w:space="0" w:color="auto"/>
        <w:right w:val="none" w:sz="0" w:space="0" w:color="auto"/>
      </w:divBdr>
    </w:div>
    <w:div w:id="1744599397">
      <w:bodyDiv w:val="1"/>
      <w:marLeft w:val="0"/>
      <w:marRight w:val="0"/>
      <w:marTop w:val="0"/>
      <w:marBottom w:val="0"/>
      <w:divBdr>
        <w:top w:val="none" w:sz="0" w:space="0" w:color="auto"/>
        <w:left w:val="none" w:sz="0" w:space="0" w:color="auto"/>
        <w:bottom w:val="none" w:sz="0" w:space="0" w:color="auto"/>
        <w:right w:val="none" w:sz="0" w:space="0" w:color="auto"/>
      </w:divBdr>
    </w:div>
    <w:div w:id="1745487174">
      <w:bodyDiv w:val="1"/>
      <w:marLeft w:val="0"/>
      <w:marRight w:val="0"/>
      <w:marTop w:val="0"/>
      <w:marBottom w:val="0"/>
      <w:divBdr>
        <w:top w:val="none" w:sz="0" w:space="0" w:color="auto"/>
        <w:left w:val="none" w:sz="0" w:space="0" w:color="auto"/>
        <w:bottom w:val="none" w:sz="0" w:space="0" w:color="auto"/>
        <w:right w:val="none" w:sz="0" w:space="0" w:color="auto"/>
      </w:divBdr>
    </w:div>
    <w:div w:id="1746416363">
      <w:bodyDiv w:val="1"/>
      <w:marLeft w:val="0"/>
      <w:marRight w:val="0"/>
      <w:marTop w:val="0"/>
      <w:marBottom w:val="0"/>
      <w:divBdr>
        <w:top w:val="none" w:sz="0" w:space="0" w:color="auto"/>
        <w:left w:val="none" w:sz="0" w:space="0" w:color="auto"/>
        <w:bottom w:val="none" w:sz="0" w:space="0" w:color="auto"/>
        <w:right w:val="none" w:sz="0" w:space="0" w:color="auto"/>
      </w:divBdr>
    </w:div>
    <w:div w:id="1746996507">
      <w:bodyDiv w:val="1"/>
      <w:marLeft w:val="0"/>
      <w:marRight w:val="0"/>
      <w:marTop w:val="0"/>
      <w:marBottom w:val="0"/>
      <w:divBdr>
        <w:top w:val="none" w:sz="0" w:space="0" w:color="auto"/>
        <w:left w:val="none" w:sz="0" w:space="0" w:color="auto"/>
        <w:bottom w:val="none" w:sz="0" w:space="0" w:color="auto"/>
        <w:right w:val="none" w:sz="0" w:space="0" w:color="auto"/>
      </w:divBdr>
    </w:div>
    <w:div w:id="1747413530">
      <w:bodyDiv w:val="1"/>
      <w:marLeft w:val="0"/>
      <w:marRight w:val="0"/>
      <w:marTop w:val="0"/>
      <w:marBottom w:val="0"/>
      <w:divBdr>
        <w:top w:val="none" w:sz="0" w:space="0" w:color="auto"/>
        <w:left w:val="none" w:sz="0" w:space="0" w:color="auto"/>
        <w:bottom w:val="none" w:sz="0" w:space="0" w:color="auto"/>
        <w:right w:val="none" w:sz="0" w:space="0" w:color="auto"/>
      </w:divBdr>
    </w:div>
    <w:div w:id="1747531946">
      <w:bodyDiv w:val="1"/>
      <w:marLeft w:val="0"/>
      <w:marRight w:val="0"/>
      <w:marTop w:val="0"/>
      <w:marBottom w:val="0"/>
      <w:divBdr>
        <w:top w:val="none" w:sz="0" w:space="0" w:color="auto"/>
        <w:left w:val="none" w:sz="0" w:space="0" w:color="auto"/>
        <w:bottom w:val="none" w:sz="0" w:space="0" w:color="auto"/>
        <w:right w:val="none" w:sz="0" w:space="0" w:color="auto"/>
      </w:divBdr>
    </w:div>
    <w:div w:id="1747679417">
      <w:bodyDiv w:val="1"/>
      <w:marLeft w:val="0"/>
      <w:marRight w:val="0"/>
      <w:marTop w:val="0"/>
      <w:marBottom w:val="0"/>
      <w:divBdr>
        <w:top w:val="none" w:sz="0" w:space="0" w:color="auto"/>
        <w:left w:val="none" w:sz="0" w:space="0" w:color="auto"/>
        <w:bottom w:val="none" w:sz="0" w:space="0" w:color="auto"/>
        <w:right w:val="none" w:sz="0" w:space="0" w:color="auto"/>
      </w:divBdr>
    </w:div>
    <w:div w:id="1748570144">
      <w:bodyDiv w:val="1"/>
      <w:marLeft w:val="0"/>
      <w:marRight w:val="0"/>
      <w:marTop w:val="0"/>
      <w:marBottom w:val="0"/>
      <w:divBdr>
        <w:top w:val="none" w:sz="0" w:space="0" w:color="auto"/>
        <w:left w:val="none" w:sz="0" w:space="0" w:color="auto"/>
        <w:bottom w:val="none" w:sz="0" w:space="0" w:color="auto"/>
        <w:right w:val="none" w:sz="0" w:space="0" w:color="auto"/>
      </w:divBdr>
    </w:div>
    <w:div w:id="1749226719">
      <w:bodyDiv w:val="1"/>
      <w:marLeft w:val="0"/>
      <w:marRight w:val="0"/>
      <w:marTop w:val="0"/>
      <w:marBottom w:val="0"/>
      <w:divBdr>
        <w:top w:val="none" w:sz="0" w:space="0" w:color="auto"/>
        <w:left w:val="none" w:sz="0" w:space="0" w:color="auto"/>
        <w:bottom w:val="none" w:sz="0" w:space="0" w:color="auto"/>
        <w:right w:val="none" w:sz="0" w:space="0" w:color="auto"/>
      </w:divBdr>
    </w:div>
    <w:div w:id="1749964032">
      <w:bodyDiv w:val="1"/>
      <w:marLeft w:val="0"/>
      <w:marRight w:val="0"/>
      <w:marTop w:val="0"/>
      <w:marBottom w:val="0"/>
      <w:divBdr>
        <w:top w:val="none" w:sz="0" w:space="0" w:color="auto"/>
        <w:left w:val="none" w:sz="0" w:space="0" w:color="auto"/>
        <w:bottom w:val="none" w:sz="0" w:space="0" w:color="auto"/>
        <w:right w:val="none" w:sz="0" w:space="0" w:color="auto"/>
      </w:divBdr>
    </w:div>
    <w:div w:id="1750541346">
      <w:bodyDiv w:val="1"/>
      <w:marLeft w:val="0"/>
      <w:marRight w:val="0"/>
      <w:marTop w:val="0"/>
      <w:marBottom w:val="0"/>
      <w:divBdr>
        <w:top w:val="none" w:sz="0" w:space="0" w:color="auto"/>
        <w:left w:val="none" w:sz="0" w:space="0" w:color="auto"/>
        <w:bottom w:val="none" w:sz="0" w:space="0" w:color="auto"/>
        <w:right w:val="none" w:sz="0" w:space="0" w:color="auto"/>
      </w:divBdr>
    </w:div>
    <w:div w:id="1750929233">
      <w:bodyDiv w:val="1"/>
      <w:marLeft w:val="0"/>
      <w:marRight w:val="0"/>
      <w:marTop w:val="0"/>
      <w:marBottom w:val="0"/>
      <w:divBdr>
        <w:top w:val="none" w:sz="0" w:space="0" w:color="auto"/>
        <w:left w:val="none" w:sz="0" w:space="0" w:color="auto"/>
        <w:bottom w:val="none" w:sz="0" w:space="0" w:color="auto"/>
        <w:right w:val="none" w:sz="0" w:space="0" w:color="auto"/>
      </w:divBdr>
    </w:div>
    <w:div w:id="1751124691">
      <w:bodyDiv w:val="1"/>
      <w:marLeft w:val="0"/>
      <w:marRight w:val="0"/>
      <w:marTop w:val="0"/>
      <w:marBottom w:val="0"/>
      <w:divBdr>
        <w:top w:val="none" w:sz="0" w:space="0" w:color="auto"/>
        <w:left w:val="none" w:sz="0" w:space="0" w:color="auto"/>
        <w:bottom w:val="none" w:sz="0" w:space="0" w:color="auto"/>
        <w:right w:val="none" w:sz="0" w:space="0" w:color="auto"/>
      </w:divBdr>
    </w:div>
    <w:div w:id="1751536931">
      <w:bodyDiv w:val="1"/>
      <w:marLeft w:val="0"/>
      <w:marRight w:val="0"/>
      <w:marTop w:val="0"/>
      <w:marBottom w:val="0"/>
      <w:divBdr>
        <w:top w:val="none" w:sz="0" w:space="0" w:color="auto"/>
        <w:left w:val="none" w:sz="0" w:space="0" w:color="auto"/>
        <w:bottom w:val="none" w:sz="0" w:space="0" w:color="auto"/>
        <w:right w:val="none" w:sz="0" w:space="0" w:color="auto"/>
      </w:divBdr>
    </w:div>
    <w:div w:id="1752660997">
      <w:bodyDiv w:val="1"/>
      <w:marLeft w:val="0"/>
      <w:marRight w:val="0"/>
      <w:marTop w:val="0"/>
      <w:marBottom w:val="0"/>
      <w:divBdr>
        <w:top w:val="none" w:sz="0" w:space="0" w:color="auto"/>
        <w:left w:val="none" w:sz="0" w:space="0" w:color="auto"/>
        <w:bottom w:val="none" w:sz="0" w:space="0" w:color="auto"/>
        <w:right w:val="none" w:sz="0" w:space="0" w:color="auto"/>
      </w:divBdr>
    </w:div>
    <w:div w:id="1752965840">
      <w:bodyDiv w:val="1"/>
      <w:marLeft w:val="0"/>
      <w:marRight w:val="0"/>
      <w:marTop w:val="0"/>
      <w:marBottom w:val="0"/>
      <w:divBdr>
        <w:top w:val="none" w:sz="0" w:space="0" w:color="auto"/>
        <w:left w:val="none" w:sz="0" w:space="0" w:color="auto"/>
        <w:bottom w:val="none" w:sz="0" w:space="0" w:color="auto"/>
        <w:right w:val="none" w:sz="0" w:space="0" w:color="auto"/>
      </w:divBdr>
    </w:div>
    <w:div w:id="1753162774">
      <w:bodyDiv w:val="1"/>
      <w:marLeft w:val="0"/>
      <w:marRight w:val="0"/>
      <w:marTop w:val="0"/>
      <w:marBottom w:val="0"/>
      <w:divBdr>
        <w:top w:val="none" w:sz="0" w:space="0" w:color="auto"/>
        <w:left w:val="none" w:sz="0" w:space="0" w:color="auto"/>
        <w:bottom w:val="none" w:sz="0" w:space="0" w:color="auto"/>
        <w:right w:val="none" w:sz="0" w:space="0" w:color="auto"/>
      </w:divBdr>
    </w:div>
    <w:div w:id="1753351638">
      <w:bodyDiv w:val="1"/>
      <w:marLeft w:val="0"/>
      <w:marRight w:val="0"/>
      <w:marTop w:val="0"/>
      <w:marBottom w:val="0"/>
      <w:divBdr>
        <w:top w:val="none" w:sz="0" w:space="0" w:color="auto"/>
        <w:left w:val="none" w:sz="0" w:space="0" w:color="auto"/>
        <w:bottom w:val="none" w:sz="0" w:space="0" w:color="auto"/>
        <w:right w:val="none" w:sz="0" w:space="0" w:color="auto"/>
      </w:divBdr>
    </w:div>
    <w:div w:id="1753507066">
      <w:bodyDiv w:val="1"/>
      <w:marLeft w:val="0"/>
      <w:marRight w:val="0"/>
      <w:marTop w:val="0"/>
      <w:marBottom w:val="0"/>
      <w:divBdr>
        <w:top w:val="none" w:sz="0" w:space="0" w:color="auto"/>
        <w:left w:val="none" w:sz="0" w:space="0" w:color="auto"/>
        <w:bottom w:val="none" w:sz="0" w:space="0" w:color="auto"/>
        <w:right w:val="none" w:sz="0" w:space="0" w:color="auto"/>
      </w:divBdr>
    </w:div>
    <w:div w:id="1753549023">
      <w:bodyDiv w:val="1"/>
      <w:marLeft w:val="0"/>
      <w:marRight w:val="0"/>
      <w:marTop w:val="0"/>
      <w:marBottom w:val="0"/>
      <w:divBdr>
        <w:top w:val="none" w:sz="0" w:space="0" w:color="auto"/>
        <w:left w:val="none" w:sz="0" w:space="0" w:color="auto"/>
        <w:bottom w:val="none" w:sz="0" w:space="0" w:color="auto"/>
        <w:right w:val="none" w:sz="0" w:space="0" w:color="auto"/>
      </w:divBdr>
    </w:div>
    <w:div w:id="1755930715">
      <w:bodyDiv w:val="1"/>
      <w:marLeft w:val="0"/>
      <w:marRight w:val="0"/>
      <w:marTop w:val="0"/>
      <w:marBottom w:val="0"/>
      <w:divBdr>
        <w:top w:val="none" w:sz="0" w:space="0" w:color="auto"/>
        <w:left w:val="none" w:sz="0" w:space="0" w:color="auto"/>
        <w:bottom w:val="none" w:sz="0" w:space="0" w:color="auto"/>
        <w:right w:val="none" w:sz="0" w:space="0" w:color="auto"/>
      </w:divBdr>
    </w:div>
    <w:div w:id="1756592412">
      <w:bodyDiv w:val="1"/>
      <w:marLeft w:val="0"/>
      <w:marRight w:val="0"/>
      <w:marTop w:val="0"/>
      <w:marBottom w:val="0"/>
      <w:divBdr>
        <w:top w:val="none" w:sz="0" w:space="0" w:color="auto"/>
        <w:left w:val="none" w:sz="0" w:space="0" w:color="auto"/>
        <w:bottom w:val="none" w:sz="0" w:space="0" w:color="auto"/>
        <w:right w:val="none" w:sz="0" w:space="0" w:color="auto"/>
      </w:divBdr>
    </w:div>
    <w:div w:id="1758820401">
      <w:bodyDiv w:val="1"/>
      <w:marLeft w:val="0"/>
      <w:marRight w:val="0"/>
      <w:marTop w:val="0"/>
      <w:marBottom w:val="0"/>
      <w:divBdr>
        <w:top w:val="none" w:sz="0" w:space="0" w:color="auto"/>
        <w:left w:val="none" w:sz="0" w:space="0" w:color="auto"/>
        <w:bottom w:val="none" w:sz="0" w:space="0" w:color="auto"/>
        <w:right w:val="none" w:sz="0" w:space="0" w:color="auto"/>
      </w:divBdr>
    </w:div>
    <w:div w:id="1759473407">
      <w:bodyDiv w:val="1"/>
      <w:marLeft w:val="0"/>
      <w:marRight w:val="0"/>
      <w:marTop w:val="0"/>
      <w:marBottom w:val="0"/>
      <w:divBdr>
        <w:top w:val="none" w:sz="0" w:space="0" w:color="auto"/>
        <w:left w:val="none" w:sz="0" w:space="0" w:color="auto"/>
        <w:bottom w:val="none" w:sz="0" w:space="0" w:color="auto"/>
        <w:right w:val="none" w:sz="0" w:space="0" w:color="auto"/>
      </w:divBdr>
    </w:div>
    <w:div w:id="1760904116">
      <w:bodyDiv w:val="1"/>
      <w:marLeft w:val="0"/>
      <w:marRight w:val="0"/>
      <w:marTop w:val="0"/>
      <w:marBottom w:val="0"/>
      <w:divBdr>
        <w:top w:val="none" w:sz="0" w:space="0" w:color="auto"/>
        <w:left w:val="none" w:sz="0" w:space="0" w:color="auto"/>
        <w:bottom w:val="none" w:sz="0" w:space="0" w:color="auto"/>
        <w:right w:val="none" w:sz="0" w:space="0" w:color="auto"/>
      </w:divBdr>
    </w:div>
    <w:div w:id="1762287631">
      <w:bodyDiv w:val="1"/>
      <w:marLeft w:val="0"/>
      <w:marRight w:val="0"/>
      <w:marTop w:val="0"/>
      <w:marBottom w:val="0"/>
      <w:divBdr>
        <w:top w:val="none" w:sz="0" w:space="0" w:color="auto"/>
        <w:left w:val="none" w:sz="0" w:space="0" w:color="auto"/>
        <w:bottom w:val="none" w:sz="0" w:space="0" w:color="auto"/>
        <w:right w:val="none" w:sz="0" w:space="0" w:color="auto"/>
      </w:divBdr>
    </w:div>
    <w:div w:id="1764105699">
      <w:bodyDiv w:val="1"/>
      <w:marLeft w:val="0"/>
      <w:marRight w:val="0"/>
      <w:marTop w:val="0"/>
      <w:marBottom w:val="0"/>
      <w:divBdr>
        <w:top w:val="none" w:sz="0" w:space="0" w:color="auto"/>
        <w:left w:val="none" w:sz="0" w:space="0" w:color="auto"/>
        <w:bottom w:val="none" w:sz="0" w:space="0" w:color="auto"/>
        <w:right w:val="none" w:sz="0" w:space="0" w:color="auto"/>
      </w:divBdr>
    </w:div>
    <w:div w:id="1765540338">
      <w:bodyDiv w:val="1"/>
      <w:marLeft w:val="0"/>
      <w:marRight w:val="0"/>
      <w:marTop w:val="0"/>
      <w:marBottom w:val="0"/>
      <w:divBdr>
        <w:top w:val="none" w:sz="0" w:space="0" w:color="auto"/>
        <w:left w:val="none" w:sz="0" w:space="0" w:color="auto"/>
        <w:bottom w:val="none" w:sz="0" w:space="0" w:color="auto"/>
        <w:right w:val="none" w:sz="0" w:space="0" w:color="auto"/>
      </w:divBdr>
    </w:div>
    <w:div w:id="1765805576">
      <w:bodyDiv w:val="1"/>
      <w:marLeft w:val="0"/>
      <w:marRight w:val="0"/>
      <w:marTop w:val="0"/>
      <w:marBottom w:val="0"/>
      <w:divBdr>
        <w:top w:val="none" w:sz="0" w:space="0" w:color="auto"/>
        <w:left w:val="none" w:sz="0" w:space="0" w:color="auto"/>
        <w:bottom w:val="none" w:sz="0" w:space="0" w:color="auto"/>
        <w:right w:val="none" w:sz="0" w:space="0" w:color="auto"/>
      </w:divBdr>
    </w:div>
    <w:div w:id="1766800470">
      <w:bodyDiv w:val="1"/>
      <w:marLeft w:val="0"/>
      <w:marRight w:val="0"/>
      <w:marTop w:val="0"/>
      <w:marBottom w:val="0"/>
      <w:divBdr>
        <w:top w:val="none" w:sz="0" w:space="0" w:color="auto"/>
        <w:left w:val="none" w:sz="0" w:space="0" w:color="auto"/>
        <w:bottom w:val="none" w:sz="0" w:space="0" w:color="auto"/>
        <w:right w:val="none" w:sz="0" w:space="0" w:color="auto"/>
      </w:divBdr>
    </w:div>
    <w:div w:id="1767774517">
      <w:bodyDiv w:val="1"/>
      <w:marLeft w:val="0"/>
      <w:marRight w:val="0"/>
      <w:marTop w:val="0"/>
      <w:marBottom w:val="0"/>
      <w:divBdr>
        <w:top w:val="none" w:sz="0" w:space="0" w:color="auto"/>
        <w:left w:val="none" w:sz="0" w:space="0" w:color="auto"/>
        <w:bottom w:val="none" w:sz="0" w:space="0" w:color="auto"/>
        <w:right w:val="none" w:sz="0" w:space="0" w:color="auto"/>
      </w:divBdr>
    </w:div>
    <w:div w:id="1768116183">
      <w:bodyDiv w:val="1"/>
      <w:marLeft w:val="0"/>
      <w:marRight w:val="0"/>
      <w:marTop w:val="0"/>
      <w:marBottom w:val="0"/>
      <w:divBdr>
        <w:top w:val="none" w:sz="0" w:space="0" w:color="auto"/>
        <w:left w:val="none" w:sz="0" w:space="0" w:color="auto"/>
        <w:bottom w:val="none" w:sz="0" w:space="0" w:color="auto"/>
        <w:right w:val="none" w:sz="0" w:space="0" w:color="auto"/>
      </w:divBdr>
    </w:div>
    <w:div w:id="1768423797">
      <w:bodyDiv w:val="1"/>
      <w:marLeft w:val="0"/>
      <w:marRight w:val="0"/>
      <w:marTop w:val="0"/>
      <w:marBottom w:val="0"/>
      <w:divBdr>
        <w:top w:val="none" w:sz="0" w:space="0" w:color="auto"/>
        <w:left w:val="none" w:sz="0" w:space="0" w:color="auto"/>
        <w:bottom w:val="none" w:sz="0" w:space="0" w:color="auto"/>
        <w:right w:val="none" w:sz="0" w:space="0" w:color="auto"/>
      </w:divBdr>
    </w:div>
    <w:div w:id="1768575988">
      <w:bodyDiv w:val="1"/>
      <w:marLeft w:val="0"/>
      <w:marRight w:val="0"/>
      <w:marTop w:val="0"/>
      <w:marBottom w:val="0"/>
      <w:divBdr>
        <w:top w:val="none" w:sz="0" w:space="0" w:color="auto"/>
        <w:left w:val="none" w:sz="0" w:space="0" w:color="auto"/>
        <w:bottom w:val="none" w:sz="0" w:space="0" w:color="auto"/>
        <w:right w:val="none" w:sz="0" w:space="0" w:color="auto"/>
      </w:divBdr>
    </w:div>
    <w:div w:id="1768886690">
      <w:bodyDiv w:val="1"/>
      <w:marLeft w:val="0"/>
      <w:marRight w:val="0"/>
      <w:marTop w:val="0"/>
      <w:marBottom w:val="0"/>
      <w:divBdr>
        <w:top w:val="none" w:sz="0" w:space="0" w:color="auto"/>
        <w:left w:val="none" w:sz="0" w:space="0" w:color="auto"/>
        <w:bottom w:val="none" w:sz="0" w:space="0" w:color="auto"/>
        <w:right w:val="none" w:sz="0" w:space="0" w:color="auto"/>
      </w:divBdr>
    </w:div>
    <w:div w:id="1768961477">
      <w:bodyDiv w:val="1"/>
      <w:marLeft w:val="0"/>
      <w:marRight w:val="0"/>
      <w:marTop w:val="0"/>
      <w:marBottom w:val="0"/>
      <w:divBdr>
        <w:top w:val="none" w:sz="0" w:space="0" w:color="auto"/>
        <w:left w:val="none" w:sz="0" w:space="0" w:color="auto"/>
        <w:bottom w:val="none" w:sz="0" w:space="0" w:color="auto"/>
        <w:right w:val="none" w:sz="0" w:space="0" w:color="auto"/>
      </w:divBdr>
    </w:div>
    <w:div w:id="1771050057">
      <w:bodyDiv w:val="1"/>
      <w:marLeft w:val="0"/>
      <w:marRight w:val="0"/>
      <w:marTop w:val="0"/>
      <w:marBottom w:val="0"/>
      <w:divBdr>
        <w:top w:val="none" w:sz="0" w:space="0" w:color="auto"/>
        <w:left w:val="none" w:sz="0" w:space="0" w:color="auto"/>
        <w:bottom w:val="none" w:sz="0" w:space="0" w:color="auto"/>
        <w:right w:val="none" w:sz="0" w:space="0" w:color="auto"/>
      </w:divBdr>
    </w:div>
    <w:div w:id="1771705662">
      <w:bodyDiv w:val="1"/>
      <w:marLeft w:val="0"/>
      <w:marRight w:val="0"/>
      <w:marTop w:val="0"/>
      <w:marBottom w:val="0"/>
      <w:divBdr>
        <w:top w:val="none" w:sz="0" w:space="0" w:color="auto"/>
        <w:left w:val="none" w:sz="0" w:space="0" w:color="auto"/>
        <w:bottom w:val="none" w:sz="0" w:space="0" w:color="auto"/>
        <w:right w:val="none" w:sz="0" w:space="0" w:color="auto"/>
      </w:divBdr>
    </w:div>
    <w:div w:id="1772125293">
      <w:bodyDiv w:val="1"/>
      <w:marLeft w:val="0"/>
      <w:marRight w:val="0"/>
      <w:marTop w:val="0"/>
      <w:marBottom w:val="0"/>
      <w:divBdr>
        <w:top w:val="none" w:sz="0" w:space="0" w:color="auto"/>
        <w:left w:val="none" w:sz="0" w:space="0" w:color="auto"/>
        <w:bottom w:val="none" w:sz="0" w:space="0" w:color="auto"/>
        <w:right w:val="none" w:sz="0" w:space="0" w:color="auto"/>
      </w:divBdr>
    </w:div>
    <w:div w:id="1772894346">
      <w:bodyDiv w:val="1"/>
      <w:marLeft w:val="0"/>
      <w:marRight w:val="0"/>
      <w:marTop w:val="0"/>
      <w:marBottom w:val="0"/>
      <w:divBdr>
        <w:top w:val="none" w:sz="0" w:space="0" w:color="auto"/>
        <w:left w:val="none" w:sz="0" w:space="0" w:color="auto"/>
        <w:bottom w:val="none" w:sz="0" w:space="0" w:color="auto"/>
        <w:right w:val="none" w:sz="0" w:space="0" w:color="auto"/>
      </w:divBdr>
    </w:div>
    <w:div w:id="1773738562">
      <w:bodyDiv w:val="1"/>
      <w:marLeft w:val="0"/>
      <w:marRight w:val="0"/>
      <w:marTop w:val="0"/>
      <w:marBottom w:val="0"/>
      <w:divBdr>
        <w:top w:val="none" w:sz="0" w:space="0" w:color="auto"/>
        <w:left w:val="none" w:sz="0" w:space="0" w:color="auto"/>
        <w:bottom w:val="none" w:sz="0" w:space="0" w:color="auto"/>
        <w:right w:val="none" w:sz="0" w:space="0" w:color="auto"/>
      </w:divBdr>
    </w:div>
    <w:div w:id="1773891328">
      <w:bodyDiv w:val="1"/>
      <w:marLeft w:val="0"/>
      <w:marRight w:val="0"/>
      <w:marTop w:val="0"/>
      <w:marBottom w:val="0"/>
      <w:divBdr>
        <w:top w:val="none" w:sz="0" w:space="0" w:color="auto"/>
        <w:left w:val="none" w:sz="0" w:space="0" w:color="auto"/>
        <w:bottom w:val="none" w:sz="0" w:space="0" w:color="auto"/>
        <w:right w:val="none" w:sz="0" w:space="0" w:color="auto"/>
      </w:divBdr>
    </w:div>
    <w:div w:id="1776361145">
      <w:bodyDiv w:val="1"/>
      <w:marLeft w:val="0"/>
      <w:marRight w:val="0"/>
      <w:marTop w:val="0"/>
      <w:marBottom w:val="0"/>
      <w:divBdr>
        <w:top w:val="none" w:sz="0" w:space="0" w:color="auto"/>
        <w:left w:val="none" w:sz="0" w:space="0" w:color="auto"/>
        <w:bottom w:val="none" w:sz="0" w:space="0" w:color="auto"/>
        <w:right w:val="none" w:sz="0" w:space="0" w:color="auto"/>
      </w:divBdr>
    </w:div>
    <w:div w:id="1777170396">
      <w:bodyDiv w:val="1"/>
      <w:marLeft w:val="0"/>
      <w:marRight w:val="0"/>
      <w:marTop w:val="0"/>
      <w:marBottom w:val="0"/>
      <w:divBdr>
        <w:top w:val="none" w:sz="0" w:space="0" w:color="auto"/>
        <w:left w:val="none" w:sz="0" w:space="0" w:color="auto"/>
        <w:bottom w:val="none" w:sz="0" w:space="0" w:color="auto"/>
        <w:right w:val="none" w:sz="0" w:space="0" w:color="auto"/>
      </w:divBdr>
    </w:div>
    <w:div w:id="1779643544">
      <w:bodyDiv w:val="1"/>
      <w:marLeft w:val="0"/>
      <w:marRight w:val="0"/>
      <w:marTop w:val="0"/>
      <w:marBottom w:val="0"/>
      <w:divBdr>
        <w:top w:val="none" w:sz="0" w:space="0" w:color="auto"/>
        <w:left w:val="none" w:sz="0" w:space="0" w:color="auto"/>
        <w:bottom w:val="none" w:sz="0" w:space="0" w:color="auto"/>
        <w:right w:val="none" w:sz="0" w:space="0" w:color="auto"/>
      </w:divBdr>
    </w:div>
    <w:div w:id="1779762805">
      <w:bodyDiv w:val="1"/>
      <w:marLeft w:val="0"/>
      <w:marRight w:val="0"/>
      <w:marTop w:val="0"/>
      <w:marBottom w:val="0"/>
      <w:divBdr>
        <w:top w:val="none" w:sz="0" w:space="0" w:color="auto"/>
        <w:left w:val="none" w:sz="0" w:space="0" w:color="auto"/>
        <w:bottom w:val="none" w:sz="0" w:space="0" w:color="auto"/>
        <w:right w:val="none" w:sz="0" w:space="0" w:color="auto"/>
      </w:divBdr>
    </w:div>
    <w:div w:id="1779836882">
      <w:bodyDiv w:val="1"/>
      <w:marLeft w:val="0"/>
      <w:marRight w:val="0"/>
      <w:marTop w:val="0"/>
      <w:marBottom w:val="0"/>
      <w:divBdr>
        <w:top w:val="none" w:sz="0" w:space="0" w:color="auto"/>
        <w:left w:val="none" w:sz="0" w:space="0" w:color="auto"/>
        <w:bottom w:val="none" w:sz="0" w:space="0" w:color="auto"/>
        <w:right w:val="none" w:sz="0" w:space="0" w:color="auto"/>
      </w:divBdr>
    </w:div>
    <w:div w:id="1781097682">
      <w:bodyDiv w:val="1"/>
      <w:marLeft w:val="0"/>
      <w:marRight w:val="0"/>
      <w:marTop w:val="0"/>
      <w:marBottom w:val="0"/>
      <w:divBdr>
        <w:top w:val="none" w:sz="0" w:space="0" w:color="auto"/>
        <w:left w:val="none" w:sz="0" w:space="0" w:color="auto"/>
        <w:bottom w:val="none" w:sz="0" w:space="0" w:color="auto"/>
        <w:right w:val="none" w:sz="0" w:space="0" w:color="auto"/>
      </w:divBdr>
    </w:div>
    <w:div w:id="1781298031">
      <w:bodyDiv w:val="1"/>
      <w:marLeft w:val="0"/>
      <w:marRight w:val="0"/>
      <w:marTop w:val="0"/>
      <w:marBottom w:val="0"/>
      <w:divBdr>
        <w:top w:val="none" w:sz="0" w:space="0" w:color="auto"/>
        <w:left w:val="none" w:sz="0" w:space="0" w:color="auto"/>
        <w:bottom w:val="none" w:sz="0" w:space="0" w:color="auto"/>
        <w:right w:val="none" w:sz="0" w:space="0" w:color="auto"/>
      </w:divBdr>
    </w:div>
    <w:div w:id="1781878416">
      <w:bodyDiv w:val="1"/>
      <w:marLeft w:val="0"/>
      <w:marRight w:val="0"/>
      <w:marTop w:val="0"/>
      <w:marBottom w:val="0"/>
      <w:divBdr>
        <w:top w:val="none" w:sz="0" w:space="0" w:color="auto"/>
        <w:left w:val="none" w:sz="0" w:space="0" w:color="auto"/>
        <w:bottom w:val="none" w:sz="0" w:space="0" w:color="auto"/>
        <w:right w:val="none" w:sz="0" w:space="0" w:color="auto"/>
      </w:divBdr>
    </w:div>
    <w:div w:id="1782410910">
      <w:bodyDiv w:val="1"/>
      <w:marLeft w:val="0"/>
      <w:marRight w:val="0"/>
      <w:marTop w:val="0"/>
      <w:marBottom w:val="0"/>
      <w:divBdr>
        <w:top w:val="none" w:sz="0" w:space="0" w:color="auto"/>
        <w:left w:val="none" w:sz="0" w:space="0" w:color="auto"/>
        <w:bottom w:val="none" w:sz="0" w:space="0" w:color="auto"/>
        <w:right w:val="none" w:sz="0" w:space="0" w:color="auto"/>
      </w:divBdr>
    </w:div>
    <w:div w:id="1784223018">
      <w:bodyDiv w:val="1"/>
      <w:marLeft w:val="0"/>
      <w:marRight w:val="0"/>
      <w:marTop w:val="0"/>
      <w:marBottom w:val="0"/>
      <w:divBdr>
        <w:top w:val="none" w:sz="0" w:space="0" w:color="auto"/>
        <w:left w:val="none" w:sz="0" w:space="0" w:color="auto"/>
        <w:bottom w:val="none" w:sz="0" w:space="0" w:color="auto"/>
        <w:right w:val="none" w:sz="0" w:space="0" w:color="auto"/>
      </w:divBdr>
    </w:div>
    <w:div w:id="1785609357">
      <w:bodyDiv w:val="1"/>
      <w:marLeft w:val="0"/>
      <w:marRight w:val="0"/>
      <w:marTop w:val="0"/>
      <w:marBottom w:val="0"/>
      <w:divBdr>
        <w:top w:val="none" w:sz="0" w:space="0" w:color="auto"/>
        <w:left w:val="none" w:sz="0" w:space="0" w:color="auto"/>
        <w:bottom w:val="none" w:sz="0" w:space="0" w:color="auto"/>
        <w:right w:val="none" w:sz="0" w:space="0" w:color="auto"/>
      </w:divBdr>
    </w:div>
    <w:div w:id="1786920186">
      <w:bodyDiv w:val="1"/>
      <w:marLeft w:val="0"/>
      <w:marRight w:val="0"/>
      <w:marTop w:val="0"/>
      <w:marBottom w:val="0"/>
      <w:divBdr>
        <w:top w:val="none" w:sz="0" w:space="0" w:color="auto"/>
        <w:left w:val="none" w:sz="0" w:space="0" w:color="auto"/>
        <w:bottom w:val="none" w:sz="0" w:space="0" w:color="auto"/>
        <w:right w:val="none" w:sz="0" w:space="0" w:color="auto"/>
      </w:divBdr>
    </w:div>
    <w:div w:id="1787963954">
      <w:bodyDiv w:val="1"/>
      <w:marLeft w:val="0"/>
      <w:marRight w:val="0"/>
      <w:marTop w:val="0"/>
      <w:marBottom w:val="0"/>
      <w:divBdr>
        <w:top w:val="none" w:sz="0" w:space="0" w:color="auto"/>
        <w:left w:val="none" w:sz="0" w:space="0" w:color="auto"/>
        <w:bottom w:val="none" w:sz="0" w:space="0" w:color="auto"/>
        <w:right w:val="none" w:sz="0" w:space="0" w:color="auto"/>
      </w:divBdr>
    </w:div>
    <w:div w:id="1788088256">
      <w:bodyDiv w:val="1"/>
      <w:marLeft w:val="0"/>
      <w:marRight w:val="0"/>
      <w:marTop w:val="0"/>
      <w:marBottom w:val="0"/>
      <w:divBdr>
        <w:top w:val="none" w:sz="0" w:space="0" w:color="auto"/>
        <w:left w:val="none" w:sz="0" w:space="0" w:color="auto"/>
        <w:bottom w:val="none" w:sz="0" w:space="0" w:color="auto"/>
        <w:right w:val="none" w:sz="0" w:space="0" w:color="auto"/>
      </w:divBdr>
    </w:div>
    <w:div w:id="1788425980">
      <w:bodyDiv w:val="1"/>
      <w:marLeft w:val="0"/>
      <w:marRight w:val="0"/>
      <w:marTop w:val="0"/>
      <w:marBottom w:val="0"/>
      <w:divBdr>
        <w:top w:val="none" w:sz="0" w:space="0" w:color="auto"/>
        <w:left w:val="none" w:sz="0" w:space="0" w:color="auto"/>
        <w:bottom w:val="none" w:sz="0" w:space="0" w:color="auto"/>
        <w:right w:val="none" w:sz="0" w:space="0" w:color="auto"/>
      </w:divBdr>
    </w:div>
    <w:div w:id="1791317519">
      <w:bodyDiv w:val="1"/>
      <w:marLeft w:val="0"/>
      <w:marRight w:val="0"/>
      <w:marTop w:val="0"/>
      <w:marBottom w:val="0"/>
      <w:divBdr>
        <w:top w:val="none" w:sz="0" w:space="0" w:color="auto"/>
        <w:left w:val="none" w:sz="0" w:space="0" w:color="auto"/>
        <w:bottom w:val="none" w:sz="0" w:space="0" w:color="auto"/>
        <w:right w:val="none" w:sz="0" w:space="0" w:color="auto"/>
      </w:divBdr>
    </w:div>
    <w:div w:id="1791433934">
      <w:bodyDiv w:val="1"/>
      <w:marLeft w:val="0"/>
      <w:marRight w:val="0"/>
      <w:marTop w:val="0"/>
      <w:marBottom w:val="0"/>
      <w:divBdr>
        <w:top w:val="none" w:sz="0" w:space="0" w:color="auto"/>
        <w:left w:val="none" w:sz="0" w:space="0" w:color="auto"/>
        <w:bottom w:val="none" w:sz="0" w:space="0" w:color="auto"/>
        <w:right w:val="none" w:sz="0" w:space="0" w:color="auto"/>
      </w:divBdr>
    </w:div>
    <w:div w:id="1792168401">
      <w:bodyDiv w:val="1"/>
      <w:marLeft w:val="0"/>
      <w:marRight w:val="0"/>
      <w:marTop w:val="0"/>
      <w:marBottom w:val="0"/>
      <w:divBdr>
        <w:top w:val="none" w:sz="0" w:space="0" w:color="auto"/>
        <w:left w:val="none" w:sz="0" w:space="0" w:color="auto"/>
        <w:bottom w:val="none" w:sz="0" w:space="0" w:color="auto"/>
        <w:right w:val="none" w:sz="0" w:space="0" w:color="auto"/>
      </w:divBdr>
    </w:div>
    <w:div w:id="1793591563">
      <w:bodyDiv w:val="1"/>
      <w:marLeft w:val="0"/>
      <w:marRight w:val="0"/>
      <w:marTop w:val="0"/>
      <w:marBottom w:val="0"/>
      <w:divBdr>
        <w:top w:val="none" w:sz="0" w:space="0" w:color="auto"/>
        <w:left w:val="none" w:sz="0" w:space="0" w:color="auto"/>
        <w:bottom w:val="none" w:sz="0" w:space="0" w:color="auto"/>
        <w:right w:val="none" w:sz="0" w:space="0" w:color="auto"/>
      </w:divBdr>
    </w:div>
    <w:div w:id="1793860819">
      <w:bodyDiv w:val="1"/>
      <w:marLeft w:val="0"/>
      <w:marRight w:val="0"/>
      <w:marTop w:val="0"/>
      <w:marBottom w:val="0"/>
      <w:divBdr>
        <w:top w:val="none" w:sz="0" w:space="0" w:color="auto"/>
        <w:left w:val="none" w:sz="0" w:space="0" w:color="auto"/>
        <w:bottom w:val="none" w:sz="0" w:space="0" w:color="auto"/>
        <w:right w:val="none" w:sz="0" w:space="0" w:color="auto"/>
      </w:divBdr>
    </w:div>
    <w:div w:id="1795099525">
      <w:bodyDiv w:val="1"/>
      <w:marLeft w:val="0"/>
      <w:marRight w:val="0"/>
      <w:marTop w:val="0"/>
      <w:marBottom w:val="0"/>
      <w:divBdr>
        <w:top w:val="none" w:sz="0" w:space="0" w:color="auto"/>
        <w:left w:val="none" w:sz="0" w:space="0" w:color="auto"/>
        <w:bottom w:val="none" w:sz="0" w:space="0" w:color="auto"/>
        <w:right w:val="none" w:sz="0" w:space="0" w:color="auto"/>
      </w:divBdr>
    </w:div>
    <w:div w:id="1795321428">
      <w:bodyDiv w:val="1"/>
      <w:marLeft w:val="0"/>
      <w:marRight w:val="0"/>
      <w:marTop w:val="0"/>
      <w:marBottom w:val="0"/>
      <w:divBdr>
        <w:top w:val="none" w:sz="0" w:space="0" w:color="auto"/>
        <w:left w:val="none" w:sz="0" w:space="0" w:color="auto"/>
        <w:bottom w:val="none" w:sz="0" w:space="0" w:color="auto"/>
        <w:right w:val="none" w:sz="0" w:space="0" w:color="auto"/>
      </w:divBdr>
    </w:div>
    <w:div w:id="1795559907">
      <w:bodyDiv w:val="1"/>
      <w:marLeft w:val="0"/>
      <w:marRight w:val="0"/>
      <w:marTop w:val="0"/>
      <w:marBottom w:val="0"/>
      <w:divBdr>
        <w:top w:val="none" w:sz="0" w:space="0" w:color="auto"/>
        <w:left w:val="none" w:sz="0" w:space="0" w:color="auto"/>
        <w:bottom w:val="none" w:sz="0" w:space="0" w:color="auto"/>
        <w:right w:val="none" w:sz="0" w:space="0" w:color="auto"/>
      </w:divBdr>
    </w:div>
    <w:div w:id="1797332196">
      <w:bodyDiv w:val="1"/>
      <w:marLeft w:val="0"/>
      <w:marRight w:val="0"/>
      <w:marTop w:val="0"/>
      <w:marBottom w:val="0"/>
      <w:divBdr>
        <w:top w:val="none" w:sz="0" w:space="0" w:color="auto"/>
        <w:left w:val="none" w:sz="0" w:space="0" w:color="auto"/>
        <w:bottom w:val="none" w:sz="0" w:space="0" w:color="auto"/>
        <w:right w:val="none" w:sz="0" w:space="0" w:color="auto"/>
      </w:divBdr>
    </w:div>
    <w:div w:id="1798061664">
      <w:bodyDiv w:val="1"/>
      <w:marLeft w:val="0"/>
      <w:marRight w:val="0"/>
      <w:marTop w:val="0"/>
      <w:marBottom w:val="0"/>
      <w:divBdr>
        <w:top w:val="none" w:sz="0" w:space="0" w:color="auto"/>
        <w:left w:val="none" w:sz="0" w:space="0" w:color="auto"/>
        <w:bottom w:val="none" w:sz="0" w:space="0" w:color="auto"/>
        <w:right w:val="none" w:sz="0" w:space="0" w:color="auto"/>
      </w:divBdr>
    </w:div>
    <w:div w:id="1800227154">
      <w:bodyDiv w:val="1"/>
      <w:marLeft w:val="0"/>
      <w:marRight w:val="0"/>
      <w:marTop w:val="0"/>
      <w:marBottom w:val="0"/>
      <w:divBdr>
        <w:top w:val="none" w:sz="0" w:space="0" w:color="auto"/>
        <w:left w:val="none" w:sz="0" w:space="0" w:color="auto"/>
        <w:bottom w:val="none" w:sz="0" w:space="0" w:color="auto"/>
        <w:right w:val="none" w:sz="0" w:space="0" w:color="auto"/>
      </w:divBdr>
    </w:div>
    <w:div w:id="1801263034">
      <w:bodyDiv w:val="1"/>
      <w:marLeft w:val="0"/>
      <w:marRight w:val="0"/>
      <w:marTop w:val="0"/>
      <w:marBottom w:val="0"/>
      <w:divBdr>
        <w:top w:val="none" w:sz="0" w:space="0" w:color="auto"/>
        <w:left w:val="none" w:sz="0" w:space="0" w:color="auto"/>
        <w:bottom w:val="none" w:sz="0" w:space="0" w:color="auto"/>
        <w:right w:val="none" w:sz="0" w:space="0" w:color="auto"/>
      </w:divBdr>
    </w:div>
    <w:div w:id="1801731130">
      <w:bodyDiv w:val="1"/>
      <w:marLeft w:val="0"/>
      <w:marRight w:val="0"/>
      <w:marTop w:val="0"/>
      <w:marBottom w:val="0"/>
      <w:divBdr>
        <w:top w:val="none" w:sz="0" w:space="0" w:color="auto"/>
        <w:left w:val="none" w:sz="0" w:space="0" w:color="auto"/>
        <w:bottom w:val="none" w:sz="0" w:space="0" w:color="auto"/>
        <w:right w:val="none" w:sz="0" w:space="0" w:color="auto"/>
      </w:divBdr>
    </w:div>
    <w:div w:id="1801847577">
      <w:bodyDiv w:val="1"/>
      <w:marLeft w:val="0"/>
      <w:marRight w:val="0"/>
      <w:marTop w:val="0"/>
      <w:marBottom w:val="0"/>
      <w:divBdr>
        <w:top w:val="none" w:sz="0" w:space="0" w:color="auto"/>
        <w:left w:val="none" w:sz="0" w:space="0" w:color="auto"/>
        <w:bottom w:val="none" w:sz="0" w:space="0" w:color="auto"/>
        <w:right w:val="none" w:sz="0" w:space="0" w:color="auto"/>
      </w:divBdr>
    </w:div>
    <w:div w:id="1803108850">
      <w:bodyDiv w:val="1"/>
      <w:marLeft w:val="0"/>
      <w:marRight w:val="0"/>
      <w:marTop w:val="0"/>
      <w:marBottom w:val="0"/>
      <w:divBdr>
        <w:top w:val="none" w:sz="0" w:space="0" w:color="auto"/>
        <w:left w:val="none" w:sz="0" w:space="0" w:color="auto"/>
        <w:bottom w:val="none" w:sz="0" w:space="0" w:color="auto"/>
        <w:right w:val="none" w:sz="0" w:space="0" w:color="auto"/>
      </w:divBdr>
    </w:div>
    <w:div w:id="1803380467">
      <w:bodyDiv w:val="1"/>
      <w:marLeft w:val="0"/>
      <w:marRight w:val="0"/>
      <w:marTop w:val="0"/>
      <w:marBottom w:val="0"/>
      <w:divBdr>
        <w:top w:val="none" w:sz="0" w:space="0" w:color="auto"/>
        <w:left w:val="none" w:sz="0" w:space="0" w:color="auto"/>
        <w:bottom w:val="none" w:sz="0" w:space="0" w:color="auto"/>
        <w:right w:val="none" w:sz="0" w:space="0" w:color="auto"/>
      </w:divBdr>
    </w:div>
    <w:div w:id="1805585341">
      <w:bodyDiv w:val="1"/>
      <w:marLeft w:val="0"/>
      <w:marRight w:val="0"/>
      <w:marTop w:val="0"/>
      <w:marBottom w:val="0"/>
      <w:divBdr>
        <w:top w:val="none" w:sz="0" w:space="0" w:color="auto"/>
        <w:left w:val="none" w:sz="0" w:space="0" w:color="auto"/>
        <w:bottom w:val="none" w:sz="0" w:space="0" w:color="auto"/>
        <w:right w:val="none" w:sz="0" w:space="0" w:color="auto"/>
      </w:divBdr>
    </w:div>
    <w:div w:id="1806000148">
      <w:bodyDiv w:val="1"/>
      <w:marLeft w:val="0"/>
      <w:marRight w:val="0"/>
      <w:marTop w:val="0"/>
      <w:marBottom w:val="0"/>
      <w:divBdr>
        <w:top w:val="none" w:sz="0" w:space="0" w:color="auto"/>
        <w:left w:val="none" w:sz="0" w:space="0" w:color="auto"/>
        <w:bottom w:val="none" w:sz="0" w:space="0" w:color="auto"/>
        <w:right w:val="none" w:sz="0" w:space="0" w:color="auto"/>
      </w:divBdr>
    </w:div>
    <w:div w:id="1806582133">
      <w:bodyDiv w:val="1"/>
      <w:marLeft w:val="0"/>
      <w:marRight w:val="0"/>
      <w:marTop w:val="0"/>
      <w:marBottom w:val="0"/>
      <w:divBdr>
        <w:top w:val="none" w:sz="0" w:space="0" w:color="auto"/>
        <w:left w:val="none" w:sz="0" w:space="0" w:color="auto"/>
        <w:bottom w:val="none" w:sz="0" w:space="0" w:color="auto"/>
        <w:right w:val="none" w:sz="0" w:space="0" w:color="auto"/>
      </w:divBdr>
    </w:div>
    <w:div w:id="1806775059">
      <w:bodyDiv w:val="1"/>
      <w:marLeft w:val="0"/>
      <w:marRight w:val="0"/>
      <w:marTop w:val="0"/>
      <w:marBottom w:val="0"/>
      <w:divBdr>
        <w:top w:val="none" w:sz="0" w:space="0" w:color="auto"/>
        <w:left w:val="none" w:sz="0" w:space="0" w:color="auto"/>
        <w:bottom w:val="none" w:sz="0" w:space="0" w:color="auto"/>
        <w:right w:val="none" w:sz="0" w:space="0" w:color="auto"/>
      </w:divBdr>
    </w:div>
    <w:div w:id="1807235616">
      <w:bodyDiv w:val="1"/>
      <w:marLeft w:val="0"/>
      <w:marRight w:val="0"/>
      <w:marTop w:val="0"/>
      <w:marBottom w:val="0"/>
      <w:divBdr>
        <w:top w:val="none" w:sz="0" w:space="0" w:color="auto"/>
        <w:left w:val="none" w:sz="0" w:space="0" w:color="auto"/>
        <w:bottom w:val="none" w:sz="0" w:space="0" w:color="auto"/>
        <w:right w:val="none" w:sz="0" w:space="0" w:color="auto"/>
      </w:divBdr>
    </w:div>
    <w:div w:id="1808670362">
      <w:bodyDiv w:val="1"/>
      <w:marLeft w:val="0"/>
      <w:marRight w:val="0"/>
      <w:marTop w:val="0"/>
      <w:marBottom w:val="0"/>
      <w:divBdr>
        <w:top w:val="none" w:sz="0" w:space="0" w:color="auto"/>
        <w:left w:val="none" w:sz="0" w:space="0" w:color="auto"/>
        <w:bottom w:val="none" w:sz="0" w:space="0" w:color="auto"/>
        <w:right w:val="none" w:sz="0" w:space="0" w:color="auto"/>
      </w:divBdr>
    </w:div>
    <w:div w:id="1809397120">
      <w:bodyDiv w:val="1"/>
      <w:marLeft w:val="0"/>
      <w:marRight w:val="0"/>
      <w:marTop w:val="0"/>
      <w:marBottom w:val="0"/>
      <w:divBdr>
        <w:top w:val="none" w:sz="0" w:space="0" w:color="auto"/>
        <w:left w:val="none" w:sz="0" w:space="0" w:color="auto"/>
        <w:bottom w:val="none" w:sz="0" w:space="0" w:color="auto"/>
        <w:right w:val="none" w:sz="0" w:space="0" w:color="auto"/>
      </w:divBdr>
    </w:div>
    <w:div w:id="1809398203">
      <w:bodyDiv w:val="1"/>
      <w:marLeft w:val="0"/>
      <w:marRight w:val="0"/>
      <w:marTop w:val="0"/>
      <w:marBottom w:val="0"/>
      <w:divBdr>
        <w:top w:val="none" w:sz="0" w:space="0" w:color="auto"/>
        <w:left w:val="none" w:sz="0" w:space="0" w:color="auto"/>
        <w:bottom w:val="none" w:sz="0" w:space="0" w:color="auto"/>
        <w:right w:val="none" w:sz="0" w:space="0" w:color="auto"/>
      </w:divBdr>
    </w:div>
    <w:div w:id="1813019694">
      <w:bodyDiv w:val="1"/>
      <w:marLeft w:val="0"/>
      <w:marRight w:val="0"/>
      <w:marTop w:val="0"/>
      <w:marBottom w:val="0"/>
      <w:divBdr>
        <w:top w:val="none" w:sz="0" w:space="0" w:color="auto"/>
        <w:left w:val="none" w:sz="0" w:space="0" w:color="auto"/>
        <w:bottom w:val="none" w:sz="0" w:space="0" w:color="auto"/>
        <w:right w:val="none" w:sz="0" w:space="0" w:color="auto"/>
      </w:divBdr>
    </w:div>
    <w:div w:id="1813478287">
      <w:bodyDiv w:val="1"/>
      <w:marLeft w:val="0"/>
      <w:marRight w:val="0"/>
      <w:marTop w:val="0"/>
      <w:marBottom w:val="0"/>
      <w:divBdr>
        <w:top w:val="none" w:sz="0" w:space="0" w:color="auto"/>
        <w:left w:val="none" w:sz="0" w:space="0" w:color="auto"/>
        <w:bottom w:val="none" w:sz="0" w:space="0" w:color="auto"/>
        <w:right w:val="none" w:sz="0" w:space="0" w:color="auto"/>
      </w:divBdr>
    </w:div>
    <w:div w:id="1814757888">
      <w:bodyDiv w:val="1"/>
      <w:marLeft w:val="0"/>
      <w:marRight w:val="0"/>
      <w:marTop w:val="0"/>
      <w:marBottom w:val="0"/>
      <w:divBdr>
        <w:top w:val="none" w:sz="0" w:space="0" w:color="auto"/>
        <w:left w:val="none" w:sz="0" w:space="0" w:color="auto"/>
        <w:bottom w:val="none" w:sz="0" w:space="0" w:color="auto"/>
        <w:right w:val="none" w:sz="0" w:space="0" w:color="auto"/>
      </w:divBdr>
    </w:div>
    <w:div w:id="1814834945">
      <w:bodyDiv w:val="1"/>
      <w:marLeft w:val="0"/>
      <w:marRight w:val="0"/>
      <w:marTop w:val="0"/>
      <w:marBottom w:val="0"/>
      <w:divBdr>
        <w:top w:val="none" w:sz="0" w:space="0" w:color="auto"/>
        <w:left w:val="none" w:sz="0" w:space="0" w:color="auto"/>
        <w:bottom w:val="none" w:sz="0" w:space="0" w:color="auto"/>
        <w:right w:val="none" w:sz="0" w:space="0" w:color="auto"/>
      </w:divBdr>
    </w:div>
    <w:div w:id="1815564663">
      <w:bodyDiv w:val="1"/>
      <w:marLeft w:val="0"/>
      <w:marRight w:val="0"/>
      <w:marTop w:val="0"/>
      <w:marBottom w:val="0"/>
      <w:divBdr>
        <w:top w:val="none" w:sz="0" w:space="0" w:color="auto"/>
        <w:left w:val="none" w:sz="0" w:space="0" w:color="auto"/>
        <w:bottom w:val="none" w:sz="0" w:space="0" w:color="auto"/>
        <w:right w:val="none" w:sz="0" w:space="0" w:color="auto"/>
      </w:divBdr>
    </w:div>
    <w:div w:id="1816100751">
      <w:bodyDiv w:val="1"/>
      <w:marLeft w:val="0"/>
      <w:marRight w:val="0"/>
      <w:marTop w:val="0"/>
      <w:marBottom w:val="0"/>
      <w:divBdr>
        <w:top w:val="none" w:sz="0" w:space="0" w:color="auto"/>
        <w:left w:val="none" w:sz="0" w:space="0" w:color="auto"/>
        <w:bottom w:val="none" w:sz="0" w:space="0" w:color="auto"/>
        <w:right w:val="none" w:sz="0" w:space="0" w:color="auto"/>
      </w:divBdr>
    </w:div>
    <w:div w:id="1816333930">
      <w:bodyDiv w:val="1"/>
      <w:marLeft w:val="0"/>
      <w:marRight w:val="0"/>
      <w:marTop w:val="0"/>
      <w:marBottom w:val="0"/>
      <w:divBdr>
        <w:top w:val="none" w:sz="0" w:space="0" w:color="auto"/>
        <w:left w:val="none" w:sz="0" w:space="0" w:color="auto"/>
        <w:bottom w:val="none" w:sz="0" w:space="0" w:color="auto"/>
        <w:right w:val="none" w:sz="0" w:space="0" w:color="auto"/>
      </w:divBdr>
    </w:div>
    <w:div w:id="1816412013">
      <w:bodyDiv w:val="1"/>
      <w:marLeft w:val="0"/>
      <w:marRight w:val="0"/>
      <w:marTop w:val="0"/>
      <w:marBottom w:val="0"/>
      <w:divBdr>
        <w:top w:val="none" w:sz="0" w:space="0" w:color="auto"/>
        <w:left w:val="none" w:sz="0" w:space="0" w:color="auto"/>
        <w:bottom w:val="none" w:sz="0" w:space="0" w:color="auto"/>
        <w:right w:val="none" w:sz="0" w:space="0" w:color="auto"/>
      </w:divBdr>
    </w:div>
    <w:div w:id="1816793549">
      <w:bodyDiv w:val="1"/>
      <w:marLeft w:val="0"/>
      <w:marRight w:val="0"/>
      <w:marTop w:val="0"/>
      <w:marBottom w:val="0"/>
      <w:divBdr>
        <w:top w:val="none" w:sz="0" w:space="0" w:color="auto"/>
        <w:left w:val="none" w:sz="0" w:space="0" w:color="auto"/>
        <w:bottom w:val="none" w:sz="0" w:space="0" w:color="auto"/>
        <w:right w:val="none" w:sz="0" w:space="0" w:color="auto"/>
      </w:divBdr>
    </w:div>
    <w:div w:id="1818840854">
      <w:bodyDiv w:val="1"/>
      <w:marLeft w:val="0"/>
      <w:marRight w:val="0"/>
      <w:marTop w:val="0"/>
      <w:marBottom w:val="0"/>
      <w:divBdr>
        <w:top w:val="none" w:sz="0" w:space="0" w:color="auto"/>
        <w:left w:val="none" w:sz="0" w:space="0" w:color="auto"/>
        <w:bottom w:val="none" w:sz="0" w:space="0" w:color="auto"/>
        <w:right w:val="none" w:sz="0" w:space="0" w:color="auto"/>
      </w:divBdr>
    </w:div>
    <w:div w:id="1822579992">
      <w:bodyDiv w:val="1"/>
      <w:marLeft w:val="0"/>
      <w:marRight w:val="0"/>
      <w:marTop w:val="0"/>
      <w:marBottom w:val="0"/>
      <w:divBdr>
        <w:top w:val="none" w:sz="0" w:space="0" w:color="auto"/>
        <w:left w:val="none" w:sz="0" w:space="0" w:color="auto"/>
        <w:bottom w:val="none" w:sz="0" w:space="0" w:color="auto"/>
        <w:right w:val="none" w:sz="0" w:space="0" w:color="auto"/>
      </w:divBdr>
    </w:div>
    <w:div w:id="1823110076">
      <w:bodyDiv w:val="1"/>
      <w:marLeft w:val="0"/>
      <w:marRight w:val="0"/>
      <w:marTop w:val="0"/>
      <w:marBottom w:val="0"/>
      <w:divBdr>
        <w:top w:val="none" w:sz="0" w:space="0" w:color="auto"/>
        <w:left w:val="none" w:sz="0" w:space="0" w:color="auto"/>
        <w:bottom w:val="none" w:sz="0" w:space="0" w:color="auto"/>
        <w:right w:val="none" w:sz="0" w:space="0" w:color="auto"/>
      </w:divBdr>
    </w:div>
    <w:div w:id="1824155738">
      <w:bodyDiv w:val="1"/>
      <w:marLeft w:val="0"/>
      <w:marRight w:val="0"/>
      <w:marTop w:val="0"/>
      <w:marBottom w:val="0"/>
      <w:divBdr>
        <w:top w:val="none" w:sz="0" w:space="0" w:color="auto"/>
        <w:left w:val="none" w:sz="0" w:space="0" w:color="auto"/>
        <w:bottom w:val="none" w:sz="0" w:space="0" w:color="auto"/>
        <w:right w:val="none" w:sz="0" w:space="0" w:color="auto"/>
      </w:divBdr>
    </w:div>
    <w:div w:id="1824467772">
      <w:bodyDiv w:val="1"/>
      <w:marLeft w:val="0"/>
      <w:marRight w:val="0"/>
      <w:marTop w:val="0"/>
      <w:marBottom w:val="0"/>
      <w:divBdr>
        <w:top w:val="none" w:sz="0" w:space="0" w:color="auto"/>
        <w:left w:val="none" w:sz="0" w:space="0" w:color="auto"/>
        <w:bottom w:val="none" w:sz="0" w:space="0" w:color="auto"/>
        <w:right w:val="none" w:sz="0" w:space="0" w:color="auto"/>
      </w:divBdr>
    </w:div>
    <w:div w:id="1824811800">
      <w:bodyDiv w:val="1"/>
      <w:marLeft w:val="0"/>
      <w:marRight w:val="0"/>
      <w:marTop w:val="0"/>
      <w:marBottom w:val="0"/>
      <w:divBdr>
        <w:top w:val="none" w:sz="0" w:space="0" w:color="auto"/>
        <w:left w:val="none" w:sz="0" w:space="0" w:color="auto"/>
        <w:bottom w:val="none" w:sz="0" w:space="0" w:color="auto"/>
        <w:right w:val="none" w:sz="0" w:space="0" w:color="auto"/>
      </w:divBdr>
    </w:div>
    <w:div w:id="1825004523">
      <w:bodyDiv w:val="1"/>
      <w:marLeft w:val="0"/>
      <w:marRight w:val="0"/>
      <w:marTop w:val="0"/>
      <w:marBottom w:val="0"/>
      <w:divBdr>
        <w:top w:val="none" w:sz="0" w:space="0" w:color="auto"/>
        <w:left w:val="none" w:sz="0" w:space="0" w:color="auto"/>
        <w:bottom w:val="none" w:sz="0" w:space="0" w:color="auto"/>
        <w:right w:val="none" w:sz="0" w:space="0" w:color="auto"/>
      </w:divBdr>
    </w:div>
    <w:div w:id="1825512576">
      <w:bodyDiv w:val="1"/>
      <w:marLeft w:val="0"/>
      <w:marRight w:val="0"/>
      <w:marTop w:val="0"/>
      <w:marBottom w:val="0"/>
      <w:divBdr>
        <w:top w:val="none" w:sz="0" w:space="0" w:color="auto"/>
        <w:left w:val="none" w:sz="0" w:space="0" w:color="auto"/>
        <w:bottom w:val="none" w:sz="0" w:space="0" w:color="auto"/>
        <w:right w:val="none" w:sz="0" w:space="0" w:color="auto"/>
      </w:divBdr>
    </w:div>
    <w:div w:id="1826777838">
      <w:bodyDiv w:val="1"/>
      <w:marLeft w:val="0"/>
      <w:marRight w:val="0"/>
      <w:marTop w:val="0"/>
      <w:marBottom w:val="0"/>
      <w:divBdr>
        <w:top w:val="none" w:sz="0" w:space="0" w:color="auto"/>
        <w:left w:val="none" w:sz="0" w:space="0" w:color="auto"/>
        <w:bottom w:val="none" w:sz="0" w:space="0" w:color="auto"/>
        <w:right w:val="none" w:sz="0" w:space="0" w:color="auto"/>
      </w:divBdr>
    </w:div>
    <w:div w:id="1827166936">
      <w:bodyDiv w:val="1"/>
      <w:marLeft w:val="0"/>
      <w:marRight w:val="0"/>
      <w:marTop w:val="0"/>
      <w:marBottom w:val="0"/>
      <w:divBdr>
        <w:top w:val="none" w:sz="0" w:space="0" w:color="auto"/>
        <w:left w:val="none" w:sz="0" w:space="0" w:color="auto"/>
        <w:bottom w:val="none" w:sz="0" w:space="0" w:color="auto"/>
        <w:right w:val="none" w:sz="0" w:space="0" w:color="auto"/>
      </w:divBdr>
    </w:div>
    <w:div w:id="1829049558">
      <w:bodyDiv w:val="1"/>
      <w:marLeft w:val="0"/>
      <w:marRight w:val="0"/>
      <w:marTop w:val="0"/>
      <w:marBottom w:val="0"/>
      <w:divBdr>
        <w:top w:val="none" w:sz="0" w:space="0" w:color="auto"/>
        <w:left w:val="none" w:sz="0" w:space="0" w:color="auto"/>
        <w:bottom w:val="none" w:sz="0" w:space="0" w:color="auto"/>
        <w:right w:val="none" w:sz="0" w:space="0" w:color="auto"/>
      </w:divBdr>
    </w:div>
    <w:div w:id="1829784187">
      <w:bodyDiv w:val="1"/>
      <w:marLeft w:val="0"/>
      <w:marRight w:val="0"/>
      <w:marTop w:val="0"/>
      <w:marBottom w:val="0"/>
      <w:divBdr>
        <w:top w:val="none" w:sz="0" w:space="0" w:color="auto"/>
        <w:left w:val="none" w:sz="0" w:space="0" w:color="auto"/>
        <w:bottom w:val="none" w:sz="0" w:space="0" w:color="auto"/>
        <w:right w:val="none" w:sz="0" w:space="0" w:color="auto"/>
      </w:divBdr>
    </w:div>
    <w:div w:id="1831287363">
      <w:bodyDiv w:val="1"/>
      <w:marLeft w:val="0"/>
      <w:marRight w:val="0"/>
      <w:marTop w:val="0"/>
      <w:marBottom w:val="0"/>
      <w:divBdr>
        <w:top w:val="none" w:sz="0" w:space="0" w:color="auto"/>
        <w:left w:val="none" w:sz="0" w:space="0" w:color="auto"/>
        <w:bottom w:val="none" w:sz="0" w:space="0" w:color="auto"/>
        <w:right w:val="none" w:sz="0" w:space="0" w:color="auto"/>
      </w:divBdr>
    </w:div>
    <w:div w:id="1834374821">
      <w:bodyDiv w:val="1"/>
      <w:marLeft w:val="0"/>
      <w:marRight w:val="0"/>
      <w:marTop w:val="0"/>
      <w:marBottom w:val="0"/>
      <w:divBdr>
        <w:top w:val="none" w:sz="0" w:space="0" w:color="auto"/>
        <w:left w:val="none" w:sz="0" w:space="0" w:color="auto"/>
        <w:bottom w:val="none" w:sz="0" w:space="0" w:color="auto"/>
        <w:right w:val="none" w:sz="0" w:space="0" w:color="auto"/>
      </w:divBdr>
    </w:div>
    <w:div w:id="1835023108">
      <w:bodyDiv w:val="1"/>
      <w:marLeft w:val="0"/>
      <w:marRight w:val="0"/>
      <w:marTop w:val="0"/>
      <w:marBottom w:val="0"/>
      <w:divBdr>
        <w:top w:val="none" w:sz="0" w:space="0" w:color="auto"/>
        <w:left w:val="none" w:sz="0" w:space="0" w:color="auto"/>
        <w:bottom w:val="none" w:sz="0" w:space="0" w:color="auto"/>
        <w:right w:val="none" w:sz="0" w:space="0" w:color="auto"/>
      </w:divBdr>
    </w:div>
    <w:div w:id="1835602300">
      <w:bodyDiv w:val="1"/>
      <w:marLeft w:val="0"/>
      <w:marRight w:val="0"/>
      <w:marTop w:val="0"/>
      <w:marBottom w:val="0"/>
      <w:divBdr>
        <w:top w:val="none" w:sz="0" w:space="0" w:color="auto"/>
        <w:left w:val="none" w:sz="0" w:space="0" w:color="auto"/>
        <w:bottom w:val="none" w:sz="0" w:space="0" w:color="auto"/>
        <w:right w:val="none" w:sz="0" w:space="0" w:color="auto"/>
      </w:divBdr>
    </w:div>
    <w:div w:id="1835678202">
      <w:bodyDiv w:val="1"/>
      <w:marLeft w:val="0"/>
      <w:marRight w:val="0"/>
      <w:marTop w:val="0"/>
      <w:marBottom w:val="0"/>
      <w:divBdr>
        <w:top w:val="none" w:sz="0" w:space="0" w:color="auto"/>
        <w:left w:val="none" w:sz="0" w:space="0" w:color="auto"/>
        <w:bottom w:val="none" w:sz="0" w:space="0" w:color="auto"/>
        <w:right w:val="none" w:sz="0" w:space="0" w:color="auto"/>
      </w:divBdr>
    </w:div>
    <w:div w:id="1836262192">
      <w:bodyDiv w:val="1"/>
      <w:marLeft w:val="0"/>
      <w:marRight w:val="0"/>
      <w:marTop w:val="0"/>
      <w:marBottom w:val="0"/>
      <w:divBdr>
        <w:top w:val="none" w:sz="0" w:space="0" w:color="auto"/>
        <w:left w:val="none" w:sz="0" w:space="0" w:color="auto"/>
        <w:bottom w:val="none" w:sz="0" w:space="0" w:color="auto"/>
        <w:right w:val="none" w:sz="0" w:space="0" w:color="auto"/>
      </w:divBdr>
    </w:div>
    <w:div w:id="1836993650">
      <w:bodyDiv w:val="1"/>
      <w:marLeft w:val="0"/>
      <w:marRight w:val="0"/>
      <w:marTop w:val="0"/>
      <w:marBottom w:val="0"/>
      <w:divBdr>
        <w:top w:val="none" w:sz="0" w:space="0" w:color="auto"/>
        <w:left w:val="none" w:sz="0" w:space="0" w:color="auto"/>
        <w:bottom w:val="none" w:sz="0" w:space="0" w:color="auto"/>
        <w:right w:val="none" w:sz="0" w:space="0" w:color="auto"/>
      </w:divBdr>
    </w:div>
    <w:div w:id="1837190515">
      <w:bodyDiv w:val="1"/>
      <w:marLeft w:val="0"/>
      <w:marRight w:val="0"/>
      <w:marTop w:val="0"/>
      <w:marBottom w:val="0"/>
      <w:divBdr>
        <w:top w:val="none" w:sz="0" w:space="0" w:color="auto"/>
        <w:left w:val="none" w:sz="0" w:space="0" w:color="auto"/>
        <w:bottom w:val="none" w:sz="0" w:space="0" w:color="auto"/>
        <w:right w:val="none" w:sz="0" w:space="0" w:color="auto"/>
      </w:divBdr>
    </w:div>
    <w:div w:id="1839228350">
      <w:bodyDiv w:val="1"/>
      <w:marLeft w:val="0"/>
      <w:marRight w:val="0"/>
      <w:marTop w:val="0"/>
      <w:marBottom w:val="0"/>
      <w:divBdr>
        <w:top w:val="none" w:sz="0" w:space="0" w:color="auto"/>
        <w:left w:val="none" w:sz="0" w:space="0" w:color="auto"/>
        <w:bottom w:val="none" w:sz="0" w:space="0" w:color="auto"/>
        <w:right w:val="none" w:sz="0" w:space="0" w:color="auto"/>
      </w:divBdr>
    </w:div>
    <w:div w:id="1839928812">
      <w:bodyDiv w:val="1"/>
      <w:marLeft w:val="0"/>
      <w:marRight w:val="0"/>
      <w:marTop w:val="0"/>
      <w:marBottom w:val="0"/>
      <w:divBdr>
        <w:top w:val="none" w:sz="0" w:space="0" w:color="auto"/>
        <w:left w:val="none" w:sz="0" w:space="0" w:color="auto"/>
        <w:bottom w:val="none" w:sz="0" w:space="0" w:color="auto"/>
        <w:right w:val="none" w:sz="0" w:space="0" w:color="auto"/>
      </w:divBdr>
    </w:div>
    <w:div w:id="1839955644">
      <w:bodyDiv w:val="1"/>
      <w:marLeft w:val="0"/>
      <w:marRight w:val="0"/>
      <w:marTop w:val="0"/>
      <w:marBottom w:val="0"/>
      <w:divBdr>
        <w:top w:val="none" w:sz="0" w:space="0" w:color="auto"/>
        <w:left w:val="none" w:sz="0" w:space="0" w:color="auto"/>
        <w:bottom w:val="none" w:sz="0" w:space="0" w:color="auto"/>
        <w:right w:val="none" w:sz="0" w:space="0" w:color="auto"/>
      </w:divBdr>
    </w:div>
    <w:div w:id="1840387769">
      <w:bodyDiv w:val="1"/>
      <w:marLeft w:val="0"/>
      <w:marRight w:val="0"/>
      <w:marTop w:val="0"/>
      <w:marBottom w:val="0"/>
      <w:divBdr>
        <w:top w:val="none" w:sz="0" w:space="0" w:color="auto"/>
        <w:left w:val="none" w:sz="0" w:space="0" w:color="auto"/>
        <w:bottom w:val="none" w:sz="0" w:space="0" w:color="auto"/>
        <w:right w:val="none" w:sz="0" w:space="0" w:color="auto"/>
      </w:divBdr>
    </w:div>
    <w:div w:id="1840462327">
      <w:bodyDiv w:val="1"/>
      <w:marLeft w:val="0"/>
      <w:marRight w:val="0"/>
      <w:marTop w:val="0"/>
      <w:marBottom w:val="0"/>
      <w:divBdr>
        <w:top w:val="none" w:sz="0" w:space="0" w:color="auto"/>
        <w:left w:val="none" w:sz="0" w:space="0" w:color="auto"/>
        <w:bottom w:val="none" w:sz="0" w:space="0" w:color="auto"/>
        <w:right w:val="none" w:sz="0" w:space="0" w:color="auto"/>
      </w:divBdr>
    </w:div>
    <w:div w:id="1841309881">
      <w:bodyDiv w:val="1"/>
      <w:marLeft w:val="0"/>
      <w:marRight w:val="0"/>
      <w:marTop w:val="0"/>
      <w:marBottom w:val="0"/>
      <w:divBdr>
        <w:top w:val="none" w:sz="0" w:space="0" w:color="auto"/>
        <w:left w:val="none" w:sz="0" w:space="0" w:color="auto"/>
        <w:bottom w:val="none" w:sz="0" w:space="0" w:color="auto"/>
        <w:right w:val="none" w:sz="0" w:space="0" w:color="auto"/>
      </w:divBdr>
    </w:div>
    <w:div w:id="1841457806">
      <w:bodyDiv w:val="1"/>
      <w:marLeft w:val="0"/>
      <w:marRight w:val="0"/>
      <w:marTop w:val="0"/>
      <w:marBottom w:val="0"/>
      <w:divBdr>
        <w:top w:val="none" w:sz="0" w:space="0" w:color="auto"/>
        <w:left w:val="none" w:sz="0" w:space="0" w:color="auto"/>
        <w:bottom w:val="none" w:sz="0" w:space="0" w:color="auto"/>
        <w:right w:val="none" w:sz="0" w:space="0" w:color="auto"/>
      </w:divBdr>
    </w:div>
    <w:div w:id="1841461092">
      <w:bodyDiv w:val="1"/>
      <w:marLeft w:val="0"/>
      <w:marRight w:val="0"/>
      <w:marTop w:val="0"/>
      <w:marBottom w:val="0"/>
      <w:divBdr>
        <w:top w:val="none" w:sz="0" w:space="0" w:color="auto"/>
        <w:left w:val="none" w:sz="0" w:space="0" w:color="auto"/>
        <w:bottom w:val="none" w:sz="0" w:space="0" w:color="auto"/>
        <w:right w:val="none" w:sz="0" w:space="0" w:color="auto"/>
      </w:divBdr>
    </w:div>
    <w:div w:id="1842239571">
      <w:bodyDiv w:val="1"/>
      <w:marLeft w:val="0"/>
      <w:marRight w:val="0"/>
      <w:marTop w:val="0"/>
      <w:marBottom w:val="0"/>
      <w:divBdr>
        <w:top w:val="none" w:sz="0" w:space="0" w:color="auto"/>
        <w:left w:val="none" w:sz="0" w:space="0" w:color="auto"/>
        <w:bottom w:val="none" w:sz="0" w:space="0" w:color="auto"/>
        <w:right w:val="none" w:sz="0" w:space="0" w:color="auto"/>
      </w:divBdr>
    </w:div>
    <w:div w:id="1843350002">
      <w:bodyDiv w:val="1"/>
      <w:marLeft w:val="0"/>
      <w:marRight w:val="0"/>
      <w:marTop w:val="0"/>
      <w:marBottom w:val="0"/>
      <w:divBdr>
        <w:top w:val="none" w:sz="0" w:space="0" w:color="auto"/>
        <w:left w:val="none" w:sz="0" w:space="0" w:color="auto"/>
        <w:bottom w:val="none" w:sz="0" w:space="0" w:color="auto"/>
        <w:right w:val="none" w:sz="0" w:space="0" w:color="auto"/>
      </w:divBdr>
    </w:div>
    <w:div w:id="1846049725">
      <w:bodyDiv w:val="1"/>
      <w:marLeft w:val="0"/>
      <w:marRight w:val="0"/>
      <w:marTop w:val="0"/>
      <w:marBottom w:val="0"/>
      <w:divBdr>
        <w:top w:val="none" w:sz="0" w:space="0" w:color="auto"/>
        <w:left w:val="none" w:sz="0" w:space="0" w:color="auto"/>
        <w:bottom w:val="none" w:sz="0" w:space="0" w:color="auto"/>
        <w:right w:val="none" w:sz="0" w:space="0" w:color="auto"/>
      </w:divBdr>
    </w:div>
    <w:div w:id="1847477502">
      <w:bodyDiv w:val="1"/>
      <w:marLeft w:val="0"/>
      <w:marRight w:val="0"/>
      <w:marTop w:val="0"/>
      <w:marBottom w:val="0"/>
      <w:divBdr>
        <w:top w:val="none" w:sz="0" w:space="0" w:color="auto"/>
        <w:left w:val="none" w:sz="0" w:space="0" w:color="auto"/>
        <w:bottom w:val="none" w:sz="0" w:space="0" w:color="auto"/>
        <w:right w:val="none" w:sz="0" w:space="0" w:color="auto"/>
      </w:divBdr>
    </w:div>
    <w:div w:id="1847672003">
      <w:bodyDiv w:val="1"/>
      <w:marLeft w:val="0"/>
      <w:marRight w:val="0"/>
      <w:marTop w:val="0"/>
      <w:marBottom w:val="0"/>
      <w:divBdr>
        <w:top w:val="none" w:sz="0" w:space="0" w:color="auto"/>
        <w:left w:val="none" w:sz="0" w:space="0" w:color="auto"/>
        <w:bottom w:val="none" w:sz="0" w:space="0" w:color="auto"/>
        <w:right w:val="none" w:sz="0" w:space="0" w:color="auto"/>
      </w:divBdr>
    </w:div>
    <w:div w:id="1849250547">
      <w:bodyDiv w:val="1"/>
      <w:marLeft w:val="0"/>
      <w:marRight w:val="0"/>
      <w:marTop w:val="0"/>
      <w:marBottom w:val="0"/>
      <w:divBdr>
        <w:top w:val="none" w:sz="0" w:space="0" w:color="auto"/>
        <w:left w:val="none" w:sz="0" w:space="0" w:color="auto"/>
        <w:bottom w:val="none" w:sz="0" w:space="0" w:color="auto"/>
        <w:right w:val="none" w:sz="0" w:space="0" w:color="auto"/>
      </w:divBdr>
    </w:div>
    <w:div w:id="1849297014">
      <w:bodyDiv w:val="1"/>
      <w:marLeft w:val="0"/>
      <w:marRight w:val="0"/>
      <w:marTop w:val="0"/>
      <w:marBottom w:val="0"/>
      <w:divBdr>
        <w:top w:val="none" w:sz="0" w:space="0" w:color="auto"/>
        <w:left w:val="none" w:sz="0" w:space="0" w:color="auto"/>
        <w:bottom w:val="none" w:sz="0" w:space="0" w:color="auto"/>
        <w:right w:val="none" w:sz="0" w:space="0" w:color="auto"/>
      </w:divBdr>
    </w:div>
    <w:div w:id="1849438775">
      <w:bodyDiv w:val="1"/>
      <w:marLeft w:val="0"/>
      <w:marRight w:val="0"/>
      <w:marTop w:val="0"/>
      <w:marBottom w:val="0"/>
      <w:divBdr>
        <w:top w:val="none" w:sz="0" w:space="0" w:color="auto"/>
        <w:left w:val="none" w:sz="0" w:space="0" w:color="auto"/>
        <w:bottom w:val="none" w:sz="0" w:space="0" w:color="auto"/>
        <w:right w:val="none" w:sz="0" w:space="0" w:color="auto"/>
      </w:divBdr>
    </w:div>
    <w:div w:id="1849564555">
      <w:bodyDiv w:val="1"/>
      <w:marLeft w:val="0"/>
      <w:marRight w:val="0"/>
      <w:marTop w:val="0"/>
      <w:marBottom w:val="0"/>
      <w:divBdr>
        <w:top w:val="none" w:sz="0" w:space="0" w:color="auto"/>
        <w:left w:val="none" w:sz="0" w:space="0" w:color="auto"/>
        <w:bottom w:val="none" w:sz="0" w:space="0" w:color="auto"/>
        <w:right w:val="none" w:sz="0" w:space="0" w:color="auto"/>
      </w:divBdr>
    </w:div>
    <w:div w:id="1850635770">
      <w:bodyDiv w:val="1"/>
      <w:marLeft w:val="0"/>
      <w:marRight w:val="0"/>
      <w:marTop w:val="0"/>
      <w:marBottom w:val="0"/>
      <w:divBdr>
        <w:top w:val="none" w:sz="0" w:space="0" w:color="auto"/>
        <w:left w:val="none" w:sz="0" w:space="0" w:color="auto"/>
        <w:bottom w:val="none" w:sz="0" w:space="0" w:color="auto"/>
        <w:right w:val="none" w:sz="0" w:space="0" w:color="auto"/>
      </w:divBdr>
    </w:div>
    <w:div w:id="1851093579">
      <w:bodyDiv w:val="1"/>
      <w:marLeft w:val="0"/>
      <w:marRight w:val="0"/>
      <w:marTop w:val="0"/>
      <w:marBottom w:val="0"/>
      <w:divBdr>
        <w:top w:val="none" w:sz="0" w:space="0" w:color="auto"/>
        <w:left w:val="none" w:sz="0" w:space="0" w:color="auto"/>
        <w:bottom w:val="none" w:sz="0" w:space="0" w:color="auto"/>
        <w:right w:val="none" w:sz="0" w:space="0" w:color="auto"/>
      </w:divBdr>
    </w:div>
    <w:div w:id="1852403437">
      <w:bodyDiv w:val="1"/>
      <w:marLeft w:val="0"/>
      <w:marRight w:val="0"/>
      <w:marTop w:val="0"/>
      <w:marBottom w:val="0"/>
      <w:divBdr>
        <w:top w:val="none" w:sz="0" w:space="0" w:color="auto"/>
        <w:left w:val="none" w:sz="0" w:space="0" w:color="auto"/>
        <w:bottom w:val="none" w:sz="0" w:space="0" w:color="auto"/>
        <w:right w:val="none" w:sz="0" w:space="0" w:color="auto"/>
      </w:divBdr>
    </w:div>
    <w:div w:id="1852641467">
      <w:bodyDiv w:val="1"/>
      <w:marLeft w:val="0"/>
      <w:marRight w:val="0"/>
      <w:marTop w:val="0"/>
      <w:marBottom w:val="0"/>
      <w:divBdr>
        <w:top w:val="none" w:sz="0" w:space="0" w:color="auto"/>
        <w:left w:val="none" w:sz="0" w:space="0" w:color="auto"/>
        <w:bottom w:val="none" w:sz="0" w:space="0" w:color="auto"/>
        <w:right w:val="none" w:sz="0" w:space="0" w:color="auto"/>
      </w:divBdr>
    </w:div>
    <w:div w:id="1852909199">
      <w:bodyDiv w:val="1"/>
      <w:marLeft w:val="0"/>
      <w:marRight w:val="0"/>
      <w:marTop w:val="0"/>
      <w:marBottom w:val="0"/>
      <w:divBdr>
        <w:top w:val="none" w:sz="0" w:space="0" w:color="auto"/>
        <w:left w:val="none" w:sz="0" w:space="0" w:color="auto"/>
        <w:bottom w:val="none" w:sz="0" w:space="0" w:color="auto"/>
        <w:right w:val="none" w:sz="0" w:space="0" w:color="auto"/>
      </w:divBdr>
    </w:div>
    <w:div w:id="1853375418">
      <w:bodyDiv w:val="1"/>
      <w:marLeft w:val="0"/>
      <w:marRight w:val="0"/>
      <w:marTop w:val="0"/>
      <w:marBottom w:val="0"/>
      <w:divBdr>
        <w:top w:val="none" w:sz="0" w:space="0" w:color="auto"/>
        <w:left w:val="none" w:sz="0" w:space="0" w:color="auto"/>
        <w:bottom w:val="none" w:sz="0" w:space="0" w:color="auto"/>
        <w:right w:val="none" w:sz="0" w:space="0" w:color="auto"/>
      </w:divBdr>
    </w:div>
    <w:div w:id="1853454920">
      <w:bodyDiv w:val="1"/>
      <w:marLeft w:val="0"/>
      <w:marRight w:val="0"/>
      <w:marTop w:val="0"/>
      <w:marBottom w:val="0"/>
      <w:divBdr>
        <w:top w:val="none" w:sz="0" w:space="0" w:color="auto"/>
        <w:left w:val="none" w:sz="0" w:space="0" w:color="auto"/>
        <w:bottom w:val="none" w:sz="0" w:space="0" w:color="auto"/>
        <w:right w:val="none" w:sz="0" w:space="0" w:color="auto"/>
      </w:divBdr>
    </w:div>
    <w:div w:id="1854951483">
      <w:bodyDiv w:val="1"/>
      <w:marLeft w:val="0"/>
      <w:marRight w:val="0"/>
      <w:marTop w:val="0"/>
      <w:marBottom w:val="0"/>
      <w:divBdr>
        <w:top w:val="none" w:sz="0" w:space="0" w:color="auto"/>
        <w:left w:val="none" w:sz="0" w:space="0" w:color="auto"/>
        <w:bottom w:val="none" w:sz="0" w:space="0" w:color="auto"/>
        <w:right w:val="none" w:sz="0" w:space="0" w:color="auto"/>
      </w:divBdr>
    </w:div>
    <w:div w:id="1855726866">
      <w:bodyDiv w:val="1"/>
      <w:marLeft w:val="0"/>
      <w:marRight w:val="0"/>
      <w:marTop w:val="0"/>
      <w:marBottom w:val="0"/>
      <w:divBdr>
        <w:top w:val="none" w:sz="0" w:space="0" w:color="auto"/>
        <w:left w:val="none" w:sz="0" w:space="0" w:color="auto"/>
        <w:bottom w:val="none" w:sz="0" w:space="0" w:color="auto"/>
        <w:right w:val="none" w:sz="0" w:space="0" w:color="auto"/>
      </w:divBdr>
    </w:div>
    <w:div w:id="1856185460">
      <w:bodyDiv w:val="1"/>
      <w:marLeft w:val="0"/>
      <w:marRight w:val="0"/>
      <w:marTop w:val="0"/>
      <w:marBottom w:val="0"/>
      <w:divBdr>
        <w:top w:val="none" w:sz="0" w:space="0" w:color="auto"/>
        <w:left w:val="none" w:sz="0" w:space="0" w:color="auto"/>
        <w:bottom w:val="none" w:sz="0" w:space="0" w:color="auto"/>
        <w:right w:val="none" w:sz="0" w:space="0" w:color="auto"/>
      </w:divBdr>
    </w:div>
    <w:div w:id="1856378422">
      <w:bodyDiv w:val="1"/>
      <w:marLeft w:val="0"/>
      <w:marRight w:val="0"/>
      <w:marTop w:val="0"/>
      <w:marBottom w:val="0"/>
      <w:divBdr>
        <w:top w:val="none" w:sz="0" w:space="0" w:color="auto"/>
        <w:left w:val="none" w:sz="0" w:space="0" w:color="auto"/>
        <w:bottom w:val="none" w:sz="0" w:space="0" w:color="auto"/>
        <w:right w:val="none" w:sz="0" w:space="0" w:color="auto"/>
      </w:divBdr>
    </w:div>
    <w:div w:id="1860005237">
      <w:bodyDiv w:val="1"/>
      <w:marLeft w:val="0"/>
      <w:marRight w:val="0"/>
      <w:marTop w:val="0"/>
      <w:marBottom w:val="0"/>
      <w:divBdr>
        <w:top w:val="none" w:sz="0" w:space="0" w:color="auto"/>
        <w:left w:val="none" w:sz="0" w:space="0" w:color="auto"/>
        <w:bottom w:val="none" w:sz="0" w:space="0" w:color="auto"/>
        <w:right w:val="none" w:sz="0" w:space="0" w:color="auto"/>
      </w:divBdr>
    </w:div>
    <w:div w:id="1860511816">
      <w:bodyDiv w:val="1"/>
      <w:marLeft w:val="0"/>
      <w:marRight w:val="0"/>
      <w:marTop w:val="0"/>
      <w:marBottom w:val="0"/>
      <w:divBdr>
        <w:top w:val="none" w:sz="0" w:space="0" w:color="auto"/>
        <w:left w:val="none" w:sz="0" w:space="0" w:color="auto"/>
        <w:bottom w:val="none" w:sz="0" w:space="0" w:color="auto"/>
        <w:right w:val="none" w:sz="0" w:space="0" w:color="auto"/>
      </w:divBdr>
    </w:div>
    <w:div w:id="1862358563">
      <w:bodyDiv w:val="1"/>
      <w:marLeft w:val="0"/>
      <w:marRight w:val="0"/>
      <w:marTop w:val="0"/>
      <w:marBottom w:val="0"/>
      <w:divBdr>
        <w:top w:val="none" w:sz="0" w:space="0" w:color="auto"/>
        <w:left w:val="none" w:sz="0" w:space="0" w:color="auto"/>
        <w:bottom w:val="none" w:sz="0" w:space="0" w:color="auto"/>
        <w:right w:val="none" w:sz="0" w:space="0" w:color="auto"/>
      </w:divBdr>
    </w:div>
    <w:div w:id="1863784142">
      <w:bodyDiv w:val="1"/>
      <w:marLeft w:val="0"/>
      <w:marRight w:val="0"/>
      <w:marTop w:val="0"/>
      <w:marBottom w:val="0"/>
      <w:divBdr>
        <w:top w:val="none" w:sz="0" w:space="0" w:color="auto"/>
        <w:left w:val="none" w:sz="0" w:space="0" w:color="auto"/>
        <w:bottom w:val="none" w:sz="0" w:space="0" w:color="auto"/>
        <w:right w:val="none" w:sz="0" w:space="0" w:color="auto"/>
      </w:divBdr>
    </w:div>
    <w:div w:id="1863938790">
      <w:bodyDiv w:val="1"/>
      <w:marLeft w:val="0"/>
      <w:marRight w:val="0"/>
      <w:marTop w:val="0"/>
      <w:marBottom w:val="0"/>
      <w:divBdr>
        <w:top w:val="none" w:sz="0" w:space="0" w:color="auto"/>
        <w:left w:val="none" w:sz="0" w:space="0" w:color="auto"/>
        <w:bottom w:val="none" w:sz="0" w:space="0" w:color="auto"/>
        <w:right w:val="none" w:sz="0" w:space="0" w:color="auto"/>
      </w:divBdr>
    </w:div>
    <w:div w:id="1864443054">
      <w:bodyDiv w:val="1"/>
      <w:marLeft w:val="0"/>
      <w:marRight w:val="0"/>
      <w:marTop w:val="0"/>
      <w:marBottom w:val="0"/>
      <w:divBdr>
        <w:top w:val="none" w:sz="0" w:space="0" w:color="auto"/>
        <w:left w:val="none" w:sz="0" w:space="0" w:color="auto"/>
        <w:bottom w:val="none" w:sz="0" w:space="0" w:color="auto"/>
        <w:right w:val="none" w:sz="0" w:space="0" w:color="auto"/>
      </w:divBdr>
    </w:div>
    <w:div w:id="1864709924">
      <w:bodyDiv w:val="1"/>
      <w:marLeft w:val="0"/>
      <w:marRight w:val="0"/>
      <w:marTop w:val="0"/>
      <w:marBottom w:val="0"/>
      <w:divBdr>
        <w:top w:val="none" w:sz="0" w:space="0" w:color="auto"/>
        <w:left w:val="none" w:sz="0" w:space="0" w:color="auto"/>
        <w:bottom w:val="none" w:sz="0" w:space="0" w:color="auto"/>
        <w:right w:val="none" w:sz="0" w:space="0" w:color="auto"/>
      </w:divBdr>
    </w:div>
    <w:div w:id="1865166783">
      <w:bodyDiv w:val="1"/>
      <w:marLeft w:val="0"/>
      <w:marRight w:val="0"/>
      <w:marTop w:val="0"/>
      <w:marBottom w:val="0"/>
      <w:divBdr>
        <w:top w:val="none" w:sz="0" w:space="0" w:color="auto"/>
        <w:left w:val="none" w:sz="0" w:space="0" w:color="auto"/>
        <w:bottom w:val="none" w:sz="0" w:space="0" w:color="auto"/>
        <w:right w:val="none" w:sz="0" w:space="0" w:color="auto"/>
      </w:divBdr>
    </w:div>
    <w:div w:id="1865287075">
      <w:bodyDiv w:val="1"/>
      <w:marLeft w:val="0"/>
      <w:marRight w:val="0"/>
      <w:marTop w:val="0"/>
      <w:marBottom w:val="0"/>
      <w:divBdr>
        <w:top w:val="none" w:sz="0" w:space="0" w:color="auto"/>
        <w:left w:val="none" w:sz="0" w:space="0" w:color="auto"/>
        <w:bottom w:val="none" w:sz="0" w:space="0" w:color="auto"/>
        <w:right w:val="none" w:sz="0" w:space="0" w:color="auto"/>
      </w:divBdr>
    </w:div>
    <w:div w:id="1865441444">
      <w:bodyDiv w:val="1"/>
      <w:marLeft w:val="0"/>
      <w:marRight w:val="0"/>
      <w:marTop w:val="0"/>
      <w:marBottom w:val="0"/>
      <w:divBdr>
        <w:top w:val="none" w:sz="0" w:space="0" w:color="auto"/>
        <w:left w:val="none" w:sz="0" w:space="0" w:color="auto"/>
        <w:bottom w:val="none" w:sz="0" w:space="0" w:color="auto"/>
        <w:right w:val="none" w:sz="0" w:space="0" w:color="auto"/>
      </w:divBdr>
    </w:div>
    <w:div w:id="1866869967">
      <w:bodyDiv w:val="1"/>
      <w:marLeft w:val="0"/>
      <w:marRight w:val="0"/>
      <w:marTop w:val="0"/>
      <w:marBottom w:val="0"/>
      <w:divBdr>
        <w:top w:val="none" w:sz="0" w:space="0" w:color="auto"/>
        <w:left w:val="none" w:sz="0" w:space="0" w:color="auto"/>
        <w:bottom w:val="none" w:sz="0" w:space="0" w:color="auto"/>
        <w:right w:val="none" w:sz="0" w:space="0" w:color="auto"/>
      </w:divBdr>
    </w:div>
    <w:div w:id="1867406587">
      <w:bodyDiv w:val="1"/>
      <w:marLeft w:val="0"/>
      <w:marRight w:val="0"/>
      <w:marTop w:val="0"/>
      <w:marBottom w:val="0"/>
      <w:divBdr>
        <w:top w:val="none" w:sz="0" w:space="0" w:color="auto"/>
        <w:left w:val="none" w:sz="0" w:space="0" w:color="auto"/>
        <w:bottom w:val="none" w:sz="0" w:space="0" w:color="auto"/>
        <w:right w:val="none" w:sz="0" w:space="0" w:color="auto"/>
      </w:divBdr>
    </w:div>
    <w:div w:id="1867862733">
      <w:bodyDiv w:val="1"/>
      <w:marLeft w:val="0"/>
      <w:marRight w:val="0"/>
      <w:marTop w:val="0"/>
      <w:marBottom w:val="0"/>
      <w:divBdr>
        <w:top w:val="none" w:sz="0" w:space="0" w:color="auto"/>
        <w:left w:val="none" w:sz="0" w:space="0" w:color="auto"/>
        <w:bottom w:val="none" w:sz="0" w:space="0" w:color="auto"/>
        <w:right w:val="none" w:sz="0" w:space="0" w:color="auto"/>
      </w:divBdr>
    </w:div>
    <w:div w:id="1869098368">
      <w:bodyDiv w:val="1"/>
      <w:marLeft w:val="0"/>
      <w:marRight w:val="0"/>
      <w:marTop w:val="0"/>
      <w:marBottom w:val="0"/>
      <w:divBdr>
        <w:top w:val="none" w:sz="0" w:space="0" w:color="auto"/>
        <w:left w:val="none" w:sz="0" w:space="0" w:color="auto"/>
        <w:bottom w:val="none" w:sz="0" w:space="0" w:color="auto"/>
        <w:right w:val="none" w:sz="0" w:space="0" w:color="auto"/>
      </w:divBdr>
    </w:div>
    <w:div w:id="1869220065">
      <w:bodyDiv w:val="1"/>
      <w:marLeft w:val="0"/>
      <w:marRight w:val="0"/>
      <w:marTop w:val="0"/>
      <w:marBottom w:val="0"/>
      <w:divBdr>
        <w:top w:val="none" w:sz="0" w:space="0" w:color="auto"/>
        <w:left w:val="none" w:sz="0" w:space="0" w:color="auto"/>
        <w:bottom w:val="none" w:sz="0" w:space="0" w:color="auto"/>
        <w:right w:val="none" w:sz="0" w:space="0" w:color="auto"/>
      </w:divBdr>
    </w:div>
    <w:div w:id="1869634583">
      <w:bodyDiv w:val="1"/>
      <w:marLeft w:val="0"/>
      <w:marRight w:val="0"/>
      <w:marTop w:val="0"/>
      <w:marBottom w:val="0"/>
      <w:divBdr>
        <w:top w:val="none" w:sz="0" w:space="0" w:color="auto"/>
        <w:left w:val="none" w:sz="0" w:space="0" w:color="auto"/>
        <w:bottom w:val="none" w:sz="0" w:space="0" w:color="auto"/>
        <w:right w:val="none" w:sz="0" w:space="0" w:color="auto"/>
      </w:divBdr>
    </w:div>
    <w:div w:id="1869676749">
      <w:bodyDiv w:val="1"/>
      <w:marLeft w:val="0"/>
      <w:marRight w:val="0"/>
      <w:marTop w:val="0"/>
      <w:marBottom w:val="0"/>
      <w:divBdr>
        <w:top w:val="none" w:sz="0" w:space="0" w:color="auto"/>
        <w:left w:val="none" w:sz="0" w:space="0" w:color="auto"/>
        <w:bottom w:val="none" w:sz="0" w:space="0" w:color="auto"/>
        <w:right w:val="none" w:sz="0" w:space="0" w:color="auto"/>
      </w:divBdr>
    </w:div>
    <w:div w:id="1871184877">
      <w:bodyDiv w:val="1"/>
      <w:marLeft w:val="0"/>
      <w:marRight w:val="0"/>
      <w:marTop w:val="0"/>
      <w:marBottom w:val="0"/>
      <w:divBdr>
        <w:top w:val="none" w:sz="0" w:space="0" w:color="auto"/>
        <w:left w:val="none" w:sz="0" w:space="0" w:color="auto"/>
        <w:bottom w:val="none" w:sz="0" w:space="0" w:color="auto"/>
        <w:right w:val="none" w:sz="0" w:space="0" w:color="auto"/>
      </w:divBdr>
    </w:div>
    <w:div w:id="1871645151">
      <w:bodyDiv w:val="1"/>
      <w:marLeft w:val="0"/>
      <w:marRight w:val="0"/>
      <w:marTop w:val="0"/>
      <w:marBottom w:val="0"/>
      <w:divBdr>
        <w:top w:val="none" w:sz="0" w:space="0" w:color="auto"/>
        <w:left w:val="none" w:sz="0" w:space="0" w:color="auto"/>
        <w:bottom w:val="none" w:sz="0" w:space="0" w:color="auto"/>
        <w:right w:val="none" w:sz="0" w:space="0" w:color="auto"/>
      </w:divBdr>
    </w:div>
    <w:div w:id="1872188131">
      <w:bodyDiv w:val="1"/>
      <w:marLeft w:val="0"/>
      <w:marRight w:val="0"/>
      <w:marTop w:val="0"/>
      <w:marBottom w:val="0"/>
      <w:divBdr>
        <w:top w:val="none" w:sz="0" w:space="0" w:color="auto"/>
        <w:left w:val="none" w:sz="0" w:space="0" w:color="auto"/>
        <w:bottom w:val="none" w:sz="0" w:space="0" w:color="auto"/>
        <w:right w:val="none" w:sz="0" w:space="0" w:color="auto"/>
      </w:divBdr>
    </w:div>
    <w:div w:id="1872955749">
      <w:bodyDiv w:val="1"/>
      <w:marLeft w:val="0"/>
      <w:marRight w:val="0"/>
      <w:marTop w:val="0"/>
      <w:marBottom w:val="0"/>
      <w:divBdr>
        <w:top w:val="none" w:sz="0" w:space="0" w:color="auto"/>
        <w:left w:val="none" w:sz="0" w:space="0" w:color="auto"/>
        <w:bottom w:val="none" w:sz="0" w:space="0" w:color="auto"/>
        <w:right w:val="none" w:sz="0" w:space="0" w:color="auto"/>
      </w:divBdr>
    </w:div>
    <w:div w:id="1878621839">
      <w:bodyDiv w:val="1"/>
      <w:marLeft w:val="0"/>
      <w:marRight w:val="0"/>
      <w:marTop w:val="0"/>
      <w:marBottom w:val="0"/>
      <w:divBdr>
        <w:top w:val="none" w:sz="0" w:space="0" w:color="auto"/>
        <w:left w:val="none" w:sz="0" w:space="0" w:color="auto"/>
        <w:bottom w:val="none" w:sz="0" w:space="0" w:color="auto"/>
        <w:right w:val="none" w:sz="0" w:space="0" w:color="auto"/>
      </w:divBdr>
    </w:div>
    <w:div w:id="1879973679">
      <w:bodyDiv w:val="1"/>
      <w:marLeft w:val="0"/>
      <w:marRight w:val="0"/>
      <w:marTop w:val="0"/>
      <w:marBottom w:val="0"/>
      <w:divBdr>
        <w:top w:val="none" w:sz="0" w:space="0" w:color="auto"/>
        <w:left w:val="none" w:sz="0" w:space="0" w:color="auto"/>
        <w:bottom w:val="none" w:sz="0" w:space="0" w:color="auto"/>
        <w:right w:val="none" w:sz="0" w:space="0" w:color="auto"/>
      </w:divBdr>
    </w:div>
    <w:div w:id="1880165211">
      <w:bodyDiv w:val="1"/>
      <w:marLeft w:val="0"/>
      <w:marRight w:val="0"/>
      <w:marTop w:val="0"/>
      <w:marBottom w:val="0"/>
      <w:divBdr>
        <w:top w:val="none" w:sz="0" w:space="0" w:color="auto"/>
        <w:left w:val="none" w:sz="0" w:space="0" w:color="auto"/>
        <w:bottom w:val="none" w:sz="0" w:space="0" w:color="auto"/>
        <w:right w:val="none" w:sz="0" w:space="0" w:color="auto"/>
      </w:divBdr>
    </w:div>
    <w:div w:id="1881434605">
      <w:bodyDiv w:val="1"/>
      <w:marLeft w:val="0"/>
      <w:marRight w:val="0"/>
      <w:marTop w:val="0"/>
      <w:marBottom w:val="0"/>
      <w:divBdr>
        <w:top w:val="none" w:sz="0" w:space="0" w:color="auto"/>
        <w:left w:val="none" w:sz="0" w:space="0" w:color="auto"/>
        <w:bottom w:val="none" w:sz="0" w:space="0" w:color="auto"/>
        <w:right w:val="none" w:sz="0" w:space="0" w:color="auto"/>
      </w:divBdr>
    </w:div>
    <w:div w:id="1881697514">
      <w:bodyDiv w:val="1"/>
      <w:marLeft w:val="0"/>
      <w:marRight w:val="0"/>
      <w:marTop w:val="0"/>
      <w:marBottom w:val="0"/>
      <w:divBdr>
        <w:top w:val="none" w:sz="0" w:space="0" w:color="auto"/>
        <w:left w:val="none" w:sz="0" w:space="0" w:color="auto"/>
        <w:bottom w:val="none" w:sz="0" w:space="0" w:color="auto"/>
        <w:right w:val="none" w:sz="0" w:space="0" w:color="auto"/>
      </w:divBdr>
    </w:div>
    <w:div w:id="1881897076">
      <w:bodyDiv w:val="1"/>
      <w:marLeft w:val="0"/>
      <w:marRight w:val="0"/>
      <w:marTop w:val="0"/>
      <w:marBottom w:val="0"/>
      <w:divBdr>
        <w:top w:val="none" w:sz="0" w:space="0" w:color="auto"/>
        <w:left w:val="none" w:sz="0" w:space="0" w:color="auto"/>
        <w:bottom w:val="none" w:sz="0" w:space="0" w:color="auto"/>
        <w:right w:val="none" w:sz="0" w:space="0" w:color="auto"/>
      </w:divBdr>
    </w:div>
    <w:div w:id="1882160265">
      <w:bodyDiv w:val="1"/>
      <w:marLeft w:val="0"/>
      <w:marRight w:val="0"/>
      <w:marTop w:val="0"/>
      <w:marBottom w:val="0"/>
      <w:divBdr>
        <w:top w:val="none" w:sz="0" w:space="0" w:color="auto"/>
        <w:left w:val="none" w:sz="0" w:space="0" w:color="auto"/>
        <w:bottom w:val="none" w:sz="0" w:space="0" w:color="auto"/>
        <w:right w:val="none" w:sz="0" w:space="0" w:color="auto"/>
      </w:divBdr>
    </w:div>
    <w:div w:id="1882326854">
      <w:bodyDiv w:val="1"/>
      <w:marLeft w:val="0"/>
      <w:marRight w:val="0"/>
      <w:marTop w:val="0"/>
      <w:marBottom w:val="0"/>
      <w:divBdr>
        <w:top w:val="none" w:sz="0" w:space="0" w:color="auto"/>
        <w:left w:val="none" w:sz="0" w:space="0" w:color="auto"/>
        <w:bottom w:val="none" w:sz="0" w:space="0" w:color="auto"/>
        <w:right w:val="none" w:sz="0" w:space="0" w:color="auto"/>
      </w:divBdr>
    </w:div>
    <w:div w:id="1886869866">
      <w:bodyDiv w:val="1"/>
      <w:marLeft w:val="0"/>
      <w:marRight w:val="0"/>
      <w:marTop w:val="0"/>
      <w:marBottom w:val="0"/>
      <w:divBdr>
        <w:top w:val="none" w:sz="0" w:space="0" w:color="auto"/>
        <w:left w:val="none" w:sz="0" w:space="0" w:color="auto"/>
        <w:bottom w:val="none" w:sz="0" w:space="0" w:color="auto"/>
        <w:right w:val="none" w:sz="0" w:space="0" w:color="auto"/>
      </w:divBdr>
    </w:div>
    <w:div w:id="1886989254">
      <w:bodyDiv w:val="1"/>
      <w:marLeft w:val="0"/>
      <w:marRight w:val="0"/>
      <w:marTop w:val="0"/>
      <w:marBottom w:val="0"/>
      <w:divBdr>
        <w:top w:val="none" w:sz="0" w:space="0" w:color="auto"/>
        <w:left w:val="none" w:sz="0" w:space="0" w:color="auto"/>
        <w:bottom w:val="none" w:sz="0" w:space="0" w:color="auto"/>
        <w:right w:val="none" w:sz="0" w:space="0" w:color="auto"/>
      </w:divBdr>
    </w:div>
    <w:div w:id="1887184790">
      <w:bodyDiv w:val="1"/>
      <w:marLeft w:val="0"/>
      <w:marRight w:val="0"/>
      <w:marTop w:val="0"/>
      <w:marBottom w:val="0"/>
      <w:divBdr>
        <w:top w:val="none" w:sz="0" w:space="0" w:color="auto"/>
        <w:left w:val="none" w:sz="0" w:space="0" w:color="auto"/>
        <w:bottom w:val="none" w:sz="0" w:space="0" w:color="auto"/>
        <w:right w:val="none" w:sz="0" w:space="0" w:color="auto"/>
      </w:divBdr>
    </w:div>
    <w:div w:id="1887641087">
      <w:bodyDiv w:val="1"/>
      <w:marLeft w:val="0"/>
      <w:marRight w:val="0"/>
      <w:marTop w:val="0"/>
      <w:marBottom w:val="0"/>
      <w:divBdr>
        <w:top w:val="none" w:sz="0" w:space="0" w:color="auto"/>
        <w:left w:val="none" w:sz="0" w:space="0" w:color="auto"/>
        <w:bottom w:val="none" w:sz="0" w:space="0" w:color="auto"/>
        <w:right w:val="none" w:sz="0" w:space="0" w:color="auto"/>
      </w:divBdr>
    </w:div>
    <w:div w:id="1887989277">
      <w:bodyDiv w:val="1"/>
      <w:marLeft w:val="0"/>
      <w:marRight w:val="0"/>
      <w:marTop w:val="0"/>
      <w:marBottom w:val="0"/>
      <w:divBdr>
        <w:top w:val="none" w:sz="0" w:space="0" w:color="auto"/>
        <w:left w:val="none" w:sz="0" w:space="0" w:color="auto"/>
        <w:bottom w:val="none" w:sz="0" w:space="0" w:color="auto"/>
        <w:right w:val="none" w:sz="0" w:space="0" w:color="auto"/>
      </w:divBdr>
    </w:div>
    <w:div w:id="1888251976">
      <w:bodyDiv w:val="1"/>
      <w:marLeft w:val="0"/>
      <w:marRight w:val="0"/>
      <w:marTop w:val="0"/>
      <w:marBottom w:val="0"/>
      <w:divBdr>
        <w:top w:val="none" w:sz="0" w:space="0" w:color="auto"/>
        <w:left w:val="none" w:sz="0" w:space="0" w:color="auto"/>
        <w:bottom w:val="none" w:sz="0" w:space="0" w:color="auto"/>
        <w:right w:val="none" w:sz="0" w:space="0" w:color="auto"/>
      </w:divBdr>
    </w:div>
    <w:div w:id="1888839073">
      <w:bodyDiv w:val="1"/>
      <w:marLeft w:val="0"/>
      <w:marRight w:val="0"/>
      <w:marTop w:val="0"/>
      <w:marBottom w:val="0"/>
      <w:divBdr>
        <w:top w:val="none" w:sz="0" w:space="0" w:color="auto"/>
        <w:left w:val="none" w:sz="0" w:space="0" w:color="auto"/>
        <w:bottom w:val="none" w:sz="0" w:space="0" w:color="auto"/>
        <w:right w:val="none" w:sz="0" w:space="0" w:color="auto"/>
      </w:divBdr>
    </w:div>
    <w:div w:id="1889107229">
      <w:bodyDiv w:val="1"/>
      <w:marLeft w:val="0"/>
      <w:marRight w:val="0"/>
      <w:marTop w:val="0"/>
      <w:marBottom w:val="0"/>
      <w:divBdr>
        <w:top w:val="none" w:sz="0" w:space="0" w:color="auto"/>
        <w:left w:val="none" w:sz="0" w:space="0" w:color="auto"/>
        <w:bottom w:val="none" w:sz="0" w:space="0" w:color="auto"/>
        <w:right w:val="none" w:sz="0" w:space="0" w:color="auto"/>
      </w:divBdr>
    </w:div>
    <w:div w:id="1890608602">
      <w:bodyDiv w:val="1"/>
      <w:marLeft w:val="0"/>
      <w:marRight w:val="0"/>
      <w:marTop w:val="0"/>
      <w:marBottom w:val="0"/>
      <w:divBdr>
        <w:top w:val="none" w:sz="0" w:space="0" w:color="auto"/>
        <w:left w:val="none" w:sz="0" w:space="0" w:color="auto"/>
        <w:bottom w:val="none" w:sz="0" w:space="0" w:color="auto"/>
        <w:right w:val="none" w:sz="0" w:space="0" w:color="auto"/>
      </w:divBdr>
    </w:div>
    <w:div w:id="1891304893">
      <w:bodyDiv w:val="1"/>
      <w:marLeft w:val="0"/>
      <w:marRight w:val="0"/>
      <w:marTop w:val="0"/>
      <w:marBottom w:val="0"/>
      <w:divBdr>
        <w:top w:val="none" w:sz="0" w:space="0" w:color="auto"/>
        <w:left w:val="none" w:sz="0" w:space="0" w:color="auto"/>
        <w:bottom w:val="none" w:sz="0" w:space="0" w:color="auto"/>
        <w:right w:val="none" w:sz="0" w:space="0" w:color="auto"/>
      </w:divBdr>
    </w:div>
    <w:div w:id="1892232928">
      <w:bodyDiv w:val="1"/>
      <w:marLeft w:val="0"/>
      <w:marRight w:val="0"/>
      <w:marTop w:val="0"/>
      <w:marBottom w:val="0"/>
      <w:divBdr>
        <w:top w:val="none" w:sz="0" w:space="0" w:color="auto"/>
        <w:left w:val="none" w:sz="0" w:space="0" w:color="auto"/>
        <w:bottom w:val="none" w:sz="0" w:space="0" w:color="auto"/>
        <w:right w:val="none" w:sz="0" w:space="0" w:color="auto"/>
      </w:divBdr>
    </w:div>
    <w:div w:id="1893736904">
      <w:bodyDiv w:val="1"/>
      <w:marLeft w:val="0"/>
      <w:marRight w:val="0"/>
      <w:marTop w:val="0"/>
      <w:marBottom w:val="0"/>
      <w:divBdr>
        <w:top w:val="none" w:sz="0" w:space="0" w:color="auto"/>
        <w:left w:val="none" w:sz="0" w:space="0" w:color="auto"/>
        <w:bottom w:val="none" w:sz="0" w:space="0" w:color="auto"/>
        <w:right w:val="none" w:sz="0" w:space="0" w:color="auto"/>
      </w:divBdr>
    </w:div>
    <w:div w:id="1894265996">
      <w:bodyDiv w:val="1"/>
      <w:marLeft w:val="0"/>
      <w:marRight w:val="0"/>
      <w:marTop w:val="0"/>
      <w:marBottom w:val="0"/>
      <w:divBdr>
        <w:top w:val="none" w:sz="0" w:space="0" w:color="auto"/>
        <w:left w:val="none" w:sz="0" w:space="0" w:color="auto"/>
        <w:bottom w:val="none" w:sz="0" w:space="0" w:color="auto"/>
        <w:right w:val="none" w:sz="0" w:space="0" w:color="auto"/>
      </w:divBdr>
    </w:div>
    <w:div w:id="1894611821">
      <w:bodyDiv w:val="1"/>
      <w:marLeft w:val="0"/>
      <w:marRight w:val="0"/>
      <w:marTop w:val="0"/>
      <w:marBottom w:val="0"/>
      <w:divBdr>
        <w:top w:val="none" w:sz="0" w:space="0" w:color="auto"/>
        <w:left w:val="none" w:sz="0" w:space="0" w:color="auto"/>
        <w:bottom w:val="none" w:sz="0" w:space="0" w:color="auto"/>
        <w:right w:val="none" w:sz="0" w:space="0" w:color="auto"/>
      </w:divBdr>
    </w:div>
    <w:div w:id="1896159531">
      <w:bodyDiv w:val="1"/>
      <w:marLeft w:val="0"/>
      <w:marRight w:val="0"/>
      <w:marTop w:val="0"/>
      <w:marBottom w:val="0"/>
      <w:divBdr>
        <w:top w:val="none" w:sz="0" w:space="0" w:color="auto"/>
        <w:left w:val="none" w:sz="0" w:space="0" w:color="auto"/>
        <w:bottom w:val="none" w:sz="0" w:space="0" w:color="auto"/>
        <w:right w:val="none" w:sz="0" w:space="0" w:color="auto"/>
      </w:divBdr>
    </w:div>
    <w:div w:id="1896231006">
      <w:bodyDiv w:val="1"/>
      <w:marLeft w:val="0"/>
      <w:marRight w:val="0"/>
      <w:marTop w:val="0"/>
      <w:marBottom w:val="0"/>
      <w:divBdr>
        <w:top w:val="none" w:sz="0" w:space="0" w:color="auto"/>
        <w:left w:val="none" w:sz="0" w:space="0" w:color="auto"/>
        <w:bottom w:val="none" w:sz="0" w:space="0" w:color="auto"/>
        <w:right w:val="none" w:sz="0" w:space="0" w:color="auto"/>
      </w:divBdr>
    </w:div>
    <w:div w:id="1897621411">
      <w:bodyDiv w:val="1"/>
      <w:marLeft w:val="0"/>
      <w:marRight w:val="0"/>
      <w:marTop w:val="0"/>
      <w:marBottom w:val="0"/>
      <w:divBdr>
        <w:top w:val="none" w:sz="0" w:space="0" w:color="auto"/>
        <w:left w:val="none" w:sz="0" w:space="0" w:color="auto"/>
        <w:bottom w:val="none" w:sz="0" w:space="0" w:color="auto"/>
        <w:right w:val="none" w:sz="0" w:space="0" w:color="auto"/>
      </w:divBdr>
    </w:div>
    <w:div w:id="1897661174">
      <w:bodyDiv w:val="1"/>
      <w:marLeft w:val="0"/>
      <w:marRight w:val="0"/>
      <w:marTop w:val="0"/>
      <w:marBottom w:val="0"/>
      <w:divBdr>
        <w:top w:val="none" w:sz="0" w:space="0" w:color="auto"/>
        <w:left w:val="none" w:sz="0" w:space="0" w:color="auto"/>
        <w:bottom w:val="none" w:sz="0" w:space="0" w:color="auto"/>
        <w:right w:val="none" w:sz="0" w:space="0" w:color="auto"/>
      </w:divBdr>
    </w:div>
    <w:div w:id="1898859080">
      <w:bodyDiv w:val="1"/>
      <w:marLeft w:val="0"/>
      <w:marRight w:val="0"/>
      <w:marTop w:val="0"/>
      <w:marBottom w:val="0"/>
      <w:divBdr>
        <w:top w:val="none" w:sz="0" w:space="0" w:color="auto"/>
        <w:left w:val="none" w:sz="0" w:space="0" w:color="auto"/>
        <w:bottom w:val="none" w:sz="0" w:space="0" w:color="auto"/>
        <w:right w:val="none" w:sz="0" w:space="0" w:color="auto"/>
      </w:divBdr>
    </w:div>
    <w:div w:id="1899585459">
      <w:bodyDiv w:val="1"/>
      <w:marLeft w:val="0"/>
      <w:marRight w:val="0"/>
      <w:marTop w:val="0"/>
      <w:marBottom w:val="0"/>
      <w:divBdr>
        <w:top w:val="none" w:sz="0" w:space="0" w:color="auto"/>
        <w:left w:val="none" w:sz="0" w:space="0" w:color="auto"/>
        <w:bottom w:val="none" w:sz="0" w:space="0" w:color="auto"/>
        <w:right w:val="none" w:sz="0" w:space="0" w:color="auto"/>
      </w:divBdr>
    </w:div>
    <w:div w:id="1900361539">
      <w:bodyDiv w:val="1"/>
      <w:marLeft w:val="0"/>
      <w:marRight w:val="0"/>
      <w:marTop w:val="0"/>
      <w:marBottom w:val="0"/>
      <w:divBdr>
        <w:top w:val="none" w:sz="0" w:space="0" w:color="auto"/>
        <w:left w:val="none" w:sz="0" w:space="0" w:color="auto"/>
        <w:bottom w:val="none" w:sz="0" w:space="0" w:color="auto"/>
        <w:right w:val="none" w:sz="0" w:space="0" w:color="auto"/>
      </w:divBdr>
    </w:div>
    <w:div w:id="1902473562">
      <w:bodyDiv w:val="1"/>
      <w:marLeft w:val="0"/>
      <w:marRight w:val="0"/>
      <w:marTop w:val="0"/>
      <w:marBottom w:val="0"/>
      <w:divBdr>
        <w:top w:val="none" w:sz="0" w:space="0" w:color="auto"/>
        <w:left w:val="none" w:sz="0" w:space="0" w:color="auto"/>
        <w:bottom w:val="none" w:sz="0" w:space="0" w:color="auto"/>
        <w:right w:val="none" w:sz="0" w:space="0" w:color="auto"/>
      </w:divBdr>
    </w:div>
    <w:div w:id="1902982482">
      <w:bodyDiv w:val="1"/>
      <w:marLeft w:val="0"/>
      <w:marRight w:val="0"/>
      <w:marTop w:val="0"/>
      <w:marBottom w:val="0"/>
      <w:divBdr>
        <w:top w:val="none" w:sz="0" w:space="0" w:color="auto"/>
        <w:left w:val="none" w:sz="0" w:space="0" w:color="auto"/>
        <w:bottom w:val="none" w:sz="0" w:space="0" w:color="auto"/>
        <w:right w:val="none" w:sz="0" w:space="0" w:color="auto"/>
      </w:divBdr>
    </w:div>
    <w:div w:id="1903327552">
      <w:bodyDiv w:val="1"/>
      <w:marLeft w:val="0"/>
      <w:marRight w:val="0"/>
      <w:marTop w:val="0"/>
      <w:marBottom w:val="0"/>
      <w:divBdr>
        <w:top w:val="none" w:sz="0" w:space="0" w:color="auto"/>
        <w:left w:val="none" w:sz="0" w:space="0" w:color="auto"/>
        <w:bottom w:val="none" w:sz="0" w:space="0" w:color="auto"/>
        <w:right w:val="none" w:sz="0" w:space="0" w:color="auto"/>
      </w:divBdr>
    </w:div>
    <w:div w:id="1903712573">
      <w:bodyDiv w:val="1"/>
      <w:marLeft w:val="0"/>
      <w:marRight w:val="0"/>
      <w:marTop w:val="0"/>
      <w:marBottom w:val="0"/>
      <w:divBdr>
        <w:top w:val="none" w:sz="0" w:space="0" w:color="auto"/>
        <w:left w:val="none" w:sz="0" w:space="0" w:color="auto"/>
        <w:bottom w:val="none" w:sz="0" w:space="0" w:color="auto"/>
        <w:right w:val="none" w:sz="0" w:space="0" w:color="auto"/>
      </w:divBdr>
    </w:div>
    <w:div w:id="1906600093">
      <w:bodyDiv w:val="1"/>
      <w:marLeft w:val="0"/>
      <w:marRight w:val="0"/>
      <w:marTop w:val="0"/>
      <w:marBottom w:val="0"/>
      <w:divBdr>
        <w:top w:val="none" w:sz="0" w:space="0" w:color="auto"/>
        <w:left w:val="none" w:sz="0" w:space="0" w:color="auto"/>
        <w:bottom w:val="none" w:sz="0" w:space="0" w:color="auto"/>
        <w:right w:val="none" w:sz="0" w:space="0" w:color="auto"/>
      </w:divBdr>
    </w:div>
    <w:div w:id="1906604544">
      <w:bodyDiv w:val="1"/>
      <w:marLeft w:val="0"/>
      <w:marRight w:val="0"/>
      <w:marTop w:val="0"/>
      <w:marBottom w:val="0"/>
      <w:divBdr>
        <w:top w:val="none" w:sz="0" w:space="0" w:color="auto"/>
        <w:left w:val="none" w:sz="0" w:space="0" w:color="auto"/>
        <w:bottom w:val="none" w:sz="0" w:space="0" w:color="auto"/>
        <w:right w:val="none" w:sz="0" w:space="0" w:color="auto"/>
      </w:divBdr>
    </w:div>
    <w:div w:id="1906641810">
      <w:bodyDiv w:val="1"/>
      <w:marLeft w:val="0"/>
      <w:marRight w:val="0"/>
      <w:marTop w:val="0"/>
      <w:marBottom w:val="0"/>
      <w:divBdr>
        <w:top w:val="none" w:sz="0" w:space="0" w:color="auto"/>
        <w:left w:val="none" w:sz="0" w:space="0" w:color="auto"/>
        <w:bottom w:val="none" w:sz="0" w:space="0" w:color="auto"/>
        <w:right w:val="none" w:sz="0" w:space="0" w:color="auto"/>
      </w:divBdr>
    </w:div>
    <w:div w:id="1906867681">
      <w:bodyDiv w:val="1"/>
      <w:marLeft w:val="0"/>
      <w:marRight w:val="0"/>
      <w:marTop w:val="0"/>
      <w:marBottom w:val="0"/>
      <w:divBdr>
        <w:top w:val="none" w:sz="0" w:space="0" w:color="auto"/>
        <w:left w:val="none" w:sz="0" w:space="0" w:color="auto"/>
        <w:bottom w:val="none" w:sz="0" w:space="0" w:color="auto"/>
        <w:right w:val="none" w:sz="0" w:space="0" w:color="auto"/>
      </w:divBdr>
    </w:div>
    <w:div w:id="1907639948">
      <w:bodyDiv w:val="1"/>
      <w:marLeft w:val="0"/>
      <w:marRight w:val="0"/>
      <w:marTop w:val="0"/>
      <w:marBottom w:val="0"/>
      <w:divBdr>
        <w:top w:val="none" w:sz="0" w:space="0" w:color="auto"/>
        <w:left w:val="none" w:sz="0" w:space="0" w:color="auto"/>
        <w:bottom w:val="none" w:sz="0" w:space="0" w:color="auto"/>
        <w:right w:val="none" w:sz="0" w:space="0" w:color="auto"/>
      </w:divBdr>
    </w:div>
    <w:div w:id="1907834898">
      <w:bodyDiv w:val="1"/>
      <w:marLeft w:val="0"/>
      <w:marRight w:val="0"/>
      <w:marTop w:val="0"/>
      <w:marBottom w:val="0"/>
      <w:divBdr>
        <w:top w:val="none" w:sz="0" w:space="0" w:color="auto"/>
        <w:left w:val="none" w:sz="0" w:space="0" w:color="auto"/>
        <w:bottom w:val="none" w:sz="0" w:space="0" w:color="auto"/>
        <w:right w:val="none" w:sz="0" w:space="0" w:color="auto"/>
      </w:divBdr>
    </w:div>
    <w:div w:id="1908879407">
      <w:bodyDiv w:val="1"/>
      <w:marLeft w:val="0"/>
      <w:marRight w:val="0"/>
      <w:marTop w:val="0"/>
      <w:marBottom w:val="0"/>
      <w:divBdr>
        <w:top w:val="none" w:sz="0" w:space="0" w:color="auto"/>
        <w:left w:val="none" w:sz="0" w:space="0" w:color="auto"/>
        <w:bottom w:val="none" w:sz="0" w:space="0" w:color="auto"/>
        <w:right w:val="none" w:sz="0" w:space="0" w:color="auto"/>
      </w:divBdr>
    </w:div>
    <w:div w:id="1909224996">
      <w:bodyDiv w:val="1"/>
      <w:marLeft w:val="0"/>
      <w:marRight w:val="0"/>
      <w:marTop w:val="0"/>
      <w:marBottom w:val="0"/>
      <w:divBdr>
        <w:top w:val="none" w:sz="0" w:space="0" w:color="auto"/>
        <w:left w:val="none" w:sz="0" w:space="0" w:color="auto"/>
        <w:bottom w:val="none" w:sz="0" w:space="0" w:color="auto"/>
        <w:right w:val="none" w:sz="0" w:space="0" w:color="auto"/>
      </w:divBdr>
    </w:div>
    <w:div w:id="1909804732">
      <w:bodyDiv w:val="1"/>
      <w:marLeft w:val="0"/>
      <w:marRight w:val="0"/>
      <w:marTop w:val="0"/>
      <w:marBottom w:val="0"/>
      <w:divBdr>
        <w:top w:val="none" w:sz="0" w:space="0" w:color="auto"/>
        <w:left w:val="none" w:sz="0" w:space="0" w:color="auto"/>
        <w:bottom w:val="none" w:sz="0" w:space="0" w:color="auto"/>
        <w:right w:val="none" w:sz="0" w:space="0" w:color="auto"/>
      </w:divBdr>
    </w:div>
    <w:div w:id="1910115286">
      <w:bodyDiv w:val="1"/>
      <w:marLeft w:val="0"/>
      <w:marRight w:val="0"/>
      <w:marTop w:val="0"/>
      <w:marBottom w:val="0"/>
      <w:divBdr>
        <w:top w:val="none" w:sz="0" w:space="0" w:color="auto"/>
        <w:left w:val="none" w:sz="0" w:space="0" w:color="auto"/>
        <w:bottom w:val="none" w:sz="0" w:space="0" w:color="auto"/>
        <w:right w:val="none" w:sz="0" w:space="0" w:color="auto"/>
      </w:divBdr>
    </w:div>
    <w:div w:id="1910192086">
      <w:bodyDiv w:val="1"/>
      <w:marLeft w:val="0"/>
      <w:marRight w:val="0"/>
      <w:marTop w:val="0"/>
      <w:marBottom w:val="0"/>
      <w:divBdr>
        <w:top w:val="none" w:sz="0" w:space="0" w:color="auto"/>
        <w:left w:val="none" w:sz="0" w:space="0" w:color="auto"/>
        <w:bottom w:val="none" w:sz="0" w:space="0" w:color="auto"/>
        <w:right w:val="none" w:sz="0" w:space="0" w:color="auto"/>
      </w:divBdr>
    </w:div>
    <w:div w:id="1910340198">
      <w:bodyDiv w:val="1"/>
      <w:marLeft w:val="0"/>
      <w:marRight w:val="0"/>
      <w:marTop w:val="0"/>
      <w:marBottom w:val="0"/>
      <w:divBdr>
        <w:top w:val="none" w:sz="0" w:space="0" w:color="auto"/>
        <w:left w:val="none" w:sz="0" w:space="0" w:color="auto"/>
        <w:bottom w:val="none" w:sz="0" w:space="0" w:color="auto"/>
        <w:right w:val="none" w:sz="0" w:space="0" w:color="auto"/>
      </w:divBdr>
    </w:div>
    <w:div w:id="1910531510">
      <w:bodyDiv w:val="1"/>
      <w:marLeft w:val="0"/>
      <w:marRight w:val="0"/>
      <w:marTop w:val="0"/>
      <w:marBottom w:val="0"/>
      <w:divBdr>
        <w:top w:val="none" w:sz="0" w:space="0" w:color="auto"/>
        <w:left w:val="none" w:sz="0" w:space="0" w:color="auto"/>
        <w:bottom w:val="none" w:sz="0" w:space="0" w:color="auto"/>
        <w:right w:val="none" w:sz="0" w:space="0" w:color="auto"/>
      </w:divBdr>
    </w:div>
    <w:div w:id="1912766263">
      <w:bodyDiv w:val="1"/>
      <w:marLeft w:val="0"/>
      <w:marRight w:val="0"/>
      <w:marTop w:val="0"/>
      <w:marBottom w:val="0"/>
      <w:divBdr>
        <w:top w:val="none" w:sz="0" w:space="0" w:color="auto"/>
        <w:left w:val="none" w:sz="0" w:space="0" w:color="auto"/>
        <w:bottom w:val="none" w:sz="0" w:space="0" w:color="auto"/>
        <w:right w:val="none" w:sz="0" w:space="0" w:color="auto"/>
      </w:divBdr>
    </w:div>
    <w:div w:id="1913000217">
      <w:bodyDiv w:val="1"/>
      <w:marLeft w:val="0"/>
      <w:marRight w:val="0"/>
      <w:marTop w:val="0"/>
      <w:marBottom w:val="0"/>
      <w:divBdr>
        <w:top w:val="none" w:sz="0" w:space="0" w:color="auto"/>
        <w:left w:val="none" w:sz="0" w:space="0" w:color="auto"/>
        <w:bottom w:val="none" w:sz="0" w:space="0" w:color="auto"/>
        <w:right w:val="none" w:sz="0" w:space="0" w:color="auto"/>
      </w:divBdr>
    </w:div>
    <w:div w:id="1917084547">
      <w:bodyDiv w:val="1"/>
      <w:marLeft w:val="0"/>
      <w:marRight w:val="0"/>
      <w:marTop w:val="0"/>
      <w:marBottom w:val="0"/>
      <w:divBdr>
        <w:top w:val="none" w:sz="0" w:space="0" w:color="auto"/>
        <w:left w:val="none" w:sz="0" w:space="0" w:color="auto"/>
        <w:bottom w:val="none" w:sz="0" w:space="0" w:color="auto"/>
        <w:right w:val="none" w:sz="0" w:space="0" w:color="auto"/>
      </w:divBdr>
    </w:div>
    <w:div w:id="1917323297">
      <w:bodyDiv w:val="1"/>
      <w:marLeft w:val="0"/>
      <w:marRight w:val="0"/>
      <w:marTop w:val="0"/>
      <w:marBottom w:val="0"/>
      <w:divBdr>
        <w:top w:val="none" w:sz="0" w:space="0" w:color="auto"/>
        <w:left w:val="none" w:sz="0" w:space="0" w:color="auto"/>
        <w:bottom w:val="none" w:sz="0" w:space="0" w:color="auto"/>
        <w:right w:val="none" w:sz="0" w:space="0" w:color="auto"/>
      </w:divBdr>
    </w:div>
    <w:div w:id="1917669702">
      <w:bodyDiv w:val="1"/>
      <w:marLeft w:val="0"/>
      <w:marRight w:val="0"/>
      <w:marTop w:val="0"/>
      <w:marBottom w:val="0"/>
      <w:divBdr>
        <w:top w:val="none" w:sz="0" w:space="0" w:color="auto"/>
        <w:left w:val="none" w:sz="0" w:space="0" w:color="auto"/>
        <w:bottom w:val="none" w:sz="0" w:space="0" w:color="auto"/>
        <w:right w:val="none" w:sz="0" w:space="0" w:color="auto"/>
      </w:divBdr>
    </w:div>
    <w:div w:id="1919516357">
      <w:bodyDiv w:val="1"/>
      <w:marLeft w:val="0"/>
      <w:marRight w:val="0"/>
      <w:marTop w:val="0"/>
      <w:marBottom w:val="0"/>
      <w:divBdr>
        <w:top w:val="none" w:sz="0" w:space="0" w:color="auto"/>
        <w:left w:val="none" w:sz="0" w:space="0" w:color="auto"/>
        <w:bottom w:val="none" w:sz="0" w:space="0" w:color="auto"/>
        <w:right w:val="none" w:sz="0" w:space="0" w:color="auto"/>
      </w:divBdr>
    </w:div>
    <w:div w:id="1920750578">
      <w:bodyDiv w:val="1"/>
      <w:marLeft w:val="0"/>
      <w:marRight w:val="0"/>
      <w:marTop w:val="0"/>
      <w:marBottom w:val="0"/>
      <w:divBdr>
        <w:top w:val="none" w:sz="0" w:space="0" w:color="auto"/>
        <w:left w:val="none" w:sz="0" w:space="0" w:color="auto"/>
        <w:bottom w:val="none" w:sz="0" w:space="0" w:color="auto"/>
        <w:right w:val="none" w:sz="0" w:space="0" w:color="auto"/>
      </w:divBdr>
    </w:div>
    <w:div w:id="1921986740">
      <w:bodyDiv w:val="1"/>
      <w:marLeft w:val="0"/>
      <w:marRight w:val="0"/>
      <w:marTop w:val="0"/>
      <w:marBottom w:val="0"/>
      <w:divBdr>
        <w:top w:val="none" w:sz="0" w:space="0" w:color="auto"/>
        <w:left w:val="none" w:sz="0" w:space="0" w:color="auto"/>
        <w:bottom w:val="none" w:sz="0" w:space="0" w:color="auto"/>
        <w:right w:val="none" w:sz="0" w:space="0" w:color="auto"/>
      </w:divBdr>
    </w:div>
    <w:div w:id="1923835389">
      <w:bodyDiv w:val="1"/>
      <w:marLeft w:val="0"/>
      <w:marRight w:val="0"/>
      <w:marTop w:val="0"/>
      <w:marBottom w:val="0"/>
      <w:divBdr>
        <w:top w:val="none" w:sz="0" w:space="0" w:color="auto"/>
        <w:left w:val="none" w:sz="0" w:space="0" w:color="auto"/>
        <w:bottom w:val="none" w:sz="0" w:space="0" w:color="auto"/>
        <w:right w:val="none" w:sz="0" w:space="0" w:color="auto"/>
      </w:divBdr>
    </w:div>
    <w:div w:id="1924024452">
      <w:bodyDiv w:val="1"/>
      <w:marLeft w:val="0"/>
      <w:marRight w:val="0"/>
      <w:marTop w:val="0"/>
      <w:marBottom w:val="0"/>
      <w:divBdr>
        <w:top w:val="none" w:sz="0" w:space="0" w:color="auto"/>
        <w:left w:val="none" w:sz="0" w:space="0" w:color="auto"/>
        <w:bottom w:val="none" w:sz="0" w:space="0" w:color="auto"/>
        <w:right w:val="none" w:sz="0" w:space="0" w:color="auto"/>
      </w:divBdr>
    </w:div>
    <w:div w:id="1924334657">
      <w:bodyDiv w:val="1"/>
      <w:marLeft w:val="0"/>
      <w:marRight w:val="0"/>
      <w:marTop w:val="0"/>
      <w:marBottom w:val="0"/>
      <w:divBdr>
        <w:top w:val="none" w:sz="0" w:space="0" w:color="auto"/>
        <w:left w:val="none" w:sz="0" w:space="0" w:color="auto"/>
        <w:bottom w:val="none" w:sz="0" w:space="0" w:color="auto"/>
        <w:right w:val="none" w:sz="0" w:space="0" w:color="auto"/>
      </w:divBdr>
    </w:div>
    <w:div w:id="1924408426">
      <w:bodyDiv w:val="1"/>
      <w:marLeft w:val="0"/>
      <w:marRight w:val="0"/>
      <w:marTop w:val="0"/>
      <w:marBottom w:val="0"/>
      <w:divBdr>
        <w:top w:val="none" w:sz="0" w:space="0" w:color="auto"/>
        <w:left w:val="none" w:sz="0" w:space="0" w:color="auto"/>
        <w:bottom w:val="none" w:sz="0" w:space="0" w:color="auto"/>
        <w:right w:val="none" w:sz="0" w:space="0" w:color="auto"/>
      </w:divBdr>
    </w:div>
    <w:div w:id="1926105621">
      <w:bodyDiv w:val="1"/>
      <w:marLeft w:val="0"/>
      <w:marRight w:val="0"/>
      <w:marTop w:val="0"/>
      <w:marBottom w:val="0"/>
      <w:divBdr>
        <w:top w:val="none" w:sz="0" w:space="0" w:color="auto"/>
        <w:left w:val="none" w:sz="0" w:space="0" w:color="auto"/>
        <w:bottom w:val="none" w:sz="0" w:space="0" w:color="auto"/>
        <w:right w:val="none" w:sz="0" w:space="0" w:color="auto"/>
      </w:divBdr>
    </w:div>
    <w:div w:id="1926110387">
      <w:bodyDiv w:val="1"/>
      <w:marLeft w:val="0"/>
      <w:marRight w:val="0"/>
      <w:marTop w:val="0"/>
      <w:marBottom w:val="0"/>
      <w:divBdr>
        <w:top w:val="none" w:sz="0" w:space="0" w:color="auto"/>
        <w:left w:val="none" w:sz="0" w:space="0" w:color="auto"/>
        <w:bottom w:val="none" w:sz="0" w:space="0" w:color="auto"/>
        <w:right w:val="none" w:sz="0" w:space="0" w:color="auto"/>
      </w:divBdr>
    </w:div>
    <w:div w:id="1926185277">
      <w:bodyDiv w:val="1"/>
      <w:marLeft w:val="0"/>
      <w:marRight w:val="0"/>
      <w:marTop w:val="0"/>
      <w:marBottom w:val="0"/>
      <w:divBdr>
        <w:top w:val="none" w:sz="0" w:space="0" w:color="auto"/>
        <w:left w:val="none" w:sz="0" w:space="0" w:color="auto"/>
        <w:bottom w:val="none" w:sz="0" w:space="0" w:color="auto"/>
        <w:right w:val="none" w:sz="0" w:space="0" w:color="auto"/>
      </w:divBdr>
    </w:div>
    <w:div w:id="1926382427">
      <w:bodyDiv w:val="1"/>
      <w:marLeft w:val="0"/>
      <w:marRight w:val="0"/>
      <w:marTop w:val="0"/>
      <w:marBottom w:val="0"/>
      <w:divBdr>
        <w:top w:val="none" w:sz="0" w:space="0" w:color="auto"/>
        <w:left w:val="none" w:sz="0" w:space="0" w:color="auto"/>
        <w:bottom w:val="none" w:sz="0" w:space="0" w:color="auto"/>
        <w:right w:val="none" w:sz="0" w:space="0" w:color="auto"/>
      </w:divBdr>
    </w:div>
    <w:div w:id="1927765774">
      <w:bodyDiv w:val="1"/>
      <w:marLeft w:val="0"/>
      <w:marRight w:val="0"/>
      <w:marTop w:val="0"/>
      <w:marBottom w:val="0"/>
      <w:divBdr>
        <w:top w:val="none" w:sz="0" w:space="0" w:color="auto"/>
        <w:left w:val="none" w:sz="0" w:space="0" w:color="auto"/>
        <w:bottom w:val="none" w:sz="0" w:space="0" w:color="auto"/>
        <w:right w:val="none" w:sz="0" w:space="0" w:color="auto"/>
      </w:divBdr>
    </w:div>
    <w:div w:id="1928070991">
      <w:bodyDiv w:val="1"/>
      <w:marLeft w:val="0"/>
      <w:marRight w:val="0"/>
      <w:marTop w:val="0"/>
      <w:marBottom w:val="0"/>
      <w:divBdr>
        <w:top w:val="none" w:sz="0" w:space="0" w:color="auto"/>
        <w:left w:val="none" w:sz="0" w:space="0" w:color="auto"/>
        <w:bottom w:val="none" w:sz="0" w:space="0" w:color="auto"/>
        <w:right w:val="none" w:sz="0" w:space="0" w:color="auto"/>
      </w:divBdr>
    </w:div>
    <w:div w:id="1930234130">
      <w:bodyDiv w:val="1"/>
      <w:marLeft w:val="0"/>
      <w:marRight w:val="0"/>
      <w:marTop w:val="0"/>
      <w:marBottom w:val="0"/>
      <w:divBdr>
        <w:top w:val="none" w:sz="0" w:space="0" w:color="auto"/>
        <w:left w:val="none" w:sz="0" w:space="0" w:color="auto"/>
        <w:bottom w:val="none" w:sz="0" w:space="0" w:color="auto"/>
        <w:right w:val="none" w:sz="0" w:space="0" w:color="auto"/>
      </w:divBdr>
    </w:div>
    <w:div w:id="1930385827">
      <w:bodyDiv w:val="1"/>
      <w:marLeft w:val="0"/>
      <w:marRight w:val="0"/>
      <w:marTop w:val="0"/>
      <w:marBottom w:val="0"/>
      <w:divBdr>
        <w:top w:val="none" w:sz="0" w:space="0" w:color="auto"/>
        <w:left w:val="none" w:sz="0" w:space="0" w:color="auto"/>
        <w:bottom w:val="none" w:sz="0" w:space="0" w:color="auto"/>
        <w:right w:val="none" w:sz="0" w:space="0" w:color="auto"/>
      </w:divBdr>
    </w:div>
    <w:div w:id="1931546297">
      <w:bodyDiv w:val="1"/>
      <w:marLeft w:val="0"/>
      <w:marRight w:val="0"/>
      <w:marTop w:val="0"/>
      <w:marBottom w:val="0"/>
      <w:divBdr>
        <w:top w:val="none" w:sz="0" w:space="0" w:color="auto"/>
        <w:left w:val="none" w:sz="0" w:space="0" w:color="auto"/>
        <w:bottom w:val="none" w:sz="0" w:space="0" w:color="auto"/>
        <w:right w:val="none" w:sz="0" w:space="0" w:color="auto"/>
      </w:divBdr>
    </w:div>
    <w:div w:id="1931691826">
      <w:bodyDiv w:val="1"/>
      <w:marLeft w:val="0"/>
      <w:marRight w:val="0"/>
      <w:marTop w:val="0"/>
      <w:marBottom w:val="0"/>
      <w:divBdr>
        <w:top w:val="none" w:sz="0" w:space="0" w:color="auto"/>
        <w:left w:val="none" w:sz="0" w:space="0" w:color="auto"/>
        <w:bottom w:val="none" w:sz="0" w:space="0" w:color="auto"/>
        <w:right w:val="none" w:sz="0" w:space="0" w:color="auto"/>
      </w:divBdr>
    </w:div>
    <w:div w:id="1931740371">
      <w:bodyDiv w:val="1"/>
      <w:marLeft w:val="0"/>
      <w:marRight w:val="0"/>
      <w:marTop w:val="0"/>
      <w:marBottom w:val="0"/>
      <w:divBdr>
        <w:top w:val="none" w:sz="0" w:space="0" w:color="auto"/>
        <w:left w:val="none" w:sz="0" w:space="0" w:color="auto"/>
        <w:bottom w:val="none" w:sz="0" w:space="0" w:color="auto"/>
        <w:right w:val="none" w:sz="0" w:space="0" w:color="auto"/>
      </w:divBdr>
    </w:div>
    <w:div w:id="1933078103">
      <w:bodyDiv w:val="1"/>
      <w:marLeft w:val="0"/>
      <w:marRight w:val="0"/>
      <w:marTop w:val="0"/>
      <w:marBottom w:val="0"/>
      <w:divBdr>
        <w:top w:val="none" w:sz="0" w:space="0" w:color="auto"/>
        <w:left w:val="none" w:sz="0" w:space="0" w:color="auto"/>
        <w:bottom w:val="none" w:sz="0" w:space="0" w:color="auto"/>
        <w:right w:val="none" w:sz="0" w:space="0" w:color="auto"/>
      </w:divBdr>
    </w:div>
    <w:div w:id="1934584823">
      <w:bodyDiv w:val="1"/>
      <w:marLeft w:val="0"/>
      <w:marRight w:val="0"/>
      <w:marTop w:val="0"/>
      <w:marBottom w:val="0"/>
      <w:divBdr>
        <w:top w:val="none" w:sz="0" w:space="0" w:color="auto"/>
        <w:left w:val="none" w:sz="0" w:space="0" w:color="auto"/>
        <w:bottom w:val="none" w:sz="0" w:space="0" w:color="auto"/>
        <w:right w:val="none" w:sz="0" w:space="0" w:color="auto"/>
      </w:divBdr>
    </w:div>
    <w:div w:id="1935547228">
      <w:bodyDiv w:val="1"/>
      <w:marLeft w:val="0"/>
      <w:marRight w:val="0"/>
      <w:marTop w:val="0"/>
      <w:marBottom w:val="0"/>
      <w:divBdr>
        <w:top w:val="none" w:sz="0" w:space="0" w:color="auto"/>
        <w:left w:val="none" w:sz="0" w:space="0" w:color="auto"/>
        <w:bottom w:val="none" w:sz="0" w:space="0" w:color="auto"/>
        <w:right w:val="none" w:sz="0" w:space="0" w:color="auto"/>
      </w:divBdr>
    </w:div>
    <w:div w:id="1935742010">
      <w:bodyDiv w:val="1"/>
      <w:marLeft w:val="0"/>
      <w:marRight w:val="0"/>
      <w:marTop w:val="0"/>
      <w:marBottom w:val="0"/>
      <w:divBdr>
        <w:top w:val="none" w:sz="0" w:space="0" w:color="auto"/>
        <w:left w:val="none" w:sz="0" w:space="0" w:color="auto"/>
        <w:bottom w:val="none" w:sz="0" w:space="0" w:color="auto"/>
        <w:right w:val="none" w:sz="0" w:space="0" w:color="auto"/>
      </w:divBdr>
    </w:div>
    <w:div w:id="1938102295">
      <w:bodyDiv w:val="1"/>
      <w:marLeft w:val="0"/>
      <w:marRight w:val="0"/>
      <w:marTop w:val="0"/>
      <w:marBottom w:val="0"/>
      <w:divBdr>
        <w:top w:val="none" w:sz="0" w:space="0" w:color="auto"/>
        <w:left w:val="none" w:sz="0" w:space="0" w:color="auto"/>
        <w:bottom w:val="none" w:sz="0" w:space="0" w:color="auto"/>
        <w:right w:val="none" w:sz="0" w:space="0" w:color="auto"/>
      </w:divBdr>
    </w:div>
    <w:div w:id="1938323651">
      <w:bodyDiv w:val="1"/>
      <w:marLeft w:val="0"/>
      <w:marRight w:val="0"/>
      <w:marTop w:val="0"/>
      <w:marBottom w:val="0"/>
      <w:divBdr>
        <w:top w:val="none" w:sz="0" w:space="0" w:color="auto"/>
        <w:left w:val="none" w:sz="0" w:space="0" w:color="auto"/>
        <w:bottom w:val="none" w:sz="0" w:space="0" w:color="auto"/>
        <w:right w:val="none" w:sz="0" w:space="0" w:color="auto"/>
      </w:divBdr>
    </w:div>
    <w:div w:id="1938630518">
      <w:bodyDiv w:val="1"/>
      <w:marLeft w:val="0"/>
      <w:marRight w:val="0"/>
      <w:marTop w:val="0"/>
      <w:marBottom w:val="0"/>
      <w:divBdr>
        <w:top w:val="none" w:sz="0" w:space="0" w:color="auto"/>
        <w:left w:val="none" w:sz="0" w:space="0" w:color="auto"/>
        <w:bottom w:val="none" w:sz="0" w:space="0" w:color="auto"/>
        <w:right w:val="none" w:sz="0" w:space="0" w:color="auto"/>
      </w:divBdr>
    </w:div>
    <w:div w:id="1940067908">
      <w:bodyDiv w:val="1"/>
      <w:marLeft w:val="0"/>
      <w:marRight w:val="0"/>
      <w:marTop w:val="0"/>
      <w:marBottom w:val="0"/>
      <w:divBdr>
        <w:top w:val="none" w:sz="0" w:space="0" w:color="auto"/>
        <w:left w:val="none" w:sz="0" w:space="0" w:color="auto"/>
        <w:bottom w:val="none" w:sz="0" w:space="0" w:color="auto"/>
        <w:right w:val="none" w:sz="0" w:space="0" w:color="auto"/>
      </w:divBdr>
    </w:div>
    <w:div w:id="1940679163">
      <w:bodyDiv w:val="1"/>
      <w:marLeft w:val="0"/>
      <w:marRight w:val="0"/>
      <w:marTop w:val="0"/>
      <w:marBottom w:val="0"/>
      <w:divBdr>
        <w:top w:val="none" w:sz="0" w:space="0" w:color="auto"/>
        <w:left w:val="none" w:sz="0" w:space="0" w:color="auto"/>
        <w:bottom w:val="none" w:sz="0" w:space="0" w:color="auto"/>
        <w:right w:val="none" w:sz="0" w:space="0" w:color="auto"/>
      </w:divBdr>
    </w:div>
    <w:div w:id="1942685567">
      <w:bodyDiv w:val="1"/>
      <w:marLeft w:val="0"/>
      <w:marRight w:val="0"/>
      <w:marTop w:val="0"/>
      <w:marBottom w:val="0"/>
      <w:divBdr>
        <w:top w:val="none" w:sz="0" w:space="0" w:color="auto"/>
        <w:left w:val="none" w:sz="0" w:space="0" w:color="auto"/>
        <w:bottom w:val="none" w:sz="0" w:space="0" w:color="auto"/>
        <w:right w:val="none" w:sz="0" w:space="0" w:color="auto"/>
      </w:divBdr>
    </w:div>
    <w:div w:id="1944025697">
      <w:bodyDiv w:val="1"/>
      <w:marLeft w:val="0"/>
      <w:marRight w:val="0"/>
      <w:marTop w:val="0"/>
      <w:marBottom w:val="0"/>
      <w:divBdr>
        <w:top w:val="none" w:sz="0" w:space="0" w:color="auto"/>
        <w:left w:val="none" w:sz="0" w:space="0" w:color="auto"/>
        <w:bottom w:val="none" w:sz="0" w:space="0" w:color="auto"/>
        <w:right w:val="none" w:sz="0" w:space="0" w:color="auto"/>
      </w:divBdr>
    </w:div>
    <w:div w:id="1947272238">
      <w:bodyDiv w:val="1"/>
      <w:marLeft w:val="0"/>
      <w:marRight w:val="0"/>
      <w:marTop w:val="0"/>
      <w:marBottom w:val="0"/>
      <w:divBdr>
        <w:top w:val="none" w:sz="0" w:space="0" w:color="auto"/>
        <w:left w:val="none" w:sz="0" w:space="0" w:color="auto"/>
        <w:bottom w:val="none" w:sz="0" w:space="0" w:color="auto"/>
        <w:right w:val="none" w:sz="0" w:space="0" w:color="auto"/>
      </w:divBdr>
    </w:div>
    <w:div w:id="1947879750">
      <w:bodyDiv w:val="1"/>
      <w:marLeft w:val="0"/>
      <w:marRight w:val="0"/>
      <w:marTop w:val="0"/>
      <w:marBottom w:val="0"/>
      <w:divBdr>
        <w:top w:val="none" w:sz="0" w:space="0" w:color="auto"/>
        <w:left w:val="none" w:sz="0" w:space="0" w:color="auto"/>
        <w:bottom w:val="none" w:sz="0" w:space="0" w:color="auto"/>
        <w:right w:val="none" w:sz="0" w:space="0" w:color="auto"/>
      </w:divBdr>
    </w:div>
    <w:div w:id="1947888889">
      <w:bodyDiv w:val="1"/>
      <w:marLeft w:val="0"/>
      <w:marRight w:val="0"/>
      <w:marTop w:val="0"/>
      <w:marBottom w:val="0"/>
      <w:divBdr>
        <w:top w:val="none" w:sz="0" w:space="0" w:color="auto"/>
        <w:left w:val="none" w:sz="0" w:space="0" w:color="auto"/>
        <w:bottom w:val="none" w:sz="0" w:space="0" w:color="auto"/>
        <w:right w:val="none" w:sz="0" w:space="0" w:color="auto"/>
      </w:divBdr>
    </w:div>
    <w:div w:id="1948463977">
      <w:bodyDiv w:val="1"/>
      <w:marLeft w:val="0"/>
      <w:marRight w:val="0"/>
      <w:marTop w:val="0"/>
      <w:marBottom w:val="0"/>
      <w:divBdr>
        <w:top w:val="none" w:sz="0" w:space="0" w:color="auto"/>
        <w:left w:val="none" w:sz="0" w:space="0" w:color="auto"/>
        <w:bottom w:val="none" w:sz="0" w:space="0" w:color="auto"/>
        <w:right w:val="none" w:sz="0" w:space="0" w:color="auto"/>
      </w:divBdr>
    </w:div>
    <w:div w:id="1948735825">
      <w:bodyDiv w:val="1"/>
      <w:marLeft w:val="0"/>
      <w:marRight w:val="0"/>
      <w:marTop w:val="0"/>
      <w:marBottom w:val="0"/>
      <w:divBdr>
        <w:top w:val="none" w:sz="0" w:space="0" w:color="auto"/>
        <w:left w:val="none" w:sz="0" w:space="0" w:color="auto"/>
        <w:bottom w:val="none" w:sz="0" w:space="0" w:color="auto"/>
        <w:right w:val="none" w:sz="0" w:space="0" w:color="auto"/>
      </w:divBdr>
    </w:div>
    <w:div w:id="1950044430">
      <w:bodyDiv w:val="1"/>
      <w:marLeft w:val="0"/>
      <w:marRight w:val="0"/>
      <w:marTop w:val="0"/>
      <w:marBottom w:val="0"/>
      <w:divBdr>
        <w:top w:val="none" w:sz="0" w:space="0" w:color="auto"/>
        <w:left w:val="none" w:sz="0" w:space="0" w:color="auto"/>
        <w:bottom w:val="none" w:sz="0" w:space="0" w:color="auto"/>
        <w:right w:val="none" w:sz="0" w:space="0" w:color="auto"/>
      </w:divBdr>
    </w:div>
    <w:div w:id="1950119243">
      <w:bodyDiv w:val="1"/>
      <w:marLeft w:val="0"/>
      <w:marRight w:val="0"/>
      <w:marTop w:val="0"/>
      <w:marBottom w:val="0"/>
      <w:divBdr>
        <w:top w:val="none" w:sz="0" w:space="0" w:color="auto"/>
        <w:left w:val="none" w:sz="0" w:space="0" w:color="auto"/>
        <w:bottom w:val="none" w:sz="0" w:space="0" w:color="auto"/>
        <w:right w:val="none" w:sz="0" w:space="0" w:color="auto"/>
      </w:divBdr>
    </w:div>
    <w:div w:id="1951085972">
      <w:bodyDiv w:val="1"/>
      <w:marLeft w:val="0"/>
      <w:marRight w:val="0"/>
      <w:marTop w:val="0"/>
      <w:marBottom w:val="0"/>
      <w:divBdr>
        <w:top w:val="none" w:sz="0" w:space="0" w:color="auto"/>
        <w:left w:val="none" w:sz="0" w:space="0" w:color="auto"/>
        <w:bottom w:val="none" w:sz="0" w:space="0" w:color="auto"/>
        <w:right w:val="none" w:sz="0" w:space="0" w:color="auto"/>
      </w:divBdr>
    </w:div>
    <w:div w:id="1951090048">
      <w:bodyDiv w:val="1"/>
      <w:marLeft w:val="0"/>
      <w:marRight w:val="0"/>
      <w:marTop w:val="0"/>
      <w:marBottom w:val="0"/>
      <w:divBdr>
        <w:top w:val="none" w:sz="0" w:space="0" w:color="auto"/>
        <w:left w:val="none" w:sz="0" w:space="0" w:color="auto"/>
        <w:bottom w:val="none" w:sz="0" w:space="0" w:color="auto"/>
        <w:right w:val="none" w:sz="0" w:space="0" w:color="auto"/>
      </w:divBdr>
    </w:div>
    <w:div w:id="1951427445">
      <w:bodyDiv w:val="1"/>
      <w:marLeft w:val="0"/>
      <w:marRight w:val="0"/>
      <w:marTop w:val="0"/>
      <w:marBottom w:val="0"/>
      <w:divBdr>
        <w:top w:val="none" w:sz="0" w:space="0" w:color="auto"/>
        <w:left w:val="none" w:sz="0" w:space="0" w:color="auto"/>
        <w:bottom w:val="none" w:sz="0" w:space="0" w:color="auto"/>
        <w:right w:val="none" w:sz="0" w:space="0" w:color="auto"/>
      </w:divBdr>
    </w:div>
    <w:div w:id="1952083628">
      <w:bodyDiv w:val="1"/>
      <w:marLeft w:val="0"/>
      <w:marRight w:val="0"/>
      <w:marTop w:val="0"/>
      <w:marBottom w:val="0"/>
      <w:divBdr>
        <w:top w:val="none" w:sz="0" w:space="0" w:color="auto"/>
        <w:left w:val="none" w:sz="0" w:space="0" w:color="auto"/>
        <w:bottom w:val="none" w:sz="0" w:space="0" w:color="auto"/>
        <w:right w:val="none" w:sz="0" w:space="0" w:color="auto"/>
      </w:divBdr>
    </w:div>
    <w:div w:id="1953124216">
      <w:bodyDiv w:val="1"/>
      <w:marLeft w:val="0"/>
      <w:marRight w:val="0"/>
      <w:marTop w:val="0"/>
      <w:marBottom w:val="0"/>
      <w:divBdr>
        <w:top w:val="none" w:sz="0" w:space="0" w:color="auto"/>
        <w:left w:val="none" w:sz="0" w:space="0" w:color="auto"/>
        <w:bottom w:val="none" w:sz="0" w:space="0" w:color="auto"/>
        <w:right w:val="none" w:sz="0" w:space="0" w:color="auto"/>
      </w:divBdr>
    </w:div>
    <w:div w:id="1954315020">
      <w:bodyDiv w:val="1"/>
      <w:marLeft w:val="0"/>
      <w:marRight w:val="0"/>
      <w:marTop w:val="0"/>
      <w:marBottom w:val="0"/>
      <w:divBdr>
        <w:top w:val="none" w:sz="0" w:space="0" w:color="auto"/>
        <w:left w:val="none" w:sz="0" w:space="0" w:color="auto"/>
        <w:bottom w:val="none" w:sz="0" w:space="0" w:color="auto"/>
        <w:right w:val="none" w:sz="0" w:space="0" w:color="auto"/>
      </w:divBdr>
    </w:div>
    <w:div w:id="1955214528">
      <w:bodyDiv w:val="1"/>
      <w:marLeft w:val="0"/>
      <w:marRight w:val="0"/>
      <w:marTop w:val="0"/>
      <w:marBottom w:val="0"/>
      <w:divBdr>
        <w:top w:val="none" w:sz="0" w:space="0" w:color="auto"/>
        <w:left w:val="none" w:sz="0" w:space="0" w:color="auto"/>
        <w:bottom w:val="none" w:sz="0" w:space="0" w:color="auto"/>
        <w:right w:val="none" w:sz="0" w:space="0" w:color="auto"/>
      </w:divBdr>
    </w:div>
    <w:div w:id="1956055114">
      <w:bodyDiv w:val="1"/>
      <w:marLeft w:val="0"/>
      <w:marRight w:val="0"/>
      <w:marTop w:val="0"/>
      <w:marBottom w:val="0"/>
      <w:divBdr>
        <w:top w:val="none" w:sz="0" w:space="0" w:color="auto"/>
        <w:left w:val="none" w:sz="0" w:space="0" w:color="auto"/>
        <w:bottom w:val="none" w:sz="0" w:space="0" w:color="auto"/>
        <w:right w:val="none" w:sz="0" w:space="0" w:color="auto"/>
      </w:divBdr>
    </w:div>
    <w:div w:id="1956907562">
      <w:bodyDiv w:val="1"/>
      <w:marLeft w:val="0"/>
      <w:marRight w:val="0"/>
      <w:marTop w:val="0"/>
      <w:marBottom w:val="0"/>
      <w:divBdr>
        <w:top w:val="none" w:sz="0" w:space="0" w:color="auto"/>
        <w:left w:val="none" w:sz="0" w:space="0" w:color="auto"/>
        <w:bottom w:val="none" w:sz="0" w:space="0" w:color="auto"/>
        <w:right w:val="none" w:sz="0" w:space="0" w:color="auto"/>
      </w:divBdr>
    </w:div>
    <w:div w:id="1957520068">
      <w:bodyDiv w:val="1"/>
      <w:marLeft w:val="0"/>
      <w:marRight w:val="0"/>
      <w:marTop w:val="0"/>
      <w:marBottom w:val="0"/>
      <w:divBdr>
        <w:top w:val="none" w:sz="0" w:space="0" w:color="auto"/>
        <w:left w:val="none" w:sz="0" w:space="0" w:color="auto"/>
        <w:bottom w:val="none" w:sz="0" w:space="0" w:color="auto"/>
        <w:right w:val="none" w:sz="0" w:space="0" w:color="auto"/>
      </w:divBdr>
    </w:div>
    <w:div w:id="1960602569">
      <w:bodyDiv w:val="1"/>
      <w:marLeft w:val="0"/>
      <w:marRight w:val="0"/>
      <w:marTop w:val="0"/>
      <w:marBottom w:val="0"/>
      <w:divBdr>
        <w:top w:val="none" w:sz="0" w:space="0" w:color="auto"/>
        <w:left w:val="none" w:sz="0" w:space="0" w:color="auto"/>
        <w:bottom w:val="none" w:sz="0" w:space="0" w:color="auto"/>
        <w:right w:val="none" w:sz="0" w:space="0" w:color="auto"/>
      </w:divBdr>
    </w:div>
    <w:div w:id="1961917910">
      <w:bodyDiv w:val="1"/>
      <w:marLeft w:val="0"/>
      <w:marRight w:val="0"/>
      <w:marTop w:val="0"/>
      <w:marBottom w:val="0"/>
      <w:divBdr>
        <w:top w:val="none" w:sz="0" w:space="0" w:color="auto"/>
        <w:left w:val="none" w:sz="0" w:space="0" w:color="auto"/>
        <w:bottom w:val="none" w:sz="0" w:space="0" w:color="auto"/>
        <w:right w:val="none" w:sz="0" w:space="0" w:color="auto"/>
      </w:divBdr>
    </w:div>
    <w:div w:id="1963420828">
      <w:bodyDiv w:val="1"/>
      <w:marLeft w:val="0"/>
      <w:marRight w:val="0"/>
      <w:marTop w:val="0"/>
      <w:marBottom w:val="0"/>
      <w:divBdr>
        <w:top w:val="none" w:sz="0" w:space="0" w:color="auto"/>
        <w:left w:val="none" w:sz="0" w:space="0" w:color="auto"/>
        <w:bottom w:val="none" w:sz="0" w:space="0" w:color="auto"/>
        <w:right w:val="none" w:sz="0" w:space="0" w:color="auto"/>
      </w:divBdr>
    </w:div>
    <w:div w:id="1964186354">
      <w:bodyDiv w:val="1"/>
      <w:marLeft w:val="0"/>
      <w:marRight w:val="0"/>
      <w:marTop w:val="0"/>
      <w:marBottom w:val="0"/>
      <w:divBdr>
        <w:top w:val="none" w:sz="0" w:space="0" w:color="auto"/>
        <w:left w:val="none" w:sz="0" w:space="0" w:color="auto"/>
        <w:bottom w:val="none" w:sz="0" w:space="0" w:color="auto"/>
        <w:right w:val="none" w:sz="0" w:space="0" w:color="auto"/>
      </w:divBdr>
    </w:div>
    <w:div w:id="1966354205">
      <w:bodyDiv w:val="1"/>
      <w:marLeft w:val="0"/>
      <w:marRight w:val="0"/>
      <w:marTop w:val="0"/>
      <w:marBottom w:val="0"/>
      <w:divBdr>
        <w:top w:val="none" w:sz="0" w:space="0" w:color="auto"/>
        <w:left w:val="none" w:sz="0" w:space="0" w:color="auto"/>
        <w:bottom w:val="none" w:sz="0" w:space="0" w:color="auto"/>
        <w:right w:val="none" w:sz="0" w:space="0" w:color="auto"/>
      </w:divBdr>
    </w:div>
    <w:div w:id="1969121926">
      <w:bodyDiv w:val="1"/>
      <w:marLeft w:val="0"/>
      <w:marRight w:val="0"/>
      <w:marTop w:val="0"/>
      <w:marBottom w:val="0"/>
      <w:divBdr>
        <w:top w:val="none" w:sz="0" w:space="0" w:color="auto"/>
        <w:left w:val="none" w:sz="0" w:space="0" w:color="auto"/>
        <w:bottom w:val="none" w:sz="0" w:space="0" w:color="auto"/>
        <w:right w:val="none" w:sz="0" w:space="0" w:color="auto"/>
      </w:divBdr>
    </w:div>
    <w:div w:id="1969315519">
      <w:bodyDiv w:val="1"/>
      <w:marLeft w:val="0"/>
      <w:marRight w:val="0"/>
      <w:marTop w:val="0"/>
      <w:marBottom w:val="0"/>
      <w:divBdr>
        <w:top w:val="none" w:sz="0" w:space="0" w:color="auto"/>
        <w:left w:val="none" w:sz="0" w:space="0" w:color="auto"/>
        <w:bottom w:val="none" w:sz="0" w:space="0" w:color="auto"/>
        <w:right w:val="none" w:sz="0" w:space="0" w:color="auto"/>
      </w:divBdr>
    </w:div>
    <w:div w:id="1969319223">
      <w:bodyDiv w:val="1"/>
      <w:marLeft w:val="0"/>
      <w:marRight w:val="0"/>
      <w:marTop w:val="0"/>
      <w:marBottom w:val="0"/>
      <w:divBdr>
        <w:top w:val="none" w:sz="0" w:space="0" w:color="auto"/>
        <w:left w:val="none" w:sz="0" w:space="0" w:color="auto"/>
        <w:bottom w:val="none" w:sz="0" w:space="0" w:color="auto"/>
        <w:right w:val="none" w:sz="0" w:space="0" w:color="auto"/>
      </w:divBdr>
    </w:div>
    <w:div w:id="1969510825">
      <w:bodyDiv w:val="1"/>
      <w:marLeft w:val="0"/>
      <w:marRight w:val="0"/>
      <w:marTop w:val="0"/>
      <w:marBottom w:val="0"/>
      <w:divBdr>
        <w:top w:val="none" w:sz="0" w:space="0" w:color="auto"/>
        <w:left w:val="none" w:sz="0" w:space="0" w:color="auto"/>
        <w:bottom w:val="none" w:sz="0" w:space="0" w:color="auto"/>
        <w:right w:val="none" w:sz="0" w:space="0" w:color="auto"/>
      </w:divBdr>
    </w:div>
    <w:div w:id="1971278835">
      <w:bodyDiv w:val="1"/>
      <w:marLeft w:val="0"/>
      <w:marRight w:val="0"/>
      <w:marTop w:val="0"/>
      <w:marBottom w:val="0"/>
      <w:divBdr>
        <w:top w:val="none" w:sz="0" w:space="0" w:color="auto"/>
        <w:left w:val="none" w:sz="0" w:space="0" w:color="auto"/>
        <w:bottom w:val="none" w:sz="0" w:space="0" w:color="auto"/>
        <w:right w:val="none" w:sz="0" w:space="0" w:color="auto"/>
      </w:divBdr>
    </w:div>
    <w:div w:id="1971587709">
      <w:bodyDiv w:val="1"/>
      <w:marLeft w:val="0"/>
      <w:marRight w:val="0"/>
      <w:marTop w:val="0"/>
      <w:marBottom w:val="0"/>
      <w:divBdr>
        <w:top w:val="none" w:sz="0" w:space="0" w:color="auto"/>
        <w:left w:val="none" w:sz="0" w:space="0" w:color="auto"/>
        <w:bottom w:val="none" w:sz="0" w:space="0" w:color="auto"/>
        <w:right w:val="none" w:sz="0" w:space="0" w:color="auto"/>
      </w:divBdr>
    </w:div>
    <w:div w:id="1971745199">
      <w:bodyDiv w:val="1"/>
      <w:marLeft w:val="0"/>
      <w:marRight w:val="0"/>
      <w:marTop w:val="0"/>
      <w:marBottom w:val="0"/>
      <w:divBdr>
        <w:top w:val="none" w:sz="0" w:space="0" w:color="auto"/>
        <w:left w:val="none" w:sz="0" w:space="0" w:color="auto"/>
        <w:bottom w:val="none" w:sz="0" w:space="0" w:color="auto"/>
        <w:right w:val="none" w:sz="0" w:space="0" w:color="auto"/>
      </w:divBdr>
    </w:div>
    <w:div w:id="1971786293">
      <w:bodyDiv w:val="1"/>
      <w:marLeft w:val="0"/>
      <w:marRight w:val="0"/>
      <w:marTop w:val="0"/>
      <w:marBottom w:val="0"/>
      <w:divBdr>
        <w:top w:val="none" w:sz="0" w:space="0" w:color="auto"/>
        <w:left w:val="none" w:sz="0" w:space="0" w:color="auto"/>
        <w:bottom w:val="none" w:sz="0" w:space="0" w:color="auto"/>
        <w:right w:val="none" w:sz="0" w:space="0" w:color="auto"/>
      </w:divBdr>
    </w:div>
    <w:div w:id="1971858819">
      <w:bodyDiv w:val="1"/>
      <w:marLeft w:val="0"/>
      <w:marRight w:val="0"/>
      <w:marTop w:val="0"/>
      <w:marBottom w:val="0"/>
      <w:divBdr>
        <w:top w:val="none" w:sz="0" w:space="0" w:color="auto"/>
        <w:left w:val="none" w:sz="0" w:space="0" w:color="auto"/>
        <w:bottom w:val="none" w:sz="0" w:space="0" w:color="auto"/>
        <w:right w:val="none" w:sz="0" w:space="0" w:color="auto"/>
      </w:divBdr>
    </w:div>
    <w:div w:id="1972398257">
      <w:bodyDiv w:val="1"/>
      <w:marLeft w:val="0"/>
      <w:marRight w:val="0"/>
      <w:marTop w:val="0"/>
      <w:marBottom w:val="0"/>
      <w:divBdr>
        <w:top w:val="none" w:sz="0" w:space="0" w:color="auto"/>
        <w:left w:val="none" w:sz="0" w:space="0" w:color="auto"/>
        <w:bottom w:val="none" w:sz="0" w:space="0" w:color="auto"/>
        <w:right w:val="none" w:sz="0" w:space="0" w:color="auto"/>
      </w:divBdr>
    </w:div>
    <w:div w:id="1972593510">
      <w:bodyDiv w:val="1"/>
      <w:marLeft w:val="0"/>
      <w:marRight w:val="0"/>
      <w:marTop w:val="0"/>
      <w:marBottom w:val="0"/>
      <w:divBdr>
        <w:top w:val="none" w:sz="0" w:space="0" w:color="auto"/>
        <w:left w:val="none" w:sz="0" w:space="0" w:color="auto"/>
        <w:bottom w:val="none" w:sz="0" w:space="0" w:color="auto"/>
        <w:right w:val="none" w:sz="0" w:space="0" w:color="auto"/>
      </w:divBdr>
    </w:div>
    <w:div w:id="1973317976">
      <w:bodyDiv w:val="1"/>
      <w:marLeft w:val="0"/>
      <w:marRight w:val="0"/>
      <w:marTop w:val="0"/>
      <w:marBottom w:val="0"/>
      <w:divBdr>
        <w:top w:val="none" w:sz="0" w:space="0" w:color="auto"/>
        <w:left w:val="none" w:sz="0" w:space="0" w:color="auto"/>
        <w:bottom w:val="none" w:sz="0" w:space="0" w:color="auto"/>
        <w:right w:val="none" w:sz="0" w:space="0" w:color="auto"/>
      </w:divBdr>
    </w:div>
    <w:div w:id="1973513698">
      <w:bodyDiv w:val="1"/>
      <w:marLeft w:val="0"/>
      <w:marRight w:val="0"/>
      <w:marTop w:val="0"/>
      <w:marBottom w:val="0"/>
      <w:divBdr>
        <w:top w:val="none" w:sz="0" w:space="0" w:color="auto"/>
        <w:left w:val="none" w:sz="0" w:space="0" w:color="auto"/>
        <w:bottom w:val="none" w:sz="0" w:space="0" w:color="auto"/>
        <w:right w:val="none" w:sz="0" w:space="0" w:color="auto"/>
      </w:divBdr>
    </w:div>
    <w:div w:id="1974410915">
      <w:bodyDiv w:val="1"/>
      <w:marLeft w:val="0"/>
      <w:marRight w:val="0"/>
      <w:marTop w:val="0"/>
      <w:marBottom w:val="0"/>
      <w:divBdr>
        <w:top w:val="none" w:sz="0" w:space="0" w:color="auto"/>
        <w:left w:val="none" w:sz="0" w:space="0" w:color="auto"/>
        <w:bottom w:val="none" w:sz="0" w:space="0" w:color="auto"/>
        <w:right w:val="none" w:sz="0" w:space="0" w:color="auto"/>
      </w:divBdr>
    </w:div>
    <w:div w:id="1974482796">
      <w:bodyDiv w:val="1"/>
      <w:marLeft w:val="0"/>
      <w:marRight w:val="0"/>
      <w:marTop w:val="0"/>
      <w:marBottom w:val="0"/>
      <w:divBdr>
        <w:top w:val="none" w:sz="0" w:space="0" w:color="auto"/>
        <w:left w:val="none" w:sz="0" w:space="0" w:color="auto"/>
        <w:bottom w:val="none" w:sz="0" w:space="0" w:color="auto"/>
        <w:right w:val="none" w:sz="0" w:space="0" w:color="auto"/>
      </w:divBdr>
    </w:div>
    <w:div w:id="1975713861">
      <w:bodyDiv w:val="1"/>
      <w:marLeft w:val="0"/>
      <w:marRight w:val="0"/>
      <w:marTop w:val="0"/>
      <w:marBottom w:val="0"/>
      <w:divBdr>
        <w:top w:val="none" w:sz="0" w:space="0" w:color="auto"/>
        <w:left w:val="none" w:sz="0" w:space="0" w:color="auto"/>
        <w:bottom w:val="none" w:sz="0" w:space="0" w:color="auto"/>
        <w:right w:val="none" w:sz="0" w:space="0" w:color="auto"/>
      </w:divBdr>
    </w:div>
    <w:div w:id="1978948355">
      <w:bodyDiv w:val="1"/>
      <w:marLeft w:val="0"/>
      <w:marRight w:val="0"/>
      <w:marTop w:val="0"/>
      <w:marBottom w:val="0"/>
      <w:divBdr>
        <w:top w:val="none" w:sz="0" w:space="0" w:color="auto"/>
        <w:left w:val="none" w:sz="0" w:space="0" w:color="auto"/>
        <w:bottom w:val="none" w:sz="0" w:space="0" w:color="auto"/>
        <w:right w:val="none" w:sz="0" w:space="0" w:color="auto"/>
      </w:divBdr>
    </w:div>
    <w:div w:id="1979453573">
      <w:bodyDiv w:val="1"/>
      <w:marLeft w:val="0"/>
      <w:marRight w:val="0"/>
      <w:marTop w:val="0"/>
      <w:marBottom w:val="0"/>
      <w:divBdr>
        <w:top w:val="none" w:sz="0" w:space="0" w:color="auto"/>
        <w:left w:val="none" w:sz="0" w:space="0" w:color="auto"/>
        <w:bottom w:val="none" w:sz="0" w:space="0" w:color="auto"/>
        <w:right w:val="none" w:sz="0" w:space="0" w:color="auto"/>
      </w:divBdr>
    </w:div>
    <w:div w:id="1980573666">
      <w:bodyDiv w:val="1"/>
      <w:marLeft w:val="0"/>
      <w:marRight w:val="0"/>
      <w:marTop w:val="0"/>
      <w:marBottom w:val="0"/>
      <w:divBdr>
        <w:top w:val="none" w:sz="0" w:space="0" w:color="auto"/>
        <w:left w:val="none" w:sz="0" w:space="0" w:color="auto"/>
        <w:bottom w:val="none" w:sz="0" w:space="0" w:color="auto"/>
        <w:right w:val="none" w:sz="0" w:space="0" w:color="auto"/>
      </w:divBdr>
    </w:div>
    <w:div w:id="1982808866">
      <w:bodyDiv w:val="1"/>
      <w:marLeft w:val="0"/>
      <w:marRight w:val="0"/>
      <w:marTop w:val="0"/>
      <w:marBottom w:val="0"/>
      <w:divBdr>
        <w:top w:val="none" w:sz="0" w:space="0" w:color="auto"/>
        <w:left w:val="none" w:sz="0" w:space="0" w:color="auto"/>
        <w:bottom w:val="none" w:sz="0" w:space="0" w:color="auto"/>
        <w:right w:val="none" w:sz="0" w:space="0" w:color="auto"/>
      </w:divBdr>
    </w:div>
    <w:div w:id="1983148692">
      <w:bodyDiv w:val="1"/>
      <w:marLeft w:val="0"/>
      <w:marRight w:val="0"/>
      <w:marTop w:val="0"/>
      <w:marBottom w:val="0"/>
      <w:divBdr>
        <w:top w:val="none" w:sz="0" w:space="0" w:color="auto"/>
        <w:left w:val="none" w:sz="0" w:space="0" w:color="auto"/>
        <w:bottom w:val="none" w:sz="0" w:space="0" w:color="auto"/>
        <w:right w:val="none" w:sz="0" w:space="0" w:color="auto"/>
      </w:divBdr>
    </w:div>
    <w:div w:id="1983197432">
      <w:bodyDiv w:val="1"/>
      <w:marLeft w:val="0"/>
      <w:marRight w:val="0"/>
      <w:marTop w:val="0"/>
      <w:marBottom w:val="0"/>
      <w:divBdr>
        <w:top w:val="none" w:sz="0" w:space="0" w:color="auto"/>
        <w:left w:val="none" w:sz="0" w:space="0" w:color="auto"/>
        <w:bottom w:val="none" w:sz="0" w:space="0" w:color="auto"/>
        <w:right w:val="none" w:sz="0" w:space="0" w:color="auto"/>
      </w:divBdr>
    </w:div>
    <w:div w:id="1983844838">
      <w:bodyDiv w:val="1"/>
      <w:marLeft w:val="0"/>
      <w:marRight w:val="0"/>
      <w:marTop w:val="0"/>
      <w:marBottom w:val="0"/>
      <w:divBdr>
        <w:top w:val="none" w:sz="0" w:space="0" w:color="auto"/>
        <w:left w:val="none" w:sz="0" w:space="0" w:color="auto"/>
        <w:bottom w:val="none" w:sz="0" w:space="0" w:color="auto"/>
        <w:right w:val="none" w:sz="0" w:space="0" w:color="auto"/>
      </w:divBdr>
    </w:div>
    <w:div w:id="1984120013">
      <w:bodyDiv w:val="1"/>
      <w:marLeft w:val="0"/>
      <w:marRight w:val="0"/>
      <w:marTop w:val="0"/>
      <w:marBottom w:val="0"/>
      <w:divBdr>
        <w:top w:val="none" w:sz="0" w:space="0" w:color="auto"/>
        <w:left w:val="none" w:sz="0" w:space="0" w:color="auto"/>
        <w:bottom w:val="none" w:sz="0" w:space="0" w:color="auto"/>
        <w:right w:val="none" w:sz="0" w:space="0" w:color="auto"/>
      </w:divBdr>
    </w:div>
    <w:div w:id="1984433232">
      <w:bodyDiv w:val="1"/>
      <w:marLeft w:val="0"/>
      <w:marRight w:val="0"/>
      <w:marTop w:val="0"/>
      <w:marBottom w:val="0"/>
      <w:divBdr>
        <w:top w:val="none" w:sz="0" w:space="0" w:color="auto"/>
        <w:left w:val="none" w:sz="0" w:space="0" w:color="auto"/>
        <w:bottom w:val="none" w:sz="0" w:space="0" w:color="auto"/>
        <w:right w:val="none" w:sz="0" w:space="0" w:color="auto"/>
      </w:divBdr>
    </w:div>
    <w:div w:id="1986010071">
      <w:bodyDiv w:val="1"/>
      <w:marLeft w:val="0"/>
      <w:marRight w:val="0"/>
      <w:marTop w:val="0"/>
      <w:marBottom w:val="0"/>
      <w:divBdr>
        <w:top w:val="none" w:sz="0" w:space="0" w:color="auto"/>
        <w:left w:val="none" w:sz="0" w:space="0" w:color="auto"/>
        <w:bottom w:val="none" w:sz="0" w:space="0" w:color="auto"/>
        <w:right w:val="none" w:sz="0" w:space="0" w:color="auto"/>
      </w:divBdr>
    </w:div>
    <w:div w:id="1987079123">
      <w:bodyDiv w:val="1"/>
      <w:marLeft w:val="0"/>
      <w:marRight w:val="0"/>
      <w:marTop w:val="0"/>
      <w:marBottom w:val="0"/>
      <w:divBdr>
        <w:top w:val="none" w:sz="0" w:space="0" w:color="auto"/>
        <w:left w:val="none" w:sz="0" w:space="0" w:color="auto"/>
        <w:bottom w:val="none" w:sz="0" w:space="0" w:color="auto"/>
        <w:right w:val="none" w:sz="0" w:space="0" w:color="auto"/>
      </w:divBdr>
    </w:div>
    <w:div w:id="1987203635">
      <w:bodyDiv w:val="1"/>
      <w:marLeft w:val="0"/>
      <w:marRight w:val="0"/>
      <w:marTop w:val="0"/>
      <w:marBottom w:val="0"/>
      <w:divBdr>
        <w:top w:val="none" w:sz="0" w:space="0" w:color="auto"/>
        <w:left w:val="none" w:sz="0" w:space="0" w:color="auto"/>
        <w:bottom w:val="none" w:sz="0" w:space="0" w:color="auto"/>
        <w:right w:val="none" w:sz="0" w:space="0" w:color="auto"/>
      </w:divBdr>
    </w:div>
    <w:div w:id="1988237398">
      <w:bodyDiv w:val="1"/>
      <w:marLeft w:val="0"/>
      <w:marRight w:val="0"/>
      <w:marTop w:val="0"/>
      <w:marBottom w:val="0"/>
      <w:divBdr>
        <w:top w:val="none" w:sz="0" w:space="0" w:color="auto"/>
        <w:left w:val="none" w:sz="0" w:space="0" w:color="auto"/>
        <w:bottom w:val="none" w:sz="0" w:space="0" w:color="auto"/>
        <w:right w:val="none" w:sz="0" w:space="0" w:color="auto"/>
      </w:divBdr>
    </w:div>
    <w:div w:id="1988391540">
      <w:bodyDiv w:val="1"/>
      <w:marLeft w:val="0"/>
      <w:marRight w:val="0"/>
      <w:marTop w:val="0"/>
      <w:marBottom w:val="0"/>
      <w:divBdr>
        <w:top w:val="none" w:sz="0" w:space="0" w:color="auto"/>
        <w:left w:val="none" w:sz="0" w:space="0" w:color="auto"/>
        <w:bottom w:val="none" w:sz="0" w:space="0" w:color="auto"/>
        <w:right w:val="none" w:sz="0" w:space="0" w:color="auto"/>
      </w:divBdr>
    </w:div>
    <w:div w:id="1988825068">
      <w:bodyDiv w:val="1"/>
      <w:marLeft w:val="0"/>
      <w:marRight w:val="0"/>
      <w:marTop w:val="0"/>
      <w:marBottom w:val="0"/>
      <w:divBdr>
        <w:top w:val="none" w:sz="0" w:space="0" w:color="auto"/>
        <w:left w:val="none" w:sz="0" w:space="0" w:color="auto"/>
        <w:bottom w:val="none" w:sz="0" w:space="0" w:color="auto"/>
        <w:right w:val="none" w:sz="0" w:space="0" w:color="auto"/>
      </w:divBdr>
    </w:div>
    <w:div w:id="1988901542">
      <w:bodyDiv w:val="1"/>
      <w:marLeft w:val="0"/>
      <w:marRight w:val="0"/>
      <w:marTop w:val="0"/>
      <w:marBottom w:val="0"/>
      <w:divBdr>
        <w:top w:val="none" w:sz="0" w:space="0" w:color="auto"/>
        <w:left w:val="none" w:sz="0" w:space="0" w:color="auto"/>
        <w:bottom w:val="none" w:sz="0" w:space="0" w:color="auto"/>
        <w:right w:val="none" w:sz="0" w:space="0" w:color="auto"/>
      </w:divBdr>
    </w:div>
    <w:div w:id="1989044168">
      <w:bodyDiv w:val="1"/>
      <w:marLeft w:val="0"/>
      <w:marRight w:val="0"/>
      <w:marTop w:val="0"/>
      <w:marBottom w:val="0"/>
      <w:divBdr>
        <w:top w:val="none" w:sz="0" w:space="0" w:color="auto"/>
        <w:left w:val="none" w:sz="0" w:space="0" w:color="auto"/>
        <w:bottom w:val="none" w:sz="0" w:space="0" w:color="auto"/>
        <w:right w:val="none" w:sz="0" w:space="0" w:color="auto"/>
      </w:divBdr>
    </w:div>
    <w:div w:id="1989166487">
      <w:bodyDiv w:val="1"/>
      <w:marLeft w:val="0"/>
      <w:marRight w:val="0"/>
      <w:marTop w:val="0"/>
      <w:marBottom w:val="0"/>
      <w:divBdr>
        <w:top w:val="none" w:sz="0" w:space="0" w:color="auto"/>
        <w:left w:val="none" w:sz="0" w:space="0" w:color="auto"/>
        <w:bottom w:val="none" w:sz="0" w:space="0" w:color="auto"/>
        <w:right w:val="none" w:sz="0" w:space="0" w:color="auto"/>
      </w:divBdr>
    </w:div>
    <w:div w:id="1991445456">
      <w:bodyDiv w:val="1"/>
      <w:marLeft w:val="0"/>
      <w:marRight w:val="0"/>
      <w:marTop w:val="0"/>
      <w:marBottom w:val="0"/>
      <w:divBdr>
        <w:top w:val="none" w:sz="0" w:space="0" w:color="auto"/>
        <w:left w:val="none" w:sz="0" w:space="0" w:color="auto"/>
        <w:bottom w:val="none" w:sz="0" w:space="0" w:color="auto"/>
        <w:right w:val="none" w:sz="0" w:space="0" w:color="auto"/>
      </w:divBdr>
    </w:div>
    <w:div w:id="1992710635">
      <w:bodyDiv w:val="1"/>
      <w:marLeft w:val="0"/>
      <w:marRight w:val="0"/>
      <w:marTop w:val="0"/>
      <w:marBottom w:val="0"/>
      <w:divBdr>
        <w:top w:val="none" w:sz="0" w:space="0" w:color="auto"/>
        <w:left w:val="none" w:sz="0" w:space="0" w:color="auto"/>
        <w:bottom w:val="none" w:sz="0" w:space="0" w:color="auto"/>
        <w:right w:val="none" w:sz="0" w:space="0" w:color="auto"/>
      </w:divBdr>
    </w:div>
    <w:div w:id="1993097138">
      <w:bodyDiv w:val="1"/>
      <w:marLeft w:val="0"/>
      <w:marRight w:val="0"/>
      <w:marTop w:val="0"/>
      <w:marBottom w:val="0"/>
      <w:divBdr>
        <w:top w:val="none" w:sz="0" w:space="0" w:color="auto"/>
        <w:left w:val="none" w:sz="0" w:space="0" w:color="auto"/>
        <w:bottom w:val="none" w:sz="0" w:space="0" w:color="auto"/>
        <w:right w:val="none" w:sz="0" w:space="0" w:color="auto"/>
      </w:divBdr>
    </w:div>
    <w:div w:id="1994017236">
      <w:bodyDiv w:val="1"/>
      <w:marLeft w:val="0"/>
      <w:marRight w:val="0"/>
      <w:marTop w:val="0"/>
      <w:marBottom w:val="0"/>
      <w:divBdr>
        <w:top w:val="none" w:sz="0" w:space="0" w:color="auto"/>
        <w:left w:val="none" w:sz="0" w:space="0" w:color="auto"/>
        <w:bottom w:val="none" w:sz="0" w:space="0" w:color="auto"/>
        <w:right w:val="none" w:sz="0" w:space="0" w:color="auto"/>
      </w:divBdr>
    </w:div>
    <w:div w:id="1995059883">
      <w:bodyDiv w:val="1"/>
      <w:marLeft w:val="0"/>
      <w:marRight w:val="0"/>
      <w:marTop w:val="0"/>
      <w:marBottom w:val="0"/>
      <w:divBdr>
        <w:top w:val="none" w:sz="0" w:space="0" w:color="auto"/>
        <w:left w:val="none" w:sz="0" w:space="0" w:color="auto"/>
        <w:bottom w:val="none" w:sz="0" w:space="0" w:color="auto"/>
        <w:right w:val="none" w:sz="0" w:space="0" w:color="auto"/>
      </w:divBdr>
    </w:div>
    <w:div w:id="1995833778">
      <w:bodyDiv w:val="1"/>
      <w:marLeft w:val="0"/>
      <w:marRight w:val="0"/>
      <w:marTop w:val="0"/>
      <w:marBottom w:val="0"/>
      <w:divBdr>
        <w:top w:val="none" w:sz="0" w:space="0" w:color="auto"/>
        <w:left w:val="none" w:sz="0" w:space="0" w:color="auto"/>
        <w:bottom w:val="none" w:sz="0" w:space="0" w:color="auto"/>
        <w:right w:val="none" w:sz="0" w:space="0" w:color="auto"/>
      </w:divBdr>
    </w:div>
    <w:div w:id="1996061460">
      <w:bodyDiv w:val="1"/>
      <w:marLeft w:val="0"/>
      <w:marRight w:val="0"/>
      <w:marTop w:val="0"/>
      <w:marBottom w:val="0"/>
      <w:divBdr>
        <w:top w:val="none" w:sz="0" w:space="0" w:color="auto"/>
        <w:left w:val="none" w:sz="0" w:space="0" w:color="auto"/>
        <w:bottom w:val="none" w:sz="0" w:space="0" w:color="auto"/>
        <w:right w:val="none" w:sz="0" w:space="0" w:color="auto"/>
      </w:divBdr>
    </w:div>
    <w:div w:id="1996715160">
      <w:bodyDiv w:val="1"/>
      <w:marLeft w:val="0"/>
      <w:marRight w:val="0"/>
      <w:marTop w:val="0"/>
      <w:marBottom w:val="0"/>
      <w:divBdr>
        <w:top w:val="none" w:sz="0" w:space="0" w:color="auto"/>
        <w:left w:val="none" w:sz="0" w:space="0" w:color="auto"/>
        <w:bottom w:val="none" w:sz="0" w:space="0" w:color="auto"/>
        <w:right w:val="none" w:sz="0" w:space="0" w:color="auto"/>
      </w:divBdr>
    </w:div>
    <w:div w:id="1997033884">
      <w:bodyDiv w:val="1"/>
      <w:marLeft w:val="0"/>
      <w:marRight w:val="0"/>
      <w:marTop w:val="0"/>
      <w:marBottom w:val="0"/>
      <w:divBdr>
        <w:top w:val="none" w:sz="0" w:space="0" w:color="auto"/>
        <w:left w:val="none" w:sz="0" w:space="0" w:color="auto"/>
        <w:bottom w:val="none" w:sz="0" w:space="0" w:color="auto"/>
        <w:right w:val="none" w:sz="0" w:space="0" w:color="auto"/>
      </w:divBdr>
    </w:div>
    <w:div w:id="1997953586">
      <w:bodyDiv w:val="1"/>
      <w:marLeft w:val="0"/>
      <w:marRight w:val="0"/>
      <w:marTop w:val="0"/>
      <w:marBottom w:val="0"/>
      <w:divBdr>
        <w:top w:val="none" w:sz="0" w:space="0" w:color="auto"/>
        <w:left w:val="none" w:sz="0" w:space="0" w:color="auto"/>
        <w:bottom w:val="none" w:sz="0" w:space="0" w:color="auto"/>
        <w:right w:val="none" w:sz="0" w:space="0" w:color="auto"/>
      </w:divBdr>
    </w:div>
    <w:div w:id="1997999459">
      <w:bodyDiv w:val="1"/>
      <w:marLeft w:val="0"/>
      <w:marRight w:val="0"/>
      <w:marTop w:val="0"/>
      <w:marBottom w:val="0"/>
      <w:divBdr>
        <w:top w:val="none" w:sz="0" w:space="0" w:color="auto"/>
        <w:left w:val="none" w:sz="0" w:space="0" w:color="auto"/>
        <w:bottom w:val="none" w:sz="0" w:space="0" w:color="auto"/>
        <w:right w:val="none" w:sz="0" w:space="0" w:color="auto"/>
      </w:divBdr>
    </w:div>
    <w:div w:id="1999964572">
      <w:bodyDiv w:val="1"/>
      <w:marLeft w:val="0"/>
      <w:marRight w:val="0"/>
      <w:marTop w:val="0"/>
      <w:marBottom w:val="0"/>
      <w:divBdr>
        <w:top w:val="none" w:sz="0" w:space="0" w:color="auto"/>
        <w:left w:val="none" w:sz="0" w:space="0" w:color="auto"/>
        <w:bottom w:val="none" w:sz="0" w:space="0" w:color="auto"/>
        <w:right w:val="none" w:sz="0" w:space="0" w:color="auto"/>
      </w:divBdr>
    </w:div>
    <w:div w:id="2000232357">
      <w:bodyDiv w:val="1"/>
      <w:marLeft w:val="0"/>
      <w:marRight w:val="0"/>
      <w:marTop w:val="0"/>
      <w:marBottom w:val="0"/>
      <w:divBdr>
        <w:top w:val="none" w:sz="0" w:space="0" w:color="auto"/>
        <w:left w:val="none" w:sz="0" w:space="0" w:color="auto"/>
        <w:bottom w:val="none" w:sz="0" w:space="0" w:color="auto"/>
        <w:right w:val="none" w:sz="0" w:space="0" w:color="auto"/>
      </w:divBdr>
    </w:div>
    <w:div w:id="2000301495">
      <w:bodyDiv w:val="1"/>
      <w:marLeft w:val="0"/>
      <w:marRight w:val="0"/>
      <w:marTop w:val="0"/>
      <w:marBottom w:val="0"/>
      <w:divBdr>
        <w:top w:val="none" w:sz="0" w:space="0" w:color="auto"/>
        <w:left w:val="none" w:sz="0" w:space="0" w:color="auto"/>
        <w:bottom w:val="none" w:sz="0" w:space="0" w:color="auto"/>
        <w:right w:val="none" w:sz="0" w:space="0" w:color="auto"/>
      </w:divBdr>
    </w:div>
    <w:div w:id="2001154960">
      <w:bodyDiv w:val="1"/>
      <w:marLeft w:val="0"/>
      <w:marRight w:val="0"/>
      <w:marTop w:val="0"/>
      <w:marBottom w:val="0"/>
      <w:divBdr>
        <w:top w:val="none" w:sz="0" w:space="0" w:color="auto"/>
        <w:left w:val="none" w:sz="0" w:space="0" w:color="auto"/>
        <w:bottom w:val="none" w:sz="0" w:space="0" w:color="auto"/>
        <w:right w:val="none" w:sz="0" w:space="0" w:color="auto"/>
      </w:divBdr>
    </w:div>
    <w:div w:id="2001274429">
      <w:bodyDiv w:val="1"/>
      <w:marLeft w:val="0"/>
      <w:marRight w:val="0"/>
      <w:marTop w:val="0"/>
      <w:marBottom w:val="0"/>
      <w:divBdr>
        <w:top w:val="none" w:sz="0" w:space="0" w:color="auto"/>
        <w:left w:val="none" w:sz="0" w:space="0" w:color="auto"/>
        <w:bottom w:val="none" w:sz="0" w:space="0" w:color="auto"/>
        <w:right w:val="none" w:sz="0" w:space="0" w:color="auto"/>
      </w:divBdr>
    </w:div>
    <w:div w:id="2001613166">
      <w:bodyDiv w:val="1"/>
      <w:marLeft w:val="0"/>
      <w:marRight w:val="0"/>
      <w:marTop w:val="0"/>
      <w:marBottom w:val="0"/>
      <w:divBdr>
        <w:top w:val="none" w:sz="0" w:space="0" w:color="auto"/>
        <w:left w:val="none" w:sz="0" w:space="0" w:color="auto"/>
        <w:bottom w:val="none" w:sz="0" w:space="0" w:color="auto"/>
        <w:right w:val="none" w:sz="0" w:space="0" w:color="auto"/>
      </w:divBdr>
    </w:div>
    <w:div w:id="2002004996">
      <w:bodyDiv w:val="1"/>
      <w:marLeft w:val="0"/>
      <w:marRight w:val="0"/>
      <w:marTop w:val="0"/>
      <w:marBottom w:val="0"/>
      <w:divBdr>
        <w:top w:val="none" w:sz="0" w:space="0" w:color="auto"/>
        <w:left w:val="none" w:sz="0" w:space="0" w:color="auto"/>
        <w:bottom w:val="none" w:sz="0" w:space="0" w:color="auto"/>
        <w:right w:val="none" w:sz="0" w:space="0" w:color="auto"/>
      </w:divBdr>
    </w:div>
    <w:div w:id="2003116695">
      <w:bodyDiv w:val="1"/>
      <w:marLeft w:val="0"/>
      <w:marRight w:val="0"/>
      <w:marTop w:val="0"/>
      <w:marBottom w:val="0"/>
      <w:divBdr>
        <w:top w:val="none" w:sz="0" w:space="0" w:color="auto"/>
        <w:left w:val="none" w:sz="0" w:space="0" w:color="auto"/>
        <w:bottom w:val="none" w:sz="0" w:space="0" w:color="auto"/>
        <w:right w:val="none" w:sz="0" w:space="0" w:color="auto"/>
      </w:divBdr>
    </w:div>
    <w:div w:id="2005277813">
      <w:bodyDiv w:val="1"/>
      <w:marLeft w:val="0"/>
      <w:marRight w:val="0"/>
      <w:marTop w:val="0"/>
      <w:marBottom w:val="0"/>
      <w:divBdr>
        <w:top w:val="none" w:sz="0" w:space="0" w:color="auto"/>
        <w:left w:val="none" w:sz="0" w:space="0" w:color="auto"/>
        <w:bottom w:val="none" w:sz="0" w:space="0" w:color="auto"/>
        <w:right w:val="none" w:sz="0" w:space="0" w:color="auto"/>
      </w:divBdr>
    </w:div>
    <w:div w:id="2005472374">
      <w:bodyDiv w:val="1"/>
      <w:marLeft w:val="0"/>
      <w:marRight w:val="0"/>
      <w:marTop w:val="0"/>
      <w:marBottom w:val="0"/>
      <w:divBdr>
        <w:top w:val="none" w:sz="0" w:space="0" w:color="auto"/>
        <w:left w:val="none" w:sz="0" w:space="0" w:color="auto"/>
        <w:bottom w:val="none" w:sz="0" w:space="0" w:color="auto"/>
        <w:right w:val="none" w:sz="0" w:space="0" w:color="auto"/>
      </w:divBdr>
    </w:div>
    <w:div w:id="2005622409">
      <w:bodyDiv w:val="1"/>
      <w:marLeft w:val="0"/>
      <w:marRight w:val="0"/>
      <w:marTop w:val="0"/>
      <w:marBottom w:val="0"/>
      <w:divBdr>
        <w:top w:val="none" w:sz="0" w:space="0" w:color="auto"/>
        <w:left w:val="none" w:sz="0" w:space="0" w:color="auto"/>
        <w:bottom w:val="none" w:sz="0" w:space="0" w:color="auto"/>
        <w:right w:val="none" w:sz="0" w:space="0" w:color="auto"/>
      </w:divBdr>
    </w:div>
    <w:div w:id="2006474010">
      <w:bodyDiv w:val="1"/>
      <w:marLeft w:val="0"/>
      <w:marRight w:val="0"/>
      <w:marTop w:val="0"/>
      <w:marBottom w:val="0"/>
      <w:divBdr>
        <w:top w:val="none" w:sz="0" w:space="0" w:color="auto"/>
        <w:left w:val="none" w:sz="0" w:space="0" w:color="auto"/>
        <w:bottom w:val="none" w:sz="0" w:space="0" w:color="auto"/>
        <w:right w:val="none" w:sz="0" w:space="0" w:color="auto"/>
      </w:divBdr>
    </w:div>
    <w:div w:id="2007050368">
      <w:bodyDiv w:val="1"/>
      <w:marLeft w:val="0"/>
      <w:marRight w:val="0"/>
      <w:marTop w:val="0"/>
      <w:marBottom w:val="0"/>
      <w:divBdr>
        <w:top w:val="none" w:sz="0" w:space="0" w:color="auto"/>
        <w:left w:val="none" w:sz="0" w:space="0" w:color="auto"/>
        <w:bottom w:val="none" w:sz="0" w:space="0" w:color="auto"/>
        <w:right w:val="none" w:sz="0" w:space="0" w:color="auto"/>
      </w:divBdr>
    </w:div>
    <w:div w:id="2008363849">
      <w:bodyDiv w:val="1"/>
      <w:marLeft w:val="0"/>
      <w:marRight w:val="0"/>
      <w:marTop w:val="0"/>
      <w:marBottom w:val="0"/>
      <w:divBdr>
        <w:top w:val="none" w:sz="0" w:space="0" w:color="auto"/>
        <w:left w:val="none" w:sz="0" w:space="0" w:color="auto"/>
        <w:bottom w:val="none" w:sz="0" w:space="0" w:color="auto"/>
        <w:right w:val="none" w:sz="0" w:space="0" w:color="auto"/>
      </w:divBdr>
    </w:div>
    <w:div w:id="2009290910">
      <w:bodyDiv w:val="1"/>
      <w:marLeft w:val="0"/>
      <w:marRight w:val="0"/>
      <w:marTop w:val="0"/>
      <w:marBottom w:val="0"/>
      <w:divBdr>
        <w:top w:val="none" w:sz="0" w:space="0" w:color="auto"/>
        <w:left w:val="none" w:sz="0" w:space="0" w:color="auto"/>
        <w:bottom w:val="none" w:sz="0" w:space="0" w:color="auto"/>
        <w:right w:val="none" w:sz="0" w:space="0" w:color="auto"/>
      </w:divBdr>
    </w:div>
    <w:div w:id="2009482663">
      <w:bodyDiv w:val="1"/>
      <w:marLeft w:val="0"/>
      <w:marRight w:val="0"/>
      <w:marTop w:val="0"/>
      <w:marBottom w:val="0"/>
      <w:divBdr>
        <w:top w:val="none" w:sz="0" w:space="0" w:color="auto"/>
        <w:left w:val="none" w:sz="0" w:space="0" w:color="auto"/>
        <w:bottom w:val="none" w:sz="0" w:space="0" w:color="auto"/>
        <w:right w:val="none" w:sz="0" w:space="0" w:color="auto"/>
      </w:divBdr>
    </w:div>
    <w:div w:id="2011248004">
      <w:bodyDiv w:val="1"/>
      <w:marLeft w:val="0"/>
      <w:marRight w:val="0"/>
      <w:marTop w:val="0"/>
      <w:marBottom w:val="0"/>
      <w:divBdr>
        <w:top w:val="none" w:sz="0" w:space="0" w:color="auto"/>
        <w:left w:val="none" w:sz="0" w:space="0" w:color="auto"/>
        <w:bottom w:val="none" w:sz="0" w:space="0" w:color="auto"/>
        <w:right w:val="none" w:sz="0" w:space="0" w:color="auto"/>
      </w:divBdr>
    </w:div>
    <w:div w:id="2011833921">
      <w:bodyDiv w:val="1"/>
      <w:marLeft w:val="0"/>
      <w:marRight w:val="0"/>
      <w:marTop w:val="0"/>
      <w:marBottom w:val="0"/>
      <w:divBdr>
        <w:top w:val="none" w:sz="0" w:space="0" w:color="auto"/>
        <w:left w:val="none" w:sz="0" w:space="0" w:color="auto"/>
        <w:bottom w:val="none" w:sz="0" w:space="0" w:color="auto"/>
        <w:right w:val="none" w:sz="0" w:space="0" w:color="auto"/>
      </w:divBdr>
    </w:div>
    <w:div w:id="2012294936">
      <w:bodyDiv w:val="1"/>
      <w:marLeft w:val="0"/>
      <w:marRight w:val="0"/>
      <w:marTop w:val="0"/>
      <w:marBottom w:val="0"/>
      <w:divBdr>
        <w:top w:val="none" w:sz="0" w:space="0" w:color="auto"/>
        <w:left w:val="none" w:sz="0" w:space="0" w:color="auto"/>
        <w:bottom w:val="none" w:sz="0" w:space="0" w:color="auto"/>
        <w:right w:val="none" w:sz="0" w:space="0" w:color="auto"/>
      </w:divBdr>
    </w:div>
    <w:div w:id="2013801124">
      <w:bodyDiv w:val="1"/>
      <w:marLeft w:val="0"/>
      <w:marRight w:val="0"/>
      <w:marTop w:val="0"/>
      <w:marBottom w:val="0"/>
      <w:divBdr>
        <w:top w:val="none" w:sz="0" w:space="0" w:color="auto"/>
        <w:left w:val="none" w:sz="0" w:space="0" w:color="auto"/>
        <w:bottom w:val="none" w:sz="0" w:space="0" w:color="auto"/>
        <w:right w:val="none" w:sz="0" w:space="0" w:color="auto"/>
      </w:divBdr>
    </w:div>
    <w:div w:id="2015067091">
      <w:bodyDiv w:val="1"/>
      <w:marLeft w:val="0"/>
      <w:marRight w:val="0"/>
      <w:marTop w:val="0"/>
      <w:marBottom w:val="0"/>
      <w:divBdr>
        <w:top w:val="none" w:sz="0" w:space="0" w:color="auto"/>
        <w:left w:val="none" w:sz="0" w:space="0" w:color="auto"/>
        <w:bottom w:val="none" w:sz="0" w:space="0" w:color="auto"/>
        <w:right w:val="none" w:sz="0" w:space="0" w:color="auto"/>
      </w:divBdr>
    </w:div>
    <w:div w:id="2015257188">
      <w:bodyDiv w:val="1"/>
      <w:marLeft w:val="0"/>
      <w:marRight w:val="0"/>
      <w:marTop w:val="0"/>
      <w:marBottom w:val="0"/>
      <w:divBdr>
        <w:top w:val="none" w:sz="0" w:space="0" w:color="auto"/>
        <w:left w:val="none" w:sz="0" w:space="0" w:color="auto"/>
        <w:bottom w:val="none" w:sz="0" w:space="0" w:color="auto"/>
        <w:right w:val="none" w:sz="0" w:space="0" w:color="auto"/>
      </w:divBdr>
    </w:div>
    <w:div w:id="2015454102">
      <w:bodyDiv w:val="1"/>
      <w:marLeft w:val="0"/>
      <w:marRight w:val="0"/>
      <w:marTop w:val="0"/>
      <w:marBottom w:val="0"/>
      <w:divBdr>
        <w:top w:val="none" w:sz="0" w:space="0" w:color="auto"/>
        <w:left w:val="none" w:sz="0" w:space="0" w:color="auto"/>
        <w:bottom w:val="none" w:sz="0" w:space="0" w:color="auto"/>
        <w:right w:val="none" w:sz="0" w:space="0" w:color="auto"/>
      </w:divBdr>
    </w:div>
    <w:div w:id="2015691010">
      <w:bodyDiv w:val="1"/>
      <w:marLeft w:val="0"/>
      <w:marRight w:val="0"/>
      <w:marTop w:val="0"/>
      <w:marBottom w:val="0"/>
      <w:divBdr>
        <w:top w:val="none" w:sz="0" w:space="0" w:color="auto"/>
        <w:left w:val="none" w:sz="0" w:space="0" w:color="auto"/>
        <w:bottom w:val="none" w:sz="0" w:space="0" w:color="auto"/>
        <w:right w:val="none" w:sz="0" w:space="0" w:color="auto"/>
      </w:divBdr>
    </w:div>
    <w:div w:id="2016301875">
      <w:bodyDiv w:val="1"/>
      <w:marLeft w:val="0"/>
      <w:marRight w:val="0"/>
      <w:marTop w:val="0"/>
      <w:marBottom w:val="0"/>
      <w:divBdr>
        <w:top w:val="none" w:sz="0" w:space="0" w:color="auto"/>
        <w:left w:val="none" w:sz="0" w:space="0" w:color="auto"/>
        <w:bottom w:val="none" w:sz="0" w:space="0" w:color="auto"/>
        <w:right w:val="none" w:sz="0" w:space="0" w:color="auto"/>
      </w:divBdr>
      <w:divsChild>
        <w:div w:id="1153645019">
          <w:marLeft w:val="0"/>
          <w:marRight w:val="0"/>
          <w:marTop w:val="0"/>
          <w:marBottom w:val="0"/>
          <w:divBdr>
            <w:top w:val="none" w:sz="0" w:space="0" w:color="auto"/>
            <w:left w:val="none" w:sz="0" w:space="0" w:color="auto"/>
            <w:bottom w:val="none" w:sz="0" w:space="0" w:color="auto"/>
            <w:right w:val="none" w:sz="0" w:space="0" w:color="auto"/>
          </w:divBdr>
        </w:div>
        <w:div w:id="277641980">
          <w:marLeft w:val="0"/>
          <w:marRight w:val="0"/>
          <w:marTop w:val="0"/>
          <w:marBottom w:val="0"/>
          <w:divBdr>
            <w:top w:val="none" w:sz="0" w:space="0" w:color="auto"/>
            <w:left w:val="none" w:sz="0" w:space="0" w:color="auto"/>
            <w:bottom w:val="none" w:sz="0" w:space="0" w:color="auto"/>
            <w:right w:val="none" w:sz="0" w:space="0" w:color="auto"/>
          </w:divBdr>
        </w:div>
        <w:div w:id="1016233953">
          <w:marLeft w:val="0"/>
          <w:marRight w:val="0"/>
          <w:marTop w:val="0"/>
          <w:marBottom w:val="0"/>
          <w:divBdr>
            <w:top w:val="none" w:sz="0" w:space="0" w:color="auto"/>
            <w:left w:val="none" w:sz="0" w:space="0" w:color="auto"/>
            <w:bottom w:val="none" w:sz="0" w:space="0" w:color="auto"/>
            <w:right w:val="none" w:sz="0" w:space="0" w:color="auto"/>
          </w:divBdr>
        </w:div>
        <w:div w:id="2090345382">
          <w:marLeft w:val="0"/>
          <w:marRight w:val="0"/>
          <w:marTop w:val="0"/>
          <w:marBottom w:val="0"/>
          <w:divBdr>
            <w:top w:val="none" w:sz="0" w:space="0" w:color="auto"/>
            <w:left w:val="none" w:sz="0" w:space="0" w:color="auto"/>
            <w:bottom w:val="none" w:sz="0" w:space="0" w:color="auto"/>
            <w:right w:val="none" w:sz="0" w:space="0" w:color="auto"/>
          </w:divBdr>
        </w:div>
        <w:div w:id="782069093">
          <w:marLeft w:val="0"/>
          <w:marRight w:val="0"/>
          <w:marTop w:val="0"/>
          <w:marBottom w:val="0"/>
          <w:divBdr>
            <w:top w:val="none" w:sz="0" w:space="0" w:color="auto"/>
            <w:left w:val="none" w:sz="0" w:space="0" w:color="auto"/>
            <w:bottom w:val="none" w:sz="0" w:space="0" w:color="auto"/>
            <w:right w:val="none" w:sz="0" w:space="0" w:color="auto"/>
          </w:divBdr>
        </w:div>
        <w:div w:id="1556702669">
          <w:marLeft w:val="0"/>
          <w:marRight w:val="0"/>
          <w:marTop w:val="0"/>
          <w:marBottom w:val="0"/>
          <w:divBdr>
            <w:top w:val="none" w:sz="0" w:space="0" w:color="auto"/>
            <w:left w:val="none" w:sz="0" w:space="0" w:color="auto"/>
            <w:bottom w:val="none" w:sz="0" w:space="0" w:color="auto"/>
            <w:right w:val="none" w:sz="0" w:space="0" w:color="auto"/>
          </w:divBdr>
        </w:div>
        <w:div w:id="321158610">
          <w:marLeft w:val="0"/>
          <w:marRight w:val="0"/>
          <w:marTop w:val="0"/>
          <w:marBottom w:val="0"/>
          <w:divBdr>
            <w:top w:val="none" w:sz="0" w:space="0" w:color="auto"/>
            <w:left w:val="none" w:sz="0" w:space="0" w:color="auto"/>
            <w:bottom w:val="none" w:sz="0" w:space="0" w:color="auto"/>
            <w:right w:val="none" w:sz="0" w:space="0" w:color="auto"/>
          </w:divBdr>
        </w:div>
      </w:divsChild>
    </w:div>
    <w:div w:id="2017611774">
      <w:bodyDiv w:val="1"/>
      <w:marLeft w:val="0"/>
      <w:marRight w:val="0"/>
      <w:marTop w:val="0"/>
      <w:marBottom w:val="0"/>
      <w:divBdr>
        <w:top w:val="none" w:sz="0" w:space="0" w:color="auto"/>
        <w:left w:val="none" w:sz="0" w:space="0" w:color="auto"/>
        <w:bottom w:val="none" w:sz="0" w:space="0" w:color="auto"/>
        <w:right w:val="none" w:sz="0" w:space="0" w:color="auto"/>
      </w:divBdr>
    </w:div>
    <w:div w:id="2017728365">
      <w:bodyDiv w:val="1"/>
      <w:marLeft w:val="0"/>
      <w:marRight w:val="0"/>
      <w:marTop w:val="0"/>
      <w:marBottom w:val="0"/>
      <w:divBdr>
        <w:top w:val="none" w:sz="0" w:space="0" w:color="auto"/>
        <w:left w:val="none" w:sz="0" w:space="0" w:color="auto"/>
        <w:bottom w:val="none" w:sz="0" w:space="0" w:color="auto"/>
        <w:right w:val="none" w:sz="0" w:space="0" w:color="auto"/>
      </w:divBdr>
    </w:div>
    <w:div w:id="2018384969">
      <w:bodyDiv w:val="1"/>
      <w:marLeft w:val="0"/>
      <w:marRight w:val="0"/>
      <w:marTop w:val="0"/>
      <w:marBottom w:val="0"/>
      <w:divBdr>
        <w:top w:val="none" w:sz="0" w:space="0" w:color="auto"/>
        <w:left w:val="none" w:sz="0" w:space="0" w:color="auto"/>
        <w:bottom w:val="none" w:sz="0" w:space="0" w:color="auto"/>
        <w:right w:val="none" w:sz="0" w:space="0" w:color="auto"/>
      </w:divBdr>
    </w:div>
    <w:div w:id="2019036074">
      <w:bodyDiv w:val="1"/>
      <w:marLeft w:val="0"/>
      <w:marRight w:val="0"/>
      <w:marTop w:val="0"/>
      <w:marBottom w:val="0"/>
      <w:divBdr>
        <w:top w:val="none" w:sz="0" w:space="0" w:color="auto"/>
        <w:left w:val="none" w:sz="0" w:space="0" w:color="auto"/>
        <w:bottom w:val="none" w:sz="0" w:space="0" w:color="auto"/>
        <w:right w:val="none" w:sz="0" w:space="0" w:color="auto"/>
      </w:divBdr>
    </w:div>
    <w:div w:id="2019306316">
      <w:bodyDiv w:val="1"/>
      <w:marLeft w:val="0"/>
      <w:marRight w:val="0"/>
      <w:marTop w:val="0"/>
      <w:marBottom w:val="0"/>
      <w:divBdr>
        <w:top w:val="none" w:sz="0" w:space="0" w:color="auto"/>
        <w:left w:val="none" w:sz="0" w:space="0" w:color="auto"/>
        <w:bottom w:val="none" w:sz="0" w:space="0" w:color="auto"/>
        <w:right w:val="none" w:sz="0" w:space="0" w:color="auto"/>
      </w:divBdr>
    </w:div>
    <w:div w:id="2019385857">
      <w:bodyDiv w:val="1"/>
      <w:marLeft w:val="0"/>
      <w:marRight w:val="0"/>
      <w:marTop w:val="0"/>
      <w:marBottom w:val="0"/>
      <w:divBdr>
        <w:top w:val="none" w:sz="0" w:space="0" w:color="auto"/>
        <w:left w:val="none" w:sz="0" w:space="0" w:color="auto"/>
        <w:bottom w:val="none" w:sz="0" w:space="0" w:color="auto"/>
        <w:right w:val="none" w:sz="0" w:space="0" w:color="auto"/>
      </w:divBdr>
    </w:div>
    <w:div w:id="2019429689">
      <w:bodyDiv w:val="1"/>
      <w:marLeft w:val="0"/>
      <w:marRight w:val="0"/>
      <w:marTop w:val="0"/>
      <w:marBottom w:val="0"/>
      <w:divBdr>
        <w:top w:val="none" w:sz="0" w:space="0" w:color="auto"/>
        <w:left w:val="none" w:sz="0" w:space="0" w:color="auto"/>
        <w:bottom w:val="none" w:sz="0" w:space="0" w:color="auto"/>
        <w:right w:val="none" w:sz="0" w:space="0" w:color="auto"/>
      </w:divBdr>
    </w:div>
    <w:div w:id="2019572230">
      <w:bodyDiv w:val="1"/>
      <w:marLeft w:val="0"/>
      <w:marRight w:val="0"/>
      <w:marTop w:val="0"/>
      <w:marBottom w:val="0"/>
      <w:divBdr>
        <w:top w:val="none" w:sz="0" w:space="0" w:color="auto"/>
        <w:left w:val="none" w:sz="0" w:space="0" w:color="auto"/>
        <w:bottom w:val="none" w:sz="0" w:space="0" w:color="auto"/>
        <w:right w:val="none" w:sz="0" w:space="0" w:color="auto"/>
      </w:divBdr>
    </w:div>
    <w:div w:id="2019891122">
      <w:bodyDiv w:val="1"/>
      <w:marLeft w:val="0"/>
      <w:marRight w:val="0"/>
      <w:marTop w:val="0"/>
      <w:marBottom w:val="0"/>
      <w:divBdr>
        <w:top w:val="none" w:sz="0" w:space="0" w:color="auto"/>
        <w:left w:val="none" w:sz="0" w:space="0" w:color="auto"/>
        <w:bottom w:val="none" w:sz="0" w:space="0" w:color="auto"/>
        <w:right w:val="none" w:sz="0" w:space="0" w:color="auto"/>
      </w:divBdr>
    </w:div>
    <w:div w:id="2020229414">
      <w:bodyDiv w:val="1"/>
      <w:marLeft w:val="0"/>
      <w:marRight w:val="0"/>
      <w:marTop w:val="0"/>
      <w:marBottom w:val="0"/>
      <w:divBdr>
        <w:top w:val="none" w:sz="0" w:space="0" w:color="auto"/>
        <w:left w:val="none" w:sz="0" w:space="0" w:color="auto"/>
        <w:bottom w:val="none" w:sz="0" w:space="0" w:color="auto"/>
        <w:right w:val="none" w:sz="0" w:space="0" w:color="auto"/>
      </w:divBdr>
    </w:div>
    <w:div w:id="2020427657">
      <w:bodyDiv w:val="1"/>
      <w:marLeft w:val="0"/>
      <w:marRight w:val="0"/>
      <w:marTop w:val="0"/>
      <w:marBottom w:val="0"/>
      <w:divBdr>
        <w:top w:val="none" w:sz="0" w:space="0" w:color="auto"/>
        <w:left w:val="none" w:sz="0" w:space="0" w:color="auto"/>
        <w:bottom w:val="none" w:sz="0" w:space="0" w:color="auto"/>
        <w:right w:val="none" w:sz="0" w:space="0" w:color="auto"/>
      </w:divBdr>
    </w:div>
    <w:div w:id="2022076766">
      <w:bodyDiv w:val="1"/>
      <w:marLeft w:val="0"/>
      <w:marRight w:val="0"/>
      <w:marTop w:val="0"/>
      <w:marBottom w:val="0"/>
      <w:divBdr>
        <w:top w:val="none" w:sz="0" w:space="0" w:color="auto"/>
        <w:left w:val="none" w:sz="0" w:space="0" w:color="auto"/>
        <w:bottom w:val="none" w:sz="0" w:space="0" w:color="auto"/>
        <w:right w:val="none" w:sz="0" w:space="0" w:color="auto"/>
      </w:divBdr>
    </w:div>
    <w:div w:id="2023165696">
      <w:bodyDiv w:val="1"/>
      <w:marLeft w:val="0"/>
      <w:marRight w:val="0"/>
      <w:marTop w:val="0"/>
      <w:marBottom w:val="0"/>
      <w:divBdr>
        <w:top w:val="none" w:sz="0" w:space="0" w:color="auto"/>
        <w:left w:val="none" w:sz="0" w:space="0" w:color="auto"/>
        <w:bottom w:val="none" w:sz="0" w:space="0" w:color="auto"/>
        <w:right w:val="none" w:sz="0" w:space="0" w:color="auto"/>
      </w:divBdr>
    </w:div>
    <w:div w:id="2023193391">
      <w:bodyDiv w:val="1"/>
      <w:marLeft w:val="0"/>
      <w:marRight w:val="0"/>
      <w:marTop w:val="0"/>
      <w:marBottom w:val="0"/>
      <w:divBdr>
        <w:top w:val="none" w:sz="0" w:space="0" w:color="auto"/>
        <w:left w:val="none" w:sz="0" w:space="0" w:color="auto"/>
        <w:bottom w:val="none" w:sz="0" w:space="0" w:color="auto"/>
        <w:right w:val="none" w:sz="0" w:space="0" w:color="auto"/>
      </w:divBdr>
    </w:div>
    <w:div w:id="2023435468">
      <w:bodyDiv w:val="1"/>
      <w:marLeft w:val="0"/>
      <w:marRight w:val="0"/>
      <w:marTop w:val="0"/>
      <w:marBottom w:val="0"/>
      <w:divBdr>
        <w:top w:val="none" w:sz="0" w:space="0" w:color="auto"/>
        <w:left w:val="none" w:sz="0" w:space="0" w:color="auto"/>
        <w:bottom w:val="none" w:sz="0" w:space="0" w:color="auto"/>
        <w:right w:val="none" w:sz="0" w:space="0" w:color="auto"/>
      </w:divBdr>
    </w:div>
    <w:div w:id="2026440363">
      <w:bodyDiv w:val="1"/>
      <w:marLeft w:val="0"/>
      <w:marRight w:val="0"/>
      <w:marTop w:val="0"/>
      <w:marBottom w:val="0"/>
      <w:divBdr>
        <w:top w:val="none" w:sz="0" w:space="0" w:color="auto"/>
        <w:left w:val="none" w:sz="0" w:space="0" w:color="auto"/>
        <w:bottom w:val="none" w:sz="0" w:space="0" w:color="auto"/>
        <w:right w:val="none" w:sz="0" w:space="0" w:color="auto"/>
      </w:divBdr>
    </w:div>
    <w:div w:id="2026711557">
      <w:bodyDiv w:val="1"/>
      <w:marLeft w:val="0"/>
      <w:marRight w:val="0"/>
      <w:marTop w:val="0"/>
      <w:marBottom w:val="0"/>
      <w:divBdr>
        <w:top w:val="none" w:sz="0" w:space="0" w:color="auto"/>
        <w:left w:val="none" w:sz="0" w:space="0" w:color="auto"/>
        <w:bottom w:val="none" w:sz="0" w:space="0" w:color="auto"/>
        <w:right w:val="none" w:sz="0" w:space="0" w:color="auto"/>
      </w:divBdr>
    </w:div>
    <w:div w:id="2027362373">
      <w:bodyDiv w:val="1"/>
      <w:marLeft w:val="0"/>
      <w:marRight w:val="0"/>
      <w:marTop w:val="0"/>
      <w:marBottom w:val="0"/>
      <w:divBdr>
        <w:top w:val="none" w:sz="0" w:space="0" w:color="auto"/>
        <w:left w:val="none" w:sz="0" w:space="0" w:color="auto"/>
        <w:bottom w:val="none" w:sz="0" w:space="0" w:color="auto"/>
        <w:right w:val="none" w:sz="0" w:space="0" w:color="auto"/>
      </w:divBdr>
    </w:div>
    <w:div w:id="2027824088">
      <w:bodyDiv w:val="1"/>
      <w:marLeft w:val="0"/>
      <w:marRight w:val="0"/>
      <w:marTop w:val="0"/>
      <w:marBottom w:val="0"/>
      <w:divBdr>
        <w:top w:val="none" w:sz="0" w:space="0" w:color="auto"/>
        <w:left w:val="none" w:sz="0" w:space="0" w:color="auto"/>
        <w:bottom w:val="none" w:sz="0" w:space="0" w:color="auto"/>
        <w:right w:val="none" w:sz="0" w:space="0" w:color="auto"/>
      </w:divBdr>
    </w:div>
    <w:div w:id="2028284406">
      <w:bodyDiv w:val="1"/>
      <w:marLeft w:val="0"/>
      <w:marRight w:val="0"/>
      <w:marTop w:val="0"/>
      <w:marBottom w:val="0"/>
      <w:divBdr>
        <w:top w:val="none" w:sz="0" w:space="0" w:color="auto"/>
        <w:left w:val="none" w:sz="0" w:space="0" w:color="auto"/>
        <w:bottom w:val="none" w:sz="0" w:space="0" w:color="auto"/>
        <w:right w:val="none" w:sz="0" w:space="0" w:color="auto"/>
      </w:divBdr>
    </w:div>
    <w:div w:id="2028603851">
      <w:bodyDiv w:val="1"/>
      <w:marLeft w:val="0"/>
      <w:marRight w:val="0"/>
      <w:marTop w:val="0"/>
      <w:marBottom w:val="0"/>
      <w:divBdr>
        <w:top w:val="none" w:sz="0" w:space="0" w:color="auto"/>
        <w:left w:val="none" w:sz="0" w:space="0" w:color="auto"/>
        <w:bottom w:val="none" w:sz="0" w:space="0" w:color="auto"/>
        <w:right w:val="none" w:sz="0" w:space="0" w:color="auto"/>
      </w:divBdr>
    </w:div>
    <w:div w:id="2030057087">
      <w:bodyDiv w:val="1"/>
      <w:marLeft w:val="0"/>
      <w:marRight w:val="0"/>
      <w:marTop w:val="0"/>
      <w:marBottom w:val="0"/>
      <w:divBdr>
        <w:top w:val="none" w:sz="0" w:space="0" w:color="auto"/>
        <w:left w:val="none" w:sz="0" w:space="0" w:color="auto"/>
        <w:bottom w:val="none" w:sz="0" w:space="0" w:color="auto"/>
        <w:right w:val="none" w:sz="0" w:space="0" w:color="auto"/>
      </w:divBdr>
      <w:divsChild>
        <w:div w:id="2076736478">
          <w:marLeft w:val="0"/>
          <w:marRight w:val="0"/>
          <w:marTop w:val="0"/>
          <w:marBottom w:val="0"/>
          <w:divBdr>
            <w:top w:val="none" w:sz="0" w:space="0" w:color="auto"/>
            <w:left w:val="none" w:sz="0" w:space="0" w:color="auto"/>
            <w:bottom w:val="none" w:sz="0" w:space="0" w:color="auto"/>
            <w:right w:val="none" w:sz="0" w:space="0" w:color="auto"/>
          </w:divBdr>
        </w:div>
        <w:div w:id="798232411">
          <w:marLeft w:val="0"/>
          <w:marRight w:val="0"/>
          <w:marTop w:val="0"/>
          <w:marBottom w:val="0"/>
          <w:divBdr>
            <w:top w:val="none" w:sz="0" w:space="0" w:color="auto"/>
            <w:left w:val="none" w:sz="0" w:space="0" w:color="auto"/>
            <w:bottom w:val="none" w:sz="0" w:space="0" w:color="auto"/>
            <w:right w:val="none" w:sz="0" w:space="0" w:color="auto"/>
          </w:divBdr>
        </w:div>
        <w:div w:id="763771340">
          <w:marLeft w:val="0"/>
          <w:marRight w:val="0"/>
          <w:marTop w:val="0"/>
          <w:marBottom w:val="0"/>
          <w:divBdr>
            <w:top w:val="none" w:sz="0" w:space="0" w:color="auto"/>
            <w:left w:val="none" w:sz="0" w:space="0" w:color="auto"/>
            <w:bottom w:val="none" w:sz="0" w:space="0" w:color="auto"/>
            <w:right w:val="none" w:sz="0" w:space="0" w:color="auto"/>
          </w:divBdr>
        </w:div>
        <w:div w:id="1617830487">
          <w:marLeft w:val="0"/>
          <w:marRight w:val="0"/>
          <w:marTop w:val="0"/>
          <w:marBottom w:val="0"/>
          <w:divBdr>
            <w:top w:val="none" w:sz="0" w:space="0" w:color="auto"/>
            <w:left w:val="none" w:sz="0" w:space="0" w:color="auto"/>
            <w:bottom w:val="none" w:sz="0" w:space="0" w:color="auto"/>
            <w:right w:val="none" w:sz="0" w:space="0" w:color="auto"/>
          </w:divBdr>
        </w:div>
      </w:divsChild>
    </w:div>
    <w:div w:id="2030335002">
      <w:bodyDiv w:val="1"/>
      <w:marLeft w:val="0"/>
      <w:marRight w:val="0"/>
      <w:marTop w:val="0"/>
      <w:marBottom w:val="0"/>
      <w:divBdr>
        <w:top w:val="none" w:sz="0" w:space="0" w:color="auto"/>
        <w:left w:val="none" w:sz="0" w:space="0" w:color="auto"/>
        <w:bottom w:val="none" w:sz="0" w:space="0" w:color="auto"/>
        <w:right w:val="none" w:sz="0" w:space="0" w:color="auto"/>
      </w:divBdr>
    </w:div>
    <w:div w:id="2032409721">
      <w:bodyDiv w:val="1"/>
      <w:marLeft w:val="0"/>
      <w:marRight w:val="0"/>
      <w:marTop w:val="0"/>
      <w:marBottom w:val="0"/>
      <w:divBdr>
        <w:top w:val="none" w:sz="0" w:space="0" w:color="auto"/>
        <w:left w:val="none" w:sz="0" w:space="0" w:color="auto"/>
        <w:bottom w:val="none" w:sz="0" w:space="0" w:color="auto"/>
        <w:right w:val="none" w:sz="0" w:space="0" w:color="auto"/>
      </w:divBdr>
    </w:div>
    <w:div w:id="2032561398">
      <w:bodyDiv w:val="1"/>
      <w:marLeft w:val="0"/>
      <w:marRight w:val="0"/>
      <w:marTop w:val="0"/>
      <w:marBottom w:val="0"/>
      <w:divBdr>
        <w:top w:val="none" w:sz="0" w:space="0" w:color="auto"/>
        <w:left w:val="none" w:sz="0" w:space="0" w:color="auto"/>
        <w:bottom w:val="none" w:sz="0" w:space="0" w:color="auto"/>
        <w:right w:val="none" w:sz="0" w:space="0" w:color="auto"/>
      </w:divBdr>
    </w:div>
    <w:div w:id="2032610237">
      <w:bodyDiv w:val="1"/>
      <w:marLeft w:val="0"/>
      <w:marRight w:val="0"/>
      <w:marTop w:val="0"/>
      <w:marBottom w:val="0"/>
      <w:divBdr>
        <w:top w:val="none" w:sz="0" w:space="0" w:color="auto"/>
        <w:left w:val="none" w:sz="0" w:space="0" w:color="auto"/>
        <w:bottom w:val="none" w:sz="0" w:space="0" w:color="auto"/>
        <w:right w:val="none" w:sz="0" w:space="0" w:color="auto"/>
      </w:divBdr>
    </w:div>
    <w:div w:id="2034917440">
      <w:bodyDiv w:val="1"/>
      <w:marLeft w:val="0"/>
      <w:marRight w:val="0"/>
      <w:marTop w:val="0"/>
      <w:marBottom w:val="0"/>
      <w:divBdr>
        <w:top w:val="none" w:sz="0" w:space="0" w:color="auto"/>
        <w:left w:val="none" w:sz="0" w:space="0" w:color="auto"/>
        <w:bottom w:val="none" w:sz="0" w:space="0" w:color="auto"/>
        <w:right w:val="none" w:sz="0" w:space="0" w:color="auto"/>
      </w:divBdr>
    </w:div>
    <w:div w:id="2035954325">
      <w:bodyDiv w:val="1"/>
      <w:marLeft w:val="0"/>
      <w:marRight w:val="0"/>
      <w:marTop w:val="0"/>
      <w:marBottom w:val="0"/>
      <w:divBdr>
        <w:top w:val="none" w:sz="0" w:space="0" w:color="auto"/>
        <w:left w:val="none" w:sz="0" w:space="0" w:color="auto"/>
        <w:bottom w:val="none" w:sz="0" w:space="0" w:color="auto"/>
        <w:right w:val="none" w:sz="0" w:space="0" w:color="auto"/>
      </w:divBdr>
    </w:div>
    <w:div w:id="2036227866">
      <w:bodyDiv w:val="1"/>
      <w:marLeft w:val="0"/>
      <w:marRight w:val="0"/>
      <w:marTop w:val="0"/>
      <w:marBottom w:val="0"/>
      <w:divBdr>
        <w:top w:val="none" w:sz="0" w:space="0" w:color="auto"/>
        <w:left w:val="none" w:sz="0" w:space="0" w:color="auto"/>
        <w:bottom w:val="none" w:sz="0" w:space="0" w:color="auto"/>
        <w:right w:val="none" w:sz="0" w:space="0" w:color="auto"/>
      </w:divBdr>
    </w:div>
    <w:div w:id="2037386320">
      <w:bodyDiv w:val="1"/>
      <w:marLeft w:val="0"/>
      <w:marRight w:val="0"/>
      <w:marTop w:val="0"/>
      <w:marBottom w:val="0"/>
      <w:divBdr>
        <w:top w:val="none" w:sz="0" w:space="0" w:color="auto"/>
        <w:left w:val="none" w:sz="0" w:space="0" w:color="auto"/>
        <w:bottom w:val="none" w:sz="0" w:space="0" w:color="auto"/>
        <w:right w:val="none" w:sz="0" w:space="0" w:color="auto"/>
      </w:divBdr>
    </w:div>
    <w:div w:id="2037922717">
      <w:bodyDiv w:val="1"/>
      <w:marLeft w:val="0"/>
      <w:marRight w:val="0"/>
      <w:marTop w:val="0"/>
      <w:marBottom w:val="0"/>
      <w:divBdr>
        <w:top w:val="none" w:sz="0" w:space="0" w:color="auto"/>
        <w:left w:val="none" w:sz="0" w:space="0" w:color="auto"/>
        <w:bottom w:val="none" w:sz="0" w:space="0" w:color="auto"/>
        <w:right w:val="none" w:sz="0" w:space="0" w:color="auto"/>
      </w:divBdr>
    </w:div>
    <w:div w:id="2040398323">
      <w:bodyDiv w:val="1"/>
      <w:marLeft w:val="0"/>
      <w:marRight w:val="0"/>
      <w:marTop w:val="0"/>
      <w:marBottom w:val="0"/>
      <w:divBdr>
        <w:top w:val="none" w:sz="0" w:space="0" w:color="auto"/>
        <w:left w:val="none" w:sz="0" w:space="0" w:color="auto"/>
        <w:bottom w:val="none" w:sz="0" w:space="0" w:color="auto"/>
        <w:right w:val="none" w:sz="0" w:space="0" w:color="auto"/>
      </w:divBdr>
    </w:div>
    <w:div w:id="2040470941">
      <w:bodyDiv w:val="1"/>
      <w:marLeft w:val="0"/>
      <w:marRight w:val="0"/>
      <w:marTop w:val="0"/>
      <w:marBottom w:val="0"/>
      <w:divBdr>
        <w:top w:val="none" w:sz="0" w:space="0" w:color="auto"/>
        <w:left w:val="none" w:sz="0" w:space="0" w:color="auto"/>
        <w:bottom w:val="none" w:sz="0" w:space="0" w:color="auto"/>
        <w:right w:val="none" w:sz="0" w:space="0" w:color="auto"/>
      </w:divBdr>
    </w:div>
    <w:div w:id="2040543639">
      <w:bodyDiv w:val="1"/>
      <w:marLeft w:val="0"/>
      <w:marRight w:val="0"/>
      <w:marTop w:val="0"/>
      <w:marBottom w:val="0"/>
      <w:divBdr>
        <w:top w:val="none" w:sz="0" w:space="0" w:color="auto"/>
        <w:left w:val="none" w:sz="0" w:space="0" w:color="auto"/>
        <w:bottom w:val="none" w:sz="0" w:space="0" w:color="auto"/>
        <w:right w:val="none" w:sz="0" w:space="0" w:color="auto"/>
      </w:divBdr>
    </w:div>
    <w:div w:id="2041783292">
      <w:bodyDiv w:val="1"/>
      <w:marLeft w:val="0"/>
      <w:marRight w:val="0"/>
      <w:marTop w:val="0"/>
      <w:marBottom w:val="0"/>
      <w:divBdr>
        <w:top w:val="none" w:sz="0" w:space="0" w:color="auto"/>
        <w:left w:val="none" w:sz="0" w:space="0" w:color="auto"/>
        <w:bottom w:val="none" w:sz="0" w:space="0" w:color="auto"/>
        <w:right w:val="none" w:sz="0" w:space="0" w:color="auto"/>
      </w:divBdr>
    </w:div>
    <w:div w:id="2043170124">
      <w:bodyDiv w:val="1"/>
      <w:marLeft w:val="0"/>
      <w:marRight w:val="0"/>
      <w:marTop w:val="0"/>
      <w:marBottom w:val="0"/>
      <w:divBdr>
        <w:top w:val="none" w:sz="0" w:space="0" w:color="auto"/>
        <w:left w:val="none" w:sz="0" w:space="0" w:color="auto"/>
        <w:bottom w:val="none" w:sz="0" w:space="0" w:color="auto"/>
        <w:right w:val="none" w:sz="0" w:space="0" w:color="auto"/>
      </w:divBdr>
    </w:div>
    <w:div w:id="2043826423">
      <w:bodyDiv w:val="1"/>
      <w:marLeft w:val="0"/>
      <w:marRight w:val="0"/>
      <w:marTop w:val="0"/>
      <w:marBottom w:val="0"/>
      <w:divBdr>
        <w:top w:val="none" w:sz="0" w:space="0" w:color="auto"/>
        <w:left w:val="none" w:sz="0" w:space="0" w:color="auto"/>
        <w:bottom w:val="none" w:sz="0" w:space="0" w:color="auto"/>
        <w:right w:val="none" w:sz="0" w:space="0" w:color="auto"/>
      </w:divBdr>
    </w:div>
    <w:div w:id="2044473652">
      <w:bodyDiv w:val="1"/>
      <w:marLeft w:val="0"/>
      <w:marRight w:val="0"/>
      <w:marTop w:val="0"/>
      <w:marBottom w:val="0"/>
      <w:divBdr>
        <w:top w:val="none" w:sz="0" w:space="0" w:color="auto"/>
        <w:left w:val="none" w:sz="0" w:space="0" w:color="auto"/>
        <w:bottom w:val="none" w:sz="0" w:space="0" w:color="auto"/>
        <w:right w:val="none" w:sz="0" w:space="0" w:color="auto"/>
      </w:divBdr>
    </w:div>
    <w:div w:id="2044599923">
      <w:bodyDiv w:val="1"/>
      <w:marLeft w:val="0"/>
      <w:marRight w:val="0"/>
      <w:marTop w:val="0"/>
      <w:marBottom w:val="0"/>
      <w:divBdr>
        <w:top w:val="none" w:sz="0" w:space="0" w:color="auto"/>
        <w:left w:val="none" w:sz="0" w:space="0" w:color="auto"/>
        <w:bottom w:val="none" w:sz="0" w:space="0" w:color="auto"/>
        <w:right w:val="none" w:sz="0" w:space="0" w:color="auto"/>
      </w:divBdr>
    </w:div>
    <w:div w:id="2044666707">
      <w:bodyDiv w:val="1"/>
      <w:marLeft w:val="0"/>
      <w:marRight w:val="0"/>
      <w:marTop w:val="0"/>
      <w:marBottom w:val="0"/>
      <w:divBdr>
        <w:top w:val="none" w:sz="0" w:space="0" w:color="auto"/>
        <w:left w:val="none" w:sz="0" w:space="0" w:color="auto"/>
        <w:bottom w:val="none" w:sz="0" w:space="0" w:color="auto"/>
        <w:right w:val="none" w:sz="0" w:space="0" w:color="auto"/>
      </w:divBdr>
    </w:div>
    <w:div w:id="2045012479">
      <w:bodyDiv w:val="1"/>
      <w:marLeft w:val="0"/>
      <w:marRight w:val="0"/>
      <w:marTop w:val="0"/>
      <w:marBottom w:val="0"/>
      <w:divBdr>
        <w:top w:val="none" w:sz="0" w:space="0" w:color="auto"/>
        <w:left w:val="none" w:sz="0" w:space="0" w:color="auto"/>
        <w:bottom w:val="none" w:sz="0" w:space="0" w:color="auto"/>
        <w:right w:val="none" w:sz="0" w:space="0" w:color="auto"/>
      </w:divBdr>
    </w:div>
    <w:div w:id="2046590530">
      <w:bodyDiv w:val="1"/>
      <w:marLeft w:val="0"/>
      <w:marRight w:val="0"/>
      <w:marTop w:val="0"/>
      <w:marBottom w:val="0"/>
      <w:divBdr>
        <w:top w:val="none" w:sz="0" w:space="0" w:color="auto"/>
        <w:left w:val="none" w:sz="0" w:space="0" w:color="auto"/>
        <w:bottom w:val="none" w:sz="0" w:space="0" w:color="auto"/>
        <w:right w:val="none" w:sz="0" w:space="0" w:color="auto"/>
      </w:divBdr>
    </w:div>
    <w:div w:id="2046637310">
      <w:bodyDiv w:val="1"/>
      <w:marLeft w:val="0"/>
      <w:marRight w:val="0"/>
      <w:marTop w:val="0"/>
      <w:marBottom w:val="0"/>
      <w:divBdr>
        <w:top w:val="none" w:sz="0" w:space="0" w:color="auto"/>
        <w:left w:val="none" w:sz="0" w:space="0" w:color="auto"/>
        <w:bottom w:val="none" w:sz="0" w:space="0" w:color="auto"/>
        <w:right w:val="none" w:sz="0" w:space="0" w:color="auto"/>
      </w:divBdr>
    </w:div>
    <w:div w:id="2046708543">
      <w:bodyDiv w:val="1"/>
      <w:marLeft w:val="0"/>
      <w:marRight w:val="0"/>
      <w:marTop w:val="0"/>
      <w:marBottom w:val="0"/>
      <w:divBdr>
        <w:top w:val="none" w:sz="0" w:space="0" w:color="auto"/>
        <w:left w:val="none" w:sz="0" w:space="0" w:color="auto"/>
        <w:bottom w:val="none" w:sz="0" w:space="0" w:color="auto"/>
        <w:right w:val="none" w:sz="0" w:space="0" w:color="auto"/>
      </w:divBdr>
    </w:div>
    <w:div w:id="2047024864">
      <w:bodyDiv w:val="1"/>
      <w:marLeft w:val="0"/>
      <w:marRight w:val="0"/>
      <w:marTop w:val="0"/>
      <w:marBottom w:val="0"/>
      <w:divBdr>
        <w:top w:val="none" w:sz="0" w:space="0" w:color="auto"/>
        <w:left w:val="none" w:sz="0" w:space="0" w:color="auto"/>
        <w:bottom w:val="none" w:sz="0" w:space="0" w:color="auto"/>
        <w:right w:val="none" w:sz="0" w:space="0" w:color="auto"/>
      </w:divBdr>
    </w:div>
    <w:div w:id="2048598221">
      <w:bodyDiv w:val="1"/>
      <w:marLeft w:val="0"/>
      <w:marRight w:val="0"/>
      <w:marTop w:val="0"/>
      <w:marBottom w:val="0"/>
      <w:divBdr>
        <w:top w:val="none" w:sz="0" w:space="0" w:color="auto"/>
        <w:left w:val="none" w:sz="0" w:space="0" w:color="auto"/>
        <w:bottom w:val="none" w:sz="0" w:space="0" w:color="auto"/>
        <w:right w:val="none" w:sz="0" w:space="0" w:color="auto"/>
      </w:divBdr>
    </w:div>
    <w:div w:id="2049715955">
      <w:bodyDiv w:val="1"/>
      <w:marLeft w:val="0"/>
      <w:marRight w:val="0"/>
      <w:marTop w:val="0"/>
      <w:marBottom w:val="0"/>
      <w:divBdr>
        <w:top w:val="none" w:sz="0" w:space="0" w:color="auto"/>
        <w:left w:val="none" w:sz="0" w:space="0" w:color="auto"/>
        <w:bottom w:val="none" w:sz="0" w:space="0" w:color="auto"/>
        <w:right w:val="none" w:sz="0" w:space="0" w:color="auto"/>
      </w:divBdr>
    </w:div>
    <w:div w:id="2051372307">
      <w:bodyDiv w:val="1"/>
      <w:marLeft w:val="0"/>
      <w:marRight w:val="0"/>
      <w:marTop w:val="0"/>
      <w:marBottom w:val="0"/>
      <w:divBdr>
        <w:top w:val="none" w:sz="0" w:space="0" w:color="auto"/>
        <w:left w:val="none" w:sz="0" w:space="0" w:color="auto"/>
        <w:bottom w:val="none" w:sz="0" w:space="0" w:color="auto"/>
        <w:right w:val="none" w:sz="0" w:space="0" w:color="auto"/>
      </w:divBdr>
    </w:div>
    <w:div w:id="2051761326">
      <w:bodyDiv w:val="1"/>
      <w:marLeft w:val="0"/>
      <w:marRight w:val="0"/>
      <w:marTop w:val="0"/>
      <w:marBottom w:val="0"/>
      <w:divBdr>
        <w:top w:val="none" w:sz="0" w:space="0" w:color="auto"/>
        <w:left w:val="none" w:sz="0" w:space="0" w:color="auto"/>
        <w:bottom w:val="none" w:sz="0" w:space="0" w:color="auto"/>
        <w:right w:val="none" w:sz="0" w:space="0" w:color="auto"/>
      </w:divBdr>
    </w:div>
    <w:div w:id="2051803057">
      <w:bodyDiv w:val="1"/>
      <w:marLeft w:val="0"/>
      <w:marRight w:val="0"/>
      <w:marTop w:val="0"/>
      <w:marBottom w:val="0"/>
      <w:divBdr>
        <w:top w:val="none" w:sz="0" w:space="0" w:color="auto"/>
        <w:left w:val="none" w:sz="0" w:space="0" w:color="auto"/>
        <w:bottom w:val="none" w:sz="0" w:space="0" w:color="auto"/>
        <w:right w:val="none" w:sz="0" w:space="0" w:color="auto"/>
      </w:divBdr>
    </w:div>
    <w:div w:id="2051949930">
      <w:bodyDiv w:val="1"/>
      <w:marLeft w:val="0"/>
      <w:marRight w:val="0"/>
      <w:marTop w:val="0"/>
      <w:marBottom w:val="0"/>
      <w:divBdr>
        <w:top w:val="none" w:sz="0" w:space="0" w:color="auto"/>
        <w:left w:val="none" w:sz="0" w:space="0" w:color="auto"/>
        <w:bottom w:val="none" w:sz="0" w:space="0" w:color="auto"/>
        <w:right w:val="none" w:sz="0" w:space="0" w:color="auto"/>
      </w:divBdr>
    </w:div>
    <w:div w:id="2052340933">
      <w:bodyDiv w:val="1"/>
      <w:marLeft w:val="0"/>
      <w:marRight w:val="0"/>
      <w:marTop w:val="0"/>
      <w:marBottom w:val="0"/>
      <w:divBdr>
        <w:top w:val="none" w:sz="0" w:space="0" w:color="auto"/>
        <w:left w:val="none" w:sz="0" w:space="0" w:color="auto"/>
        <w:bottom w:val="none" w:sz="0" w:space="0" w:color="auto"/>
        <w:right w:val="none" w:sz="0" w:space="0" w:color="auto"/>
      </w:divBdr>
    </w:div>
    <w:div w:id="2052536865">
      <w:bodyDiv w:val="1"/>
      <w:marLeft w:val="0"/>
      <w:marRight w:val="0"/>
      <w:marTop w:val="0"/>
      <w:marBottom w:val="0"/>
      <w:divBdr>
        <w:top w:val="none" w:sz="0" w:space="0" w:color="auto"/>
        <w:left w:val="none" w:sz="0" w:space="0" w:color="auto"/>
        <w:bottom w:val="none" w:sz="0" w:space="0" w:color="auto"/>
        <w:right w:val="none" w:sz="0" w:space="0" w:color="auto"/>
      </w:divBdr>
    </w:div>
    <w:div w:id="2053535629">
      <w:bodyDiv w:val="1"/>
      <w:marLeft w:val="0"/>
      <w:marRight w:val="0"/>
      <w:marTop w:val="0"/>
      <w:marBottom w:val="0"/>
      <w:divBdr>
        <w:top w:val="none" w:sz="0" w:space="0" w:color="auto"/>
        <w:left w:val="none" w:sz="0" w:space="0" w:color="auto"/>
        <w:bottom w:val="none" w:sz="0" w:space="0" w:color="auto"/>
        <w:right w:val="none" w:sz="0" w:space="0" w:color="auto"/>
      </w:divBdr>
    </w:div>
    <w:div w:id="2054576312">
      <w:bodyDiv w:val="1"/>
      <w:marLeft w:val="0"/>
      <w:marRight w:val="0"/>
      <w:marTop w:val="0"/>
      <w:marBottom w:val="0"/>
      <w:divBdr>
        <w:top w:val="none" w:sz="0" w:space="0" w:color="auto"/>
        <w:left w:val="none" w:sz="0" w:space="0" w:color="auto"/>
        <w:bottom w:val="none" w:sz="0" w:space="0" w:color="auto"/>
        <w:right w:val="none" w:sz="0" w:space="0" w:color="auto"/>
      </w:divBdr>
    </w:div>
    <w:div w:id="2057853079">
      <w:bodyDiv w:val="1"/>
      <w:marLeft w:val="0"/>
      <w:marRight w:val="0"/>
      <w:marTop w:val="0"/>
      <w:marBottom w:val="0"/>
      <w:divBdr>
        <w:top w:val="none" w:sz="0" w:space="0" w:color="auto"/>
        <w:left w:val="none" w:sz="0" w:space="0" w:color="auto"/>
        <w:bottom w:val="none" w:sz="0" w:space="0" w:color="auto"/>
        <w:right w:val="none" w:sz="0" w:space="0" w:color="auto"/>
      </w:divBdr>
    </w:div>
    <w:div w:id="2059624435">
      <w:bodyDiv w:val="1"/>
      <w:marLeft w:val="0"/>
      <w:marRight w:val="0"/>
      <w:marTop w:val="0"/>
      <w:marBottom w:val="0"/>
      <w:divBdr>
        <w:top w:val="none" w:sz="0" w:space="0" w:color="auto"/>
        <w:left w:val="none" w:sz="0" w:space="0" w:color="auto"/>
        <w:bottom w:val="none" w:sz="0" w:space="0" w:color="auto"/>
        <w:right w:val="none" w:sz="0" w:space="0" w:color="auto"/>
      </w:divBdr>
    </w:div>
    <w:div w:id="2059889071">
      <w:bodyDiv w:val="1"/>
      <w:marLeft w:val="0"/>
      <w:marRight w:val="0"/>
      <w:marTop w:val="0"/>
      <w:marBottom w:val="0"/>
      <w:divBdr>
        <w:top w:val="none" w:sz="0" w:space="0" w:color="auto"/>
        <w:left w:val="none" w:sz="0" w:space="0" w:color="auto"/>
        <w:bottom w:val="none" w:sz="0" w:space="0" w:color="auto"/>
        <w:right w:val="none" w:sz="0" w:space="0" w:color="auto"/>
      </w:divBdr>
    </w:div>
    <w:div w:id="2062510270">
      <w:bodyDiv w:val="1"/>
      <w:marLeft w:val="0"/>
      <w:marRight w:val="0"/>
      <w:marTop w:val="0"/>
      <w:marBottom w:val="0"/>
      <w:divBdr>
        <w:top w:val="none" w:sz="0" w:space="0" w:color="auto"/>
        <w:left w:val="none" w:sz="0" w:space="0" w:color="auto"/>
        <w:bottom w:val="none" w:sz="0" w:space="0" w:color="auto"/>
        <w:right w:val="none" w:sz="0" w:space="0" w:color="auto"/>
      </w:divBdr>
    </w:div>
    <w:div w:id="2063014008">
      <w:bodyDiv w:val="1"/>
      <w:marLeft w:val="0"/>
      <w:marRight w:val="0"/>
      <w:marTop w:val="0"/>
      <w:marBottom w:val="0"/>
      <w:divBdr>
        <w:top w:val="none" w:sz="0" w:space="0" w:color="auto"/>
        <w:left w:val="none" w:sz="0" w:space="0" w:color="auto"/>
        <w:bottom w:val="none" w:sz="0" w:space="0" w:color="auto"/>
        <w:right w:val="none" w:sz="0" w:space="0" w:color="auto"/>
      </w:divBdr>
    </w:div>
    <w:div w:id="2063210509">
      <w:bodyDiv w:val="1"/>
      <w:marLeft w:val="0"/>
      <w:marRight w:val="0"/>
      <w:marTop w:val="0"/>
      <w:marBottom w:val="0"/>
      <w:divBdr>
        <w:top w:val="none" w:sz="0" w:space="0" w:color="auto"/>
        <w:left w:val="none" w:sz="0" w:space="0" w:color="auto"/>
        <w:bottom w:val="none" w:sz="0" w:space="0" w:color="auto"/>
        <w:right w:val="none" w:sz="0" w:space="0" w:color="auto"/>
      </w:divBdr>
    </w:div>
    <w:div w:id="2063362980">
      <w:bodyDiv w:val="1"/>
      <w:marLeft w:val="0"/>
      <w:marRight w:val="0"/>
      <w:marTop w:val="0"/>
      <w:marBottom w:val="0"/>
      <w:divBdr>
        <w:top w:val="none" w:sz="0" w:space="0" w:color="auto"/>
        <w:left w:val="none" w:sz="0" w:space="0" w:color="auto"/>
        <w:bottom w:val="none" w:sz="0" w:space="0" w:color="auto"/>
        <w:right w:val="none" w:sz="0" w:space="0" w:color="auto"/>
      </w:divBdr>
    </w:div>
    <w:div w:id="2063752973">
      <w:bodyDiv w:val="1"/>
      <w:marLeft w:val="0"/>
      <w:marRight w:val="0"/>
      <w:marTop w:val="0"/>
      <w:marBottom w:val="0"/>
      <w:divBdr>
        <w:top w:val="none" w:sz="0" w:space="0" w:color="auto"/>
        <w:left w:val="none" w:sz="0" w:space="0" w:color="auto"/>
        <w:bottom w:val="none" w:sz="0" w:space="0" w:color="auto"/>
        <w:right w:val="none" w:sz="0" w:space="0" w:color="auto"/>
      </w:divBdr>
    </w:div>
    <w:div w:id="2064717001">
      <w:bodyDiv w:val="1"/>
      <w:marLeft w:val="0"/>
      <w:marRight w:val="0"/>
      <w:marTop w:val="0"/>
      <w:marBottom w:val="0"/>
      <w:divBdr>
        <w:top w:val="none" w:sz="0" w:space="0" w:color="auto"/>
        <w:left w:val="none" w:sz="0" w:space="0" w:color="auto"/>
        <w:bottom w:val="none" w:sz="0" w:space="0" w:color="auto"/>
        <w:right w:val="none" w:sz="0" w:space="0" w:color="auto"/>
      </w:divBdr>
    </w:div>
    <w:div w:id="2064979746">
      <w:bodyDiv w:val="1"/>
      <w:marLeft w:val="0"/>
      <w:marRight w:val="0"/>
      <w:marTop w:val="0"/>
      <w:marBottom w:val="0"/>
      <w:divBdr>
        <w:top w:val="none" w:sz="0" w:space="0" w:color="auto"/>
        <w:left w:val="none" w:sz="0" w:space="0" w:color="auto"/>
        <w:bottom w:val="none" w:sz="0" w:space="0" w:color="auto"/>
        <w:right w:val="none" w:sz="0" w:space="0" w:color="auto"/>
      </w:divBdr>
    </w:div>
    <w:div w:id="2066219607">
      <w:bodyDiv w:val="1"/>
      <w:marLeft w:val="0"/>
      <w:marRight w:val="0"/>
      <w:marTop w:val="0"/>
      <w:marBottom w:val="0"/>
      <w:divBdr>
        <w:top w:val="none" w:sz="0" w:space="0" w:color="auto"/>
        <w:left w:val="none" w:sz="0" w:space="0" w:color="auto"/>
        <w:bottom w:val="none" w:sz="0" w:space="0" w:color="auto"/>
        <w:right w:val="none" w:sz="0" w:space="0" w:color="auto"/>
      </w:divBdr>
    </w:div>
    <w:div w:id="2066831282">
      <w:bodyDiv w:val="1"/>
      <w:marLeft w:val="0"/>
      <w:marRight w:val="0"/>
      <w:marTop w:val="0"/>
      <w:marBottom w:val="0"/>
      <w:divBdr>
        <w:top w:val="none" w:sz="0" w:space="0" w:color="auto"/>
        <w:left w:val="none" w:sz="0" w:space="0" w:color="auto"/>
        <w:bottom w:val="none" w:sz="0" w:space="0" w:color="auto"/>
        <w:right w:val="none" w:sz="0" w:space="0" w:color="auto"/>
      </w:divBdr>
    </w:div>
    <w:div w:id="2068532842">
      <w:bodyDiv w:val="1"/>
      <w:marLeft w:val="0"/>
      <w:marRight w:val="0"/>
      <w:marTop w:val="0"/>
      <w:marBottom w:val="0"/>
      <w:divBdr>
        <w:top w:val="none" w:sz="0" w:space="0" w:color="auto"/>
        <w:left w:val="none" w:sz="0" w:space="0" w:color="auto"/>
        <w:bottom w:val="none" w:sz="0" w:space="0" w:color="auto"/>
        <w:right w:val="none" w:sz="0" w:space="0" w:color="auto"/>
      </w:divBdr>
    </w:div>
    <w:div w:id="2069262451">
      <w:bodyDiv w:val="1"/>
      <w:marLeft w:val="0"/>
      <w:marRight w:val="0"/>
      <w:marTop w:val="0"/>
      <w:marBottom w:val="0"/>
      <w:divBdr>
        <w:top w:val="none" w:sz="0" w:space="0" w:color="auto"/>
        <w:left w:val="none" w:sz="0" w:space="0" w:color="auto"/>
        <w:bottom w:val="none" w:sz="0" w:space="0" w:color="auto"/>
        <w:right w:val="none" w:sz="0" w:space="0" w:color="auto"/>
      </w:divBdr>
    </w:div>
    <w:div w:id="2070230334">
      <w:bodyDiv w:val="1"/>
      <w:marLeft w:val="0"/>
      <w:marRight w:val="0"/>
      <w:marTop w:val="0"/>
      <w:marBottom w:val="0"/>
      <w:divBdr>
        <w:top w:val="none" w:sz="0" w:space="0" w:color="auto"/>
        <w:left w:val="none" w:sz="0" w:space="0" w:color="auto"/>
        <w:bottom w:val="none" w:sz="0" w:space="0" w:color="auto"/>
        <w:right w:val="none" w:sz="0" w:space="0" w:color="auto"/>
      </w:divBdr>
    </w:div>
    <w:div w:id="2071224480">
      <w:bodyDiv w:val="1"/>
      <w:marLeft w:val="0"/>
      <w:marRight w:val="0"/>
      <w:marTop w:val="0"/>
      <w:marBottom w:val="0"/>
      <w:divBdr>
        <w:top w:val="none" w:sz="0" w:space="0" w:color="auto"/>
        <w:left w:val="none" w:sz="0" w:space="0" w:color="auto"/>
        <w:bottom w:val="none" w:sz="0" w:space="0" w:color="auto"/>
        <w:right w:val="none" w:sz="0" w:space="0" w:color="auto"/>
      </w:divBdr>
    </w:div>
    <w:div w:id="2071341219">
      <w:bodyDiv w:val="1"/>
      <w:marLeft w:val="0"/>
      <w:marRight w:val="0"/>
      <w:marTop w:val="0"/>
      <w:marBottom w:val="0"/>
      <w:divBdr>
        <w:top w:val="none" w:sz="0" w:space="0" w:color="auto"/>
        <w:left w:val="none" w:sz="0" w:space="0" w:color="auto"/>
        <w:bottom w:val="none" w:sz="0" w:space="0" w:color="auto"/>
        <w:right w:val="none" w:sz="0" w:space="0" w:color="auto"/>
      </w:divBdr>
    </w:div>
    <w:div w:id="2071952633">
      <w:bodyDiv w:val="1"/>
      <w:marLeft w:val="0"/>
      <w:marRight w:val="0"/>
      <w:marTop w:val="0"/>
      <w:marBottom w:val="0"/>
      <w:divBdr>
        <w:top w:val="none" w:sz="0" w:space="0" w:color="auto"/>
        <w:left w:val="none" w:sz="0" w:space="0" w:color="auto"/>
        <w:bottom w:val="none" w:sz="0" w:space="0" w:color="auto"/>
        <w:right w:val="none" w:sz="0" w:space="0" w:color="auto"/>
      </w:divBdr>
    </w:div>
    <w:div w:id="2072195581">
      <w:bodyDiv w:val="1"/>
      <w:marLeft w:val="0"/>
      <w:marRight w:val="0"/>
      <w:marTop w:val="0"/>
      <w:marBottom w:val="0"/>
      <w:divBdr>
        <w:top w:val="none" w:sz="0" w:space="0" w:color="auto"/>
        <w:left w:val="none" w:sz="0" w:space="0" w:color="auto"/>
        <w:bottom w:val="none" w:sz="0" w:space="0" w:color="auto"/>
        <w:right w:val="none" w:sz="0" w:space="0" w:color="auto"/>
      </w:divBdr>
    </w:div>
    <w:div w:id="2072345890">
      <w:bodyDiv w:val="1"/>
      <w:marLeft w:val="0"/>
      <w:marRight w:val="0"/>
      <w:marTop w:val="0"/>
      <w:marBottom w:val="0"/>
      <w:divBdr>
        <w:top w:val="none" w:sz="0" w:space="0" w:color="auto"/>
        <w:left w:val="none" w:sz="0" w:space="0" w:color="auto"/>
        <w:bottom w:val="none" w:sz="0" w:space="0" w:color="auto"/>
        <w:right w:val="none" w:sz="0" w:space="0" w:color="auto"/>
      </w:divBdr>
    </w:div>
    <w:div w:id="2073772665">
      <w:bodyDiv w:val="1"/>
      <w:marLeft w:val="0"/>
      <w:marRight w:val="0"/>
      <w:marTop w:val="0"/>
      <w:marBottom w:val="0"/>
      <w:divBdr>
        <w:top w:val="none" w:sz="0" w:space="0" w:color="auto"/>
        <w:left w:val="none" w:sz="0" w:space="0" w:color="auto"/>
        <w:bottom w:val="none" w:sz="0" w:space="0" w:color="auto"/>
        <w:right w:val="none" w:sz="0" w:space="0" w:color="auto"/>
      </w:divBdr>
    </w:div>
    <w:div w:id="2074616842">
      <w:bodyDiv w:val="1"/>
      <w:marLeft w:val="0"/>
      <w:marRight w:val="0"/>
      <w:marTop w:val="0"/>
      <w:marBottom w:val="0"/>
      <w:divBdr>
        <w:top w:val="none" w:sz="0" w:space="0" w:color="auto"/>
        <w:left w:val="none" w:sz="0" w:space="0" w:color="auto"/>
        <w:bottom w:val="none" w:sz="0" w:space="0" w:color="auto"/>
        <w:right w:val="none" w:sz="0" w:space="0" w:color="auto"/>
      </w:divBdr>
    </w:div>
    <w:div w:id="2075229502">
      <w:bodyDiv w:val="1"/>
      <w:marLeft w:val="0"/>
      <w:marRight w:val="0"/>
      <w:marTop w:val="0"/>
      <w:marBottom w:val="0"/>
      <w:divBdr>
        <w:top w:val="none" w:sz="0" w:space="0" w:color="auto"/>
        <w:left w:val="none" w:sz="0" w:space="0" w:color="auto"/>
        <w:bottom w:val="none" w:sz="0" w:space="0" w:color="auto"/>
        <w:right w:val="none" w:sz="0" w:space="0" w:color="auto"/>
      </w:divBdr>
    </w:div>
    <w:div w:id="2075272732">
      <w:bodyDiv w:val="1"/>
      <w:marLeft w:val="0"/>
      <w:marRight w:val="0"/>
      <w:marTop w:val="0"/>
      <w:marBottom w:val="0"/>
      <w:divBdr>
        <w:top w:val="none" w:sz="0" w:space="0" w:color="auto"/>
        <w:left w:val="none" w:sz="0" w:space="0" w:color="auto"/>
        <w:bottom w:val="none" w:sz="0" w:space="0" w:color="auto"/>
        <w:right w:val="none" w:sz="0" w:space="0" w:color="auto"/>
      </w:divBdr>
    </w:div>
    <w:div w:id="2076197719">
      <w:bodyDiv w:val="1"/>
      <w:marLeft w:val="0"/>
      <w:marRight w:val="0"/>
      <w:marTop w:val="0"/>
      <w:marBottom w:val="0"/>
      <w:divBdr>
        <w:top w:val="none" w:sz="0" w:space="0" w:color="auto"/>
        <w:left w:val="none" w:sz="0" w:space="0" w:color="auto"/>
        <w:bottom w:val="none" w:sz="0" w:space="0" w:color="auto"/>
        <w:right w:val="none" w:sz="0" w:space="0" w:color="auto"/>
      </w:divBdr>
    </w:div>
    <w:div w:id="2077848941">
      <w:bodyDiv w:val="1"/>
      <w:marLeft w:val="0"/>
      <w:marRight w:val="0"/>
      <w:marTop w:val="0"/>
      <w:marBottom w:val="0"/>
      <w:divBdr>
        <w:top w:val="none" w:sz="0" w:space="0" w:color="auto"/>
        <w:left w:val="none" w:sz="0" w:space="0" w:color="auto"/>
        <w:bottom w:val="none" w:sz="0" w:space="0" w:color="auto"/>
        <w:right w:val="none" w:sz="0" w:space="0" w:color="auto"/>
      </w:divBdr>
    </w:div>
    <w:div w:id="2077968952">
      <w:bodyDiv w:val="1"/>
      <w:marLeft w:val="0"/>
      <w:marRight w:val="0"/>
      <w:marTop w:val="0"/>
      <w:marBottom w:val="0"/>
      <w:divBdr>
        <w:top w:val="none" w:sz="0" w:space="0" w:color="auto"/>
        <w:left w:val="none" w:sz="0" w:space="0" w:color="auto"/>
        <w:bottom w:val="none" w:sz="0" w:space="0" w:color="auto"/>
        <w:right w:val="none" w:sz="0" w:space="0" w:color="auto"/>
      </w:divBdr>
    </w:div>
    <w:div w:id="2078168452">
      <w:bodyDiv w:val="1"/>
      <w:marLeft w:val="0"/>
      <w:marRight w:val="0"/>
      <w:marTop w:val="0"/>
      <w:marBottom w:val="0"/>
      <w:divBdr>
        <w:top w:val="none" w:sz="0" w:space="0" w:color="auto"/>
        <w:left w:val="none" w:sz="0" w:space="0" w:color="auto"/>
        <w:bottom w:val="none" w:sz="0" w:space="0" w:color="auto"/>
        <w:right w:val="none" w:sz="0" w:space="0" w:color="auto"/>
      </w:divBdr>
    </w:div>
    <w:div w:id="2079283515">
      <w:bodyDiv w:val="1"/>
      <w:marLeft w:val="0"/>
      <w:marRight w:val="0"/>
      <w:marTop w:val="0"/>
      <w:marBottom w:val="0"/>
      <w:divBdr>
        <w:top w:val="none" w:sz="0" w:space="0" w:color="auto"/>
        <w:left w:val="none" w:sz="0" w:space="0" w:color="auto"/>
        <w:bottom w:val="none" w:sz="0" w:space="0" w:color="auto"/>
        <w:right w:val="none" w:sz="0" w:space="0" w:color="auto"/>
      </w:divBdr>
    </w:div>
    <w:div w:id="2079479986">
      <w:bodyDiv w:val="1"/>
      <w:marLeft w:val="0"/>
      <w:marRight w:val="0"/>
      <w:marTop w:val="0"/>
      <w:marBottom w:val="0"/>
      <w:divBdr>
        <w:top w:val="none" w:sz="0" w:space="0" w:color="auto"/>
        <w:left w:val="none" w:sz="0" w:space="0" w:color="auto"/>
        <w:bottom w:val="none" w:sz="0" w:space="0" w:color="auto"/>
        <w:right w:val="none" w:sz="0" w:space="0" w:color="auto"/>
      </w:divBdr>
    </w:div>
    <w:div w:id="2079590259">
      <w:bodyDiv w:val="1"/>
      <w:marLeft w:val="0"/>
      <w:marRight w:val="0"/>
      <w:marTop w:val="0"/>
      <w:marBottom w:val="0"/>
      <w:divBdr>
        <w:top w:val="none" w:sz="0" w:space="0" w:color="auto"/>
        <w:left w:val="none" w:sz="0" w:space="0" w:color="auto"/>
        <w:bottom w:val="none" w:sz="0" w:space="0" w:color="auto"/>
        <w:right w:val="none" w:sz="0" w:space="0" w:color="auto"/>
      </w:divBdr>
    </w:div>
    <w:div w:id="2080126701">
      <w:bodyDiv w:val="1"/>
      <w:marLeft w:val="0"/>
      <w:marRight w:val="0"/>
      <w:marTop w:val="0"/>
      <w:marBottom w:val="0"/>
      <w:divBdr>
        <w:top w:val="none" w:sz="0" w:space="0" w:color="auto"/>
        <w:left w:val="none" w:sz="0" w:space="0" w:color="auto"/>
        <w:bottom w:val="none" w:sz="0" w:space="0" w:color="auto"/>
        <w:right w:val="none" w:sz="0" w:space="0" w:color="auto"/>
      </w:divBdr>
    </w:div>
    <w:div w:id="2081245882">
      <w:bodyDiv w:val="1"/>
      <w:marLeft w:val="0"/>
      <w:marRight w:val="0"/>
      <w:marTop w:val="0"/>
      <w:marBottom w:val="0"/>
      <w:divBdr>
        <w:top w:val="none" w:sz="0" w:space="0" w:color="auto"/>
        <w:left w:val="none" w:sz="0" w:space="0" w:color="auto"/>
        <w:bottom w:val="none" w:sz="0" w:space="0" w:color="auto"/>
        <w:right w:val="none" w:sz="0" w:space="0" w:color="auto"/>
      </w:divBdr>
    </w:div>
    <w:div w:id="2081561322">
      <w:bodyDiv w:val="1"/>
      <w:marLeft w:val="0"/>
      <w:marRight w:val="0"/>
      <w:marTop w:val="0"/>
      <w:marBottom w:val="0"/>
      <w:divBdr>
        <w:top w:val="none" w:sz="0" w:space="0" w:color="auto"/>
        <w:left w:val="none" w:sz="0" w:space="0" w:color="auto"/>
        <w:bottom w:val="none" w:sz="0" w:space="0" w:color="auto"/>
        <w:right w:val="none" w:sz="0" w:space="0" w:color="auto"/>
      </w:divBdr>
    </w:div>
    <w:div w:id="2081828423">
      <w:bodyDiv w:val="1"/>
      <w:marLeft w:val="0"/>
      <w:marRight w:val="0"/>
      <w:marTop w:val="0"/>
      <w:marBottom w:val="0"/>
      <w:divBdr>
        <w:top w:val="none" w:sz="0" w:space="0" w:color="auto"/>
        <w:left w:val="none" w:sz="0" w:space="0" w:color="auto"/>
        <w:bottom w:val="none" w:sz="0" w:space="0" w:color="auto"/>
        <w:right w:val="none" w:sz="0" w:space="0" w:color="auto"/>
      </w:divBdr>
    </w:div>
    <w:div w:id="2083869113">
      <w:bodyDiv w:val="1"/>
      <w:marLeft w:val="0"/>
      <w:marRight w:val="0"/>
      <w:marTop w:val="0"/>
      <w:marBottom w:val="0"/>
      <w:divBdr>
        <w:top w:val="none" w:sz="0" w:space="0" w:color="auto"/>
        <w:left w:val="none" w:sz="0" w:space="0" w:color="auto"/>
        <w:bottom w:val="none" w:sz="0" w:space="0" w:color="auto"/>
        <w:right w:val="none" w:sz="0" w:space="0" w:color="auto"/>
      </w:divBdr>
    </w:div>
    <w:div w:id="2084989378">
      <w:bodyDiv w:val="1"/>
      <w:marLeft w:val="0"/>
      <w:marRight w:val="0"/>
      <w:marTop w:val="0"/>
      <w:marBottom w:val="0"/>
      <w:divBdr>
        <w:top w:val="none" w:sz="0" w:space="0" w:color="auto"/>
        <w:left w:val="none" w:sz="0" w:space="0" w:color="auto"/>
        <w:bottom w:val="none" w:sz="0" w:space="0" w:color="auto"/>
        <w:right w:val="none" w:sz="0" w:space="0" w:color="auto"/>
      </w:divBdr>
    </w:div>
    <w:div w:id="2085252526">
      <w:bodyDiv w:val="1"/>
      <w:marLeft w:val="0"/>
      <w:marRight w:val="0"/>
      <w:marTop w:val="0"/>
      <w:marBottom w:val="0"/>
      <w:divBdr>
        <w:top w:val="none" w:sz="0" w:space="0" w:color="auto"/>
        <w:left w:val="none" w:sz="0" w:space="0" w:color="auto"/>
        <w:bottom w:val="none" w:sz="0" w:space="0" w:color="auto"/>
        <w:right w:val="none" w:sz="0" w:space="0" w:color="auto"/>
      </w:divBdr>
    </w:div>
    <w:div w:id="2085300117">
      <w:bodyDiv w:val="1"/>
      <w:marLeft w:val="0"/>
      <w:marRight w:val="0"/>
      <w:marTop w:val="0"/>
      <w:marBottom w:val="0"/>
      <w:divBdr>
        <w:top w:val="none" w:sz="0" w:space="0" w:color="auto"/>
        <w:left w:val="none" w:sz="0" w:space="0" w:color="auto"/>
        <w:bottom w:val="none" w:sz="0" w:space="0" w:color="auto"/>
        <w:right w:val="none" w:sz="0" w:space="0" w:color="auto"/>
      </w:divBdr>
    </w:div>
    <w:div w:id="2089383284">
      <w:bodyDiv w:val="1"/>
      <w:marLeft w:val="0"/>
      <w:marRight w:val="0"/>
      <w:marTop w:val="0"/>
      <w:marBottom w:val="0"/>
      <w:divBdr>
        <w:top w:val="none" w:sz="0" w:space="0" w:color="auto"/>
        <w:left w:val="none" w:sz="0" w:space="0" w:color="auto"/>
        <w:bottom w:val="none" w:sz="0" w:space="0" w:color="auto"/>
        <w:right w:val="none" w:sz="0" w:space="0" w:color="auto"/>
      </w:divBdr>
    </w:div>
    <w:div w:id="2089575492">
      <w:bodyDiv w:val="1"/>
      <w:marLeft w:val="0"/>
      <w:marRight w:val="0"/>
      <w:marTop w:val="0"/>
      <w:marBottom w:val="0"/>
      <w:divBdr>
        <w:top w:val="none" w:sz="0" w:space="0" w:color="auto"/>
        <w:left w:val="none" w:sz="0" w:space="0" w:color="auto"/>
        <w:bottom w:val="none" w:sz="0" w:space="0" w:color="auto"/>
        <w:right w:val="none" w:sz="0" w:space="0" w:color="auto"/>
      </w:divBdr>
    </w:div>
    <w:div w:id="2091149035">
      <w:bodyDiv w:val="1"/>
      <w:marLeft w:val="0"/>
      <w:marRight w:val="0"/>
      <w:marTop w:val="0"/>
      <w:marBottom w:val="0"/>
      <w:divBdr>
        <w:top w:val="none" w:sz="0" w:space="0" w:color="auto"/>
        <w:left w:val="none" w:sz="0" w:space="0" w:color="auto"/>
        <w:bottom w:val="none" w:sz="0" w:space="0" w:color="auto"/>
        <w:right w:val="none" w:sz="0" w:space="0" w:color="auto"/>
      </w:divBdr>
    </w:div>
    <w:div w:id="2091732658">
      <w:bodyDiv w:val="1"/>
      <w:marLeft w:val="0"/>
      <w:marRight w:val="0"/>
      <w:marTop w:val="0"/>
      <w:marBottom w:val="0"/>
      <w:divBdr>
        <w:top w:val="none" w:sz="0" w:space="0" w:color="auto"/>
        <w:left w:val="none" w:sz="0" w:space="0" w:color="auto"/>
        <w:bottom w:val="none" w:sz="0" w:space="0" w:color="auto"/>
        <w:right w:val="none" w:sz="0" w:space="0" w:color="auto"/>
      </w:divBdr>
    </w:div>
    <w:div w:id="2091806805">
      <w:bodyDiv w:val="1"/>
      <w:marLeft w:val="0"/>
      <w:marRight w:val="0"/>
      <w:marTop w:val="0"/>
      <w:marBottom w:val="0"/>
      <w:divBdr>
        <w:top w:val="none" w:sz="0" w:space="0" w:color="auto"/>
        <w:left w:val="none" w:sz="0" w:space="0" w:color="auto"/>
        <w:bottom w:val="none" w:sz="0" w:space="0" w:color="auto"/>
        <w:right w:val="none" w:sz="0" w:space="0" w:color="auto"/>
      </w:divBdr>
    </w:div>
    <w:div w:id="2091929957">
      <w:bodyDiv w:val="1"/>
      <w:marLeft w:val="0"/>
      <w:marRight w:val="0"/>
      <w:marTop w:val="0"/>
      <w:marBottom w:val="0"/>
      <w:divBdr>
        <w:top w:val="none" w:sz="0" w:space="0" w:color="auto"/>
        <w:left w:val="none" w:sz="0" w:space="0" w:color="auto"/>
        <w:bottom w:val="none" w:sz="0" w:space="0" w:color="auto"/>
        <w:right w:val="none" w:sz="0" w:space="0" w:color="auto"/>
      </w:divBdr>
    </w:div>
    <w:div w:id="2092501024">
      <w:bodyDiv w:val="1"/>
      <w:marLeft w:val="0"/>
      <w:marRight w:val="0"/>
      <w:marTop w:val="0"/>
      <w:marBottom w:val="0"/>
      <w:divBdr>
        <w:top w:val="none" w:sz="0" w:space="0" w:color="auto"/>
        <w:left w:val="none" w:sz="0" w:space="0" w:color="auto"/>
        <w:bottom w:val="none" w:sz="0" w:space="0" w:color="auto"/>
        <w:right w:val="none" w:sz="0" w:space="0" w:color="auto"/>
      </w:divBdr>
    </w:div>
    <w:div w:id="2092921635">
      <w:bodyDiv w:val="1"/>
      <w:marLeft w:val="0"/>
      <w:marRight w:val="0"/>
      <w:marTop w:val="0"/>
      <w:marBottom w:val="0"/>
      <w:divBdr>
        <w:top w:val="none" w:sz="0" w:space="0" w:color="auto"/>
        <w:left w:val="none" w:sz="0" w:space="0" w:color="auto"/>
        <w:bottom w:val="none" w:sz="0" w:space="0" w:color="auto"/>
        <w:right w:val="none" w:sz="0" w:space="0" w:color="auto"/>
      </w:divBdr>
    </w:div>
    <w:div w:id="2095083641">
      <w:bodyDiv w:val="1"/>
      <w:marLeft w:val="0"/>
      <w:marRight w:val="0"/>
      <w:marTop w:val="0"/>
      <w:marBottom w:val="0"/>
      <w:divBdr>
        <w:top w:val="none" w:sz="0" w:space="0" w:color="auto"/>
        <w:left w:val="none" w:sz="0" w:space="0" w:color="auto"/>
        <w:bottom w:val="none" w:sz="0" w:space="0" w:color="auto"/>
        <w:right w:val="none" w:sz="0" w:space="0" w:color="auto"/>
      </w:divBdr>
    </w:div>
    <w:div w:id="2095083745">
      <w:bodyDiv w:val="1"/>
      <w:marLeft w:val="0"/>
      <w:marRight w:val="0"/>
      <w:marTop w:val="0"/>
      <w:marBottom w:val="0"/>
      <w:divBdr>
        <w:top w:val="none" w:sz="0" w:space="0" w:color="auto"/>
        <w:left w:val="none" w:sz="0" w:space="0" w:color="auto"/>
        <w:bottom w:val="none" w:sz="0" w:space="0" w:color="auto"/>
        <w:right w:val="none" w:sz="0" w:space="0" w:color="auto"/>
      </w:divBdr>
    </w:div>
    <w:div w:id="2095085396">
      <w:bodyDiv w:val="1"/>
      <w:marLeft w:val="0"/>
      <w:marRight w:val="0"/>
      <w:marTop w:val="0"/>
      <w:marBottom w:val="0"/>
      <w:divBdr>
        <w:top w:val="none" w:sz="0" w:space="0" w:color="auto"/>
        <w:left w:val="none" w:sz="0" w:space="0" w:color="auto"/>
        <w:bottom w:val="none" w:sz="0" w:space="0" w:color="auto"/>
        <w:right w:val="none" w:sz="0" w:space="0" w:color="auto"/>
      </w:divBdr>
    </w:div>
    <w:div w:id="2095322179">
      <w:bodyDiv w:val="1"/>
      <w:marLeft w:val="0"/>
      <w:marRight w:val="0"/>
      <w:marTop w:val="0"/>
      <w:marBottom w:val="0"/>
      <w:divBdr>
        <w:top w:val="none" w:sz="0" w:space="0" w:color="auto"/>
        <w:left w:val="none" w:sz="0" w:space="0" w:color="auto"/>
        <w:bottom w:val="none" w:sz="0" w:space="0" w:color="auto"/>
        <w:right w:val="none" w:sz="0" w:space="0" w:color="auto"/>
      </w:divBdr>
    </w:div>
    <w:div w:id="2096658581">
      <w:bodyDiv w:val="1"/>
      <w:marLeft w:val="0"/>
      <w:marRight w:val="0"/>
      <w:marTop w:val="0"/>
      <w:marBottom w:val="0"/>
      <w:divBdr>
        <w:top w:val="none" w:sz="0" w:space="0" w:color="auto"/>
        <w:left w:val="none" w:sz="0" w:space="0" w:color="auto"/>
        <w:bottom w:val="none" w:sz="0" w:space="0" w:color="auto"/>
        <w:right w:val="none" w:sz="0" w:space="0" w:color="auto"/>
      </w:divBdr>
    </w:div>
    <w:div w:id="2097628047">
      <w:bodyDiv w:val="1"/>
      <w:marLeft w:val="0"/>
      <w:marRight w:val="0"/>
      <w:marTop w:val="0"/>
      <w:marBottom w:val="0"/>
      <w:divBdr>
        <w:top w:val="none" w:sz="0" w:space="0" w:color="auto"/>
        <w:left w:val="none" w:sz="0" w:space="0" w:color="auto"/>
        <w:bottom w:val="none" w:sz="0" w:space="0" w:color="auto"/>
        <w:right w:val="none" w:sz="0" w:space="0" w:color="auto"/>
      </w:divBdr>
    </w:div>
    <w:div w:id="2097628860">
      <w:bodyDiv w:val="1"/>
      <w:marLeft w:val="0"/>
      <w:marRight w:val="0"/>
      <w:marTop w:val="0"/>
      <w:marBottom w:val="0"/>
      <w:divBdr>
        <w:top w:val="none" w:sz="0" w:space="0" w:color="auto"/>
        <w:left w:val="none" w:sz="0" w:space="0" w:color="auto"/>
        <w:bottom w:val="none" w:sz="0" w:space="0" w:color="auto"/>
        <w:right w:val="none" w:sz="0" w:space="0" w:color="auto"/>
      </w:divBdr>
    </w:div>
    <w:div w:id="2097898735">
      <w:bodyDiv w:val="1"/>
      <w:marLeft w:val="0"/>
      <w:marRight w:val="0"/>
      <w:marTop w:val="0"/>
      <w:marBottom w:val="0"/>
      <w:divBdr>
        <w:top w:val="none" w:sz="0" w:space="0" w:color="auto"/>
        <w:left w:val="none" w:sz="0" w:space="0" w:color="auto"/>
        <w:bottom w:val="none" w:sz="0" w:space="0" w:color="auto"/>
        <w:right w:val="none" w:sz="0" w:space="0" w:color="auto"/>
      </w:divBdr>
    </w:div>
    <w:div w:id="2098363978">
      <w:bodyDiv w:val="1"/>
      <w:marLeft w:val="0"/>
      <w:marRight w:val="0"/>
      <w:marTop w:val="0"/>
      <w:marBottom w:val="0"/>
      <w:divBdr>
        <w:top w:val="none" w:sz="0" w:space="0" w:color="auto"/>
        <w:left w:val="none" w:sz="0" w:space="0" w:color="auto"/>
        <w:bottom w:val="none" w:sz="0" w:space="0" w:color="auto"/>
        <w:right w:val="none" w:sz="0" w:space="0" w:color="auto"/>
      </w:divBdr>
    </w:div>
    <w:div w:id="2098625759">
      <w:bodyDiv w:val="1"/>
      <w:marLeft w:val="0"/>
      <w:marRight w:val="0"/>
      <w:marTop w:val="0"/>
      <w:marBottom w:val="0"/>
      <w:divBdr>
        <w:top w:val="none" w:sz="0" w:space="0" w:color="auto"/>
        <w:left w:val="none" w:sz="0" w:space="0" w:color="auto"/>
        <w:bottom w:val="none" w:sz="0" w:space="0" w:color="auto"/>
        <w:right w:val="none" w:sz="0" w:space="0" w:color="auto"/>
      </w:divBdr>
    </w:div>
    <w:div w:id="2098866651">
      <w:bodyDiv w:val="1"/>
      <w:marLeft w:val="0"/>
      <w:marRight w:val="0"/>
      <w:marTop w:val="0"/>
      <w:marBottom w:val="0"/>
      <w:divBdr>
        <w:top w:val="none" w:sz="0" w:space="0" w:color="auto"/>
        <w:left w:val="none" w:sz="0" w:space="0" w:color="auto"/>
        <w:bottom w:val="none" w:sz="0" w:space="0" w:color="auto"/>
        <w:right w:val="none" w:sz="0" w:space="0" w:color="auto"/>
      </w:divBdr>
    </w:div>
    <w:div w:id="2099401390">
      <w:bodyDiv w:val="1"/>
      <w:marLeft w:val="0"/>
      <w:marRight w:val="0"/>
      <w:marTop w:val="0"/>
      <w:marBottom w:val="0"/>
      <w:divBdr>
        <w:top w:val="none" w:sz="0" w:space="0" w:color="auto"/>
        <w:left w:val="none" w:sz="0" w:space="0" w:color="auto"/>
        <w:bottom w:val="none" w:sz="0" w:space="0" w:color="auto"/>
        <w:right w:val="none" w:sz="0" w:space="0" w:color="auto"/>
      </w:divBdr>
    </w:div>
    <w:div w:id="2099863342">
      <w:bodyDiv w:val="1"/>
      <w:marLeft w:val="0"/>
      <w:marRight w:val="0"/>
      <w:marTop w:val="0"/>
      <w:marBottom w:val="0"/>
      <w:divBdr>
        <w:top w:val="none" w:sz="0" w:space="0" w:color="auto"/>
        <w:left w:val="none" w:sz="0" w:space="0" w:color="auto"/>
        <w:bottom w:val="none" w:sz="0" w:space="0" w:color="auto"/>
        <w:right w:val="none" w:sz="0" w:space="0" w:color="auto"/>
      </w:divBdr>
    </w:div>
    <w:div w:id="2099978202">
      <w:bodyDiv w:val="1"/>
      <w:marLeft w:val="0"/>
      <w:marRight w:val="0"/>
      <w:marTop w:val="0"/>
      <w:marBottom w:val="0"/>
      <w:divBdr>
        <w:top w:val="none" w:sz="0" w:space="0" w:color="auto"/>
        <w:left w:val="none" w:sz="0" w:space="0" w:color="auto"/>
        <w:bottom w:val="none" w:sz="0" w:space="0" w:color="auto"/>
        <w:right w:val="none" w:sz="0" w:space="0" w:color="auto"/>
      </w:divBdr>
    </w:div>
    <w:div w:id="2100977854">
      <w:bodyDiv w:val="1"/>
      <w:marLeft w:val="0"/>
      <w:marRight w:val="0"/>
      <w:marTop w:val="0"/>
      <w:marBottom w:val="0"/>
      <w:divBdr>
        <w:top w:val="none" w:sz="0" w:space="0" w:color="auto"/>
        <w:left w:val="none" w:sz="0" w:space="0" w:color="auto"/>
        <w:bottom w:val="none" w:sz="0" w:space="0" w:color="auto"/>
        <w:right w:val="none" w:sz="0" w:space="0" w:color="auto"/>
      </w:divBdr>
    </w:div>
    <w:div w:id="2101872210">
      <w:bodyDiv w:val="1"/>
      <w:marLeft w:val="0"/>
      <w:marRight w:val="0"/>
      <w:marTop w:val="0"/>
      <w:marBottom w:val="0"/>
      <w:divBdr>
        <w:top w:val="none" w:sz="0" w:space="0" w:color="auto"/>
        <w:left w:val="none" w:sz="0" w:space="0" w:color="auto"/>
        <w:bottom w:val="none" w:sz="0" w:space="0" w:color="auto"/>
        <w:right w:val="none" w:sz="0" w:space="0" w:color="auto"/>
      </w:divBdr>
    </w:div>
    <w:div w:id="2104758062">
      <w:bodyDiv w:val="1"/>
      <w:marLeft w:val="0"/>
      <w:marRight w:val="0"/>
      <w:marTop w:val="0"/>
      <w:marBottom w:val="0"/>
      <w:divBdr>
        <w:top w:val="none" w:sz="0" w:space="0" w:color="auto"/>
        <w:left w:val="none" w:sz="0" w:space="0" w:color="auto"/>
        <w:bottom w:val="none" w:sz="0" w:space="0" w:color="auto"/>
        <w:right w:val="none" w:sz="0" w:space="0" w:color="auto"/>
      </w:divBdr>
    </w:div>
    <w:div w:id="2104959382">
      <w:bodyDiv w:val="1"/>
      <w:marLeft w:val="0"/>
      <w:marRight w:val="0"/>
      <w:marTop w:val="0"/>
      <w:marBottom w:val="0"/>
      <w:divBdr>
        <w:top w:val="none" w:sz="0" w:space="0" w:color="auto"/>
        <w:left w:val="none" w:sz="0" w:space="0" w:color="auto"/>
        <w:bottom w:val="none" w:sz="0" w:space="0" w:color="auto"/>
        <w:right w:val="none" w:sz="0" w:space="0" w:color="auto"/>
      </w:divBdr>
    </w:div>
    <w:div w:id="2107844781">
      <w:bodyDiv w:val="1"/>
      <w:marLeft w:val="0"/>
      <w:marRight w:val="0"/>
      <w:marTop w:val="0"/>
      <w:marBottom w:val="0"/>
      <w:divBdr>
        <w:top w:val="none" w:sz="0" w:space="0" w:color="auto"/>
        <w:left w:val="none" w:sz="0" w:space="0" w:color="auto"/>
        <w:bottom w:val="none" w:sz="0" w:space="0" w:color="auto"/>
        <w:right w:val="none" w:sz="0" w:space="0" w:color="auto"/>
      </w:divBdr>
    </w:div>
    <w:div w:id="2110347728">
      <w:bodyDiv w:val="1"/>
      <w:marLeft w:val="0"/>
      <w:marRight w:val="0"/>
      <w:marTop w:val="0"/>
      <w:marBottom w:val="0"/>
      <w:divBdr>
        <w:top w:val="none" w:sz="0" w:space="0" w:color="auto"/>
        <w:left w:val="none" w:sz="0" w:space="0" w:color="auto"/>
        <w:bottom w:val="none" w:sz="0" w:space="0" w:color="auto"/>
        <w:right w:val="none" w:sz="0" w:space="0" w:color="auto"/>
      </w:divBdr>
    </w:div>
    <w:div w:id="2111848100">
      <w:bodyDiv w:val="1"/>
      <w:marLeft w:val="0"/>
      <w:marRight w:val="0"/>
      <w:marTop w:val="0"/>
      <w:marBottom w:val="0"/>
      <w:divBdr>
        <w:top w:val="none" w:sz="0" w:space="0" w:color="auto"/>
        <w:left w:val="none" w:sz="0" w:space="0" w:color="auto"/>
        <w:bottom w:val="none" w:sz="0" w:space="0" w:color="auto"/>
        <w:right w:val="none" w:sz="0" w:space="0" w:color="auto"/>
      </w:divBdr>
    </w:div>
    <w:div w:id="2114351310">
      <w:bodyDiv w:val="1"/>
      <w:marLeft w:val="0"/>
      <w:marRight w:val="0"/>
      <w:marTop w:val="0"/>
      <w:marBottom w:val="0"/>
      <w:divBdr>
        <w:top w:val="none" w:sz="0" w:space="0" w:color="auto"/>
        <w:left w:val="none" w:sz="0" w:space="0" w:color="auto"/>
        <w:bottom w:val="none" w:sz="0" w:space="0" w:color="auto"/>
        <w:right w:val="none" w:sz="0" w:space="0" w:color="auto"/>
      </w:divBdr>
    </w:div>
    <w:div w:id="2114743283">
      <w:bodyDiv w:val="1"/>
      <w:marLeft w:val="0"/>
      <w:marRight w:val="0"/>
      <w:marTop w:val="0"/>
      <w:marBottom w:val="0"/>
      <w:divBdr>
        <w:top w:val="none" w:sz="0" w:space="0" w:color="auto"/>
        <w:left w:val="none" w:sz="0" w:space="0" w:color="auto"/>
        <w:bottom w:val="none" w:sz="0" w:space="0" w:color="auto"/>
        <w:right w:val="none" w:sz="0" w:space="0" w:color="auto"/>
      </w:divBdr>
    </w:div>
    <w:div w:id="2115664206">
      <w:bodyDiv w:val="1"/>
      <w:marLeft w:val="0"/>
      <w:marRight w:val="0"/>
      <w:marTop w:val="0"/>
      <w:marBottom w:val="0"/>
      <w:divBdr>
        <w:top w:val="none" w:sz="0" w:space="0" w:color="auto"/>
        <w:left w:val="none" w:sz="0" w:space="0" w:color="auto"/>
        <w:bottom w:val="none" w:sz="0" w:space="0" w:color="auto"/>
        <w:right w:val="none" w:sz="0" w:space="0" w:color="auto"/>
      </w:divBdr>
    </w:div>
    <w:div w:id="2116123681">
      <w:bodyDiv w:val="1"/>
      <w:marLeft w:val="0"/>
      <w:marRight w:val="0"/>
      <w:marTop w:val="0"/>
      <w:marBottom w:val="0"/>
      <w:divBdr>
        <w:top w:val="none" w:sz="0" w:space="0" w:color="auto"/>
        <w:left w:val="none" w:sz="0" w:space="0" w:color="auto"/>
        <w:bottom w:val="none" w:sz="0" w:space="0" w:color="auto"/>
        <w:right w:val="none" w:sz="0" w:space="0" w:color="auto"/>
      </w:divBdr>
    </w:div>
    <w:div w:id="2119717497">
      <w:bodyDiv w:val="1"/>
      <w:marLeft w:val="0"/>
      <w:marRight w:val="0"/>
      <w:marTop w:val="0"/>
      <w:marBottom w:val="0"/>
      <w:divBdr>
        <w:top w:val="none" w:sz="0" w:space="0" w:color="auto"/>
        <w:left w:val="none" w:sz="0" w:space="0" w:color="auto"/>
        <w:bottom w:val="none" w:sz="0" w:space="0" w:color="auto"/>
        <w:right w:val="none" w:sz="0" w:space="0" w:color="auto"/>
      </w:divBdr>
    </w:div>
    <w:div w:id="2120223504">
      <w:bodyDiv w:val="1"/>
      <w:marLeft w:val="0"/>
      <w:marRight w:val="0"/>
      <w:marTop w:val="0"/>
      <w:marBottom w:val="0"/>
      <w:divBdr>
        <w:top w:val="none" w:sz="0" w:space="0" w:color="auto"/>
        <w:left w:val="none" w:sz="0" w:space="0" w:color="auto"/>
        <w:bottom w:val="none" w:sz="0" w:space="0" w:color="auto"/>
        <w:right w:val="none" w:sz="0" w:space="0" w:color="auto"/>
      </w:divBdr>
    </w:div>
    <w:div w:id="2120488773">
      <w:bodyDiv w:val="1"/>
      <w:marLeft w:val="0"/>
      <w:marRight w:val="0"/>
      <w:marTop w:val="0"/>
      <w:marBottom w:val="0"/>
      <w:divBdr>
        <w:top w:val="none" w:sz="0" w:space="0" w:color="auto"/>
        <w:left w:val="none" w:sz="0" w:space="0" w:color="auto"/>
        <w:bottom w:val="none" w:sz="0" w:space="0" w:color="auto"/>
        <w:right w:val="none" w:sz="0" w:space="0" w:color="auto"/>
      </w:divBdr>
    </w:div>
    <w:div w:id="2121140492">
      <w:bodyDiv w:val="1"/>
      <w:marLeft w:val="0"/>
      <w:marRight w:val="0"/>
      <w:marTop w:val="0"/>
      <w:marBottom w:val="0"/>
      <w:divBdr>
        <w:top w:val="none" w:sz="0" w:space="0" w:color="auto"/>
        <w:left w:val="none" w:sz="0" w:space="0" w:color="auto"/>
        <w:bottom w:val="none" w:sz="0" w:space="0" w:color="auto"/>
        <w:right w:val="none" w:sz="0" w:space="0" w:color="auto"/>
      </w:divBdr>
    </w:div>
    <w:div w:id="2122408781">
      <w:bodyDiv w:val="1"/>
      <w:marLeft w:val="0"/>
      <w:marRight w:val="0"/>
      <w:marTop w:val="0"/>
      <w:marBottom w:val="0"/>
      <w:divBdr>
        <w:top w:val="none" w:sz="0" w:space="0" w:color="auto"/>
        <w:left w:val="none" w:sz="0" w:space="0" w:color="auto"/>
        <w:bottom w:val="none" w:sz="0" w:space="0" w:color="auto"/>
        <w:right w:val="none" w:sz="0" w:space="0" w:color="auto"/>
      </w:divBdr>
    </w:div>
    <w:div w:id="2122724781">
      <w:bodyDiv w:val="1"/>
      <w:marLeft w:val="0"/>
      <w:marRight w:val="0"/>
      <w:marTop w:val="0"/>
      <w:marBottom w:val="0"/>
      <w:divBdr>
        <w:top w:val="none" w:sz="0" w:space="0" w:color="auto"/>
        <w:left w:val="none" w:sz="0" w:space="0" w:color="auto"/>
        <w:bottom w:val="none" w:sz="0" w:space="0" w:color="auto"/>
        <w:right w:val="none" w:sz="0" w:space="0" w:color="auto"/>
      </w:divBdr>
    </w:div>
    <w:div w:id="2122797407">
      <w:bodyDiv w:val="1"/>
      <w:marLeft w:val="0"/>
      <w:marRight w:val="0"/>
      <w:marTop w:val="0"/>
      <w:marBottom w:val="0"/>
      <w:divBdr>
        <w:top w:val="none" w:sz="0" w:space="0" w:color="auto"/>
        <w:left w:val="none" w:sz="0" w:space="0" w:color="auto"/>
        <w:bottom w:val="none" w:sz="0" w:space="0" w:color="auto"/>
        <w:right w:val="none" w:sz="0" w:space="0" w:color="auto"/>
      </w:divBdr>
    </w:div>
    <w:div w:id="2122914377">
      <w:bodyDiv w:val="1"/>
      <w:marLeft w:val="0"/>
      <w:marRight w:val="0"/>
      <w:marTop w:val="0"/>
      <w:marBottom w:val="0"/>
      <w:divBdr>
        <w:top w:val="none" w:sz="0" w:space="0" w:color="auto"/>
        <w:left w:val="none" w:sz="0" w:space="0" w:color="auto"/>
        <w:bottom w:val="none" w:sz="0" w:space="0" w:color="auto"/>
        <w:right w:val="none" w:sz="0" w:space="0" w:color="auto"/>
      </w:divBdr>
    </w:div>
    <w:div w:id="2124642729">
      <w:bodyDiv w:val="1"/>
      <w:marLeft w:val="0"/>
      <w:marRight w:val="0"/>
      <w:marTop w:val="0"/>
      <w:marBottom w:val="0"/>
      <w:divBdr>
        <w:top w:val="none" w:sz="0" w:space="0" w:color="auto"/>
        <w:left w:val="none" w:sz="0" w:space="0" w:color="auto"/>
        <w:bottom w:val="none" w:sz="0" w:space="0" w:color="auto"/>
        <w:right w:val="none" w:sz="0" w:space="0" w:color="auto"/>
      </w:divBdr>
    </w:div>
    <w:div w:id="2124763241">
      <w:bodyDiv w:val="1"/>
      <w:marLeft w:val="0"/>
      <w:marRight w:val="0"/>
      <w:marTop w:val="0"/>
      <w:marBottom w:val="0"/>
      <w:divBdr>
        <w:top w:val="none" w:sz="0" w:space="0" w:color="auto"/>
        <w:left w:val="none" w:sz="0" w:space="0" w:color="auto"/>
        <w:bottom w:val="none" w:sz="0" w:space="0" w:color="auto"/>
        <w:right w:val="none" w:sz="0" w:space="0" w:color="auto"/>
      </w:divBdr>
    </w:div>
    <w:div w:id="2125343357">
      <w:bodyDiv w:val="1"/>
      <w:marLeft w:val="0"/>
      <w:marRight w:val="0"/>
      <w:marTop w:val="0"/>
      <w:marBottom w:val="0"/>
      <w:divBdr>
        <w:top w:val="none" w:sz="0" w:space="0" w:color="auto"/>
        <w:left w:val="none" w:sz="0" w:space="0" w:color="auto"/>
        <w:bottom w:val="none" w:sz="0" w:space="0" w:color="auto"/>
        <w:right w:val="none" w:sz="0" w:space="0" w:color="auto"/>
      </w:divBdr>
    </w:div>
    <w:div w:id="2125803068">
      <w:bodyDiv w:val="1"/>
      <w:marLeft w:val="0"/>
      <w:marRight w:val="0"/>
      <w:marTop w:val="0"/>
      <w:marBottom w:val="0"/>
      <w:divBdr>
        <w:top w:val="none" w:sz="0" w:space="0" w:color="auto"/>
        <w:left w:val="none" w:sz="0" w:space="0" w:color="auto"/>
        <w:bottom w:val="none" w:sz="0" w:space="0" w:color="auto"/>
        <w:right w:val="none" w:sz="0" w:space="0" w:color="auto"/>
      </w:divBdr>
    </w:div>
    <w:div w:id="2126847133">
      <w:bodyDiv w:val="1"/>
      <w:marLeft w:val="0"/>
      <w:marRight w:val="0"/>
      <w:marTop w:val="0"/>
      <w:marBottom w:val="0"/>
      <w:divBdr>
        <w:top w:val="none" w:sz="0" w:space="0" w:color="auto"/>
        <w:left w:val="none" w:sz="0" w:space="0" w:color="auto"/>
        <w:bottom w:val="none" w:sz="0" w:space="0" w:color="auto"/>
        <w:right w:val="none" w:sz="0" w:space="0" w:color="auto"/>
      </w:divBdr>
    </w:div>
    <w:div w:id="2126998715">
      <w:bodyDiv w:val="1"/>
      <w:marLeft w:val="0"/>
      <w:marRight w:val="0"/>
      <w:marTop w:val="0"/>
      <w:marBottom w:val="0"/>
      <w:divBdr>
        <w:top w:val="none" w:sz="0" w:space="0" w:color="auto"/>
        <w:left w:val="none" w:sz="0" w:space="0" w:color="auto"/>
        <w:bottom w:val="none" w:sz="0" w:space="0" w:color="auto"/>
        <w:right w:val="none" w:sz="0" w:space="0" w:color="auto"/>
      </w:divBdr>
    </w:div>
    <w:div w:id="2127194172">
      <w:bodyDiv w:val="1"/>
      <w:marLeft w:val="0"/>
      <w:marRight w:val="0"/>
      <w:marTop w:val="0"/>
      <w:marBottom w:val="0"/>
      <w:divBdr>
        <w:top w:val="none" w:sz="0" w:space="0" w:color="auto"/>
        <w:left w:val="none" w:sz="0" w:space="0" w:color="auto"/>
        <w:bottom w:val="none" w:sz="0" w:space="0" w:color="auto"/>
        <w:right w:val="none" w:sz="0" w:space="0" w:color="auto"/>
      </w:divBdr>
    </w:div>
    <w:div w:id="2128157808">
      <w:bodyDiv w:val="1"/>
      <w:marLeft w:val="0"/>
      <w:marRight w:val="0"/>
      <w:marTop w:val="0"/>
      <w:marBottom w:val="0"/>
      <w:divBdr>
        <w:top w:val="none" w:sz="0" w:space="0" w:color="auto"/>
        <w:left w:val="none" w:sz="0" w:space="0" w:color="auto"/>
        <w:bottom w:val="none" w:sz="0" w:space="0" w:color="auto"/>
        <w:right w:val="none" w:sz="0" w:space="0" w:color="auto"/>
      </w:divBdr>
    </w:div>
    <w:div w:id="2129354219">
      <w:bodyDiv w:val="1"/>
      <w:marLeft w:val="0"/>
      <w:marRight w:val="0"/>
      <w:marTop w:val="0"/>
      <w:marBottom w:val="0"/>
      <w:divBdr>
        <w:top w:val="none" w:sz="0" w:space="0" w:color="auto"/>
        <w:left w:val="none" w:sz="0" w:space="0" w:color="auto"/>
        <w:bottom w:val="none" w:sz="0" w:space="0" w:color="auto"/>
        <w:right w:val="none" w:sz="0" w:space="0" w:color="auto"/>
      </w:divBdr>
    </w:div>
    <w:div w:id="2129809659">
      <w:bodyDiv w:val="1"/>
      <w:marLeft w:val="0"/>
      <w:marRight w:val="0"/>
      <w:marTop w:val="0"/>
      <w:marBottom w:val="0"/>
      <w:divBdr>
        <w:top w:val="none" w:sz="0" w:space="0" w:color="auto"/>
        <w:left w:val="none" w:sz="0" w:space="0" w:color="auto"/>
        <w:bottom w:val="none" w:sz="0" w:space="0" w:color="auto"/>
        <w:right w:val="none" w:sz="0" w:space="0" w:color="auto"/>
      </w:divBdr>
    </w:div>
    <w:div w:id="2130664913">
      <w:bodyDiv w:val="1"/>
      <w:marLeft w:val="0"/>
      <w:marRight w:val="0"/>
      <w:marTop w:val="0"/>
      <w:marBottom w:val="0"/>
      <w:divBdr>
        <w:top w:val="none" w:sz="0" w:space="0" w:color="auto"/>
        <w:left w:val="none" w:sz="0" w:space="0" w:color="auto"/>
        <w:bottom w:val="none" w:sz="0" w:space="0" w:color="auto"/>
        <w:right w:val="none" w:sz="0" w:space="0" w:color="auto"/>
      </w:divBdr>
    </w:div>
    <w:div w:id="2130775801">
      <w:bodyDiv w:val="1"/>
      <w:marLeft w:val="0"/>
      <w:marRight w:val="0"/>
      <w:marTop w:val="0"/>
      <w:marBottom w:val="0"/>
      <w:divBdr>
        <w:top w:val="none" w:sz="0" w:space="0" w:color="auto"/>
        <w:left w:val="none" w:sz="0" w:space="0" w:color="auto"/>
        <w:bottom w:val="none" w:sz="0" w:space="0" w:color="auto"/>
        <w:right w:val="none" w:sz="0" w:space="0" w:color="auto"/>
      </w:divBdr>
    </w:div>
    <w:div w:id="2131126887">
      <w:bodyDiv w:val="1"/>
      <w:marLeft w:val="0"/>
      <w:marRight w:val="0"/>
      <w:marTop w:val="0"/>
      <w:marBottom w:val="0"/>
      <w:divBdr>
        <w:top w:val="none" w:sz="0" w:space="0" w:color="auto"/>
        <w:left w:val="none" w:sz="0" w:space="0" w:color="auto"/>
        <w:bottom w:val="none" w:sz="0" w:space="0" w:color="auto"/>
        <w:right w:val="none" w:sz="0" w:space="0" w:color="auto"/>
      </w:divBdr>
    </w:div>
    <w:div w:id="2132551464">
      <w:bodyDiv w:val="1"/>
      <w:marLeft w:val="0"/>
      <w:marRight w:val="0"/>
      <w:marTop w:val="0"/>
      <w:marBottom w:val="0"/>
      <w:divBdr>
        <w:top w:val="none" w:sz="0" w:space="0" w:color="auto"/>
        <w:left w:val="none" w:sz="0" w:space="0" w:color="auto"/>
        <w:bottom w:val="none" w:sz="0" w:space="0" w:color="auto"/>
        <w:right w:val="none" w:sz="0" w:space="0" w:color="auto"/>
      </w:divBdr>
    </w:div>
    <w:div w:id="2139254609">
      <w:bodyDiv w:val="1"/>
      <w:marLeft w:val="0"/>
      <w:marRight w:val="0"/>
      <w:marTop w:val="0"/>
      <w:marBottom w:val="0"/>
      <w:divBdr>
        <w:top w:val="none" w:sz="0" w:space="0" w:color="auto"/>
        <w:left w:val="none" w:sz="0" w:space="0" w:color="auto"/>
        <w:bottom w:val="none" w:sz="0" w:space="0" w:color="auto"/>
        <w:right w:val="none" w:sz="0" w:space="0" w:color="auto"/>
      </w:divBdr>
    </w:div>
    <w:div w:id="2140610113">
      <w:bodyDiv w:val="1"/>
      <w:marLeft w:val="0"/>
      <w:marRight w:val="0"/>
      <w:marTop w:val="0"/>
      <w:marBottom w:val="0"/>
      <w:divBdr>
        <w:top w:val="none" w:sz="0" w:space="0" w:color="auto"/>
        <w:left w:val="none" w:sz="0" w:space="0" w:color="auto"/>
        <w:bottom w:val="none" w:sz="0" w:space="0" w:color="auto"/>
        <w:right w:val="none" w:sz="0" w:space="0" w:color="auto"/>
      </w:divBdr>
    </w:div>
    <w:div w:id="2140805834">
      <w:bodyDiv w:val="1"/>
      <w:marLeft w:val="0"/>
      <w:marRight w:val="0"/>
      <w:marTop w:val="0"/>
      <w:marBottom w:val="0"/>
      <w:divBdr>
        <w:top w:val="none" w:sz="0" w:space="0" w:color="auto"/>
        <w:left w:val="none" w:sz="0" w:space="0" w:color="auto"/>
        <w:bottom w:val="none" w:sz="0" w:space="0" w:color="auto"/>
        <w:right w:val="none" w:sz="0" w:space="0" w:color="auto"/>
      </w:divBdr>
    </w:div>
    <w:div w:id="2141456134">
      <w:bodyDiv w:val="1"/>
      <w:marLeft w:val="0"/>
      <w:marRight w:val="0"/>
      <w:marTop w:val="0"/>
      <w:marBottom w:val="0"/>
      <w:divBdr>
        <w:top w:val="none" w:sz="0" w:space="0" w:color="auto"/>
        <w:left w:val="none" w:sz="0" w:space="0" w:color="auto"/>
        <w:bottom w:val="none" w:sz="0" w:space="0" w:color="auto"/>
        <w:right w:val="none" w:sz="0" w:space="0" w:color="auto"/>
      </w:divBdr>
    </w:div>
    <w:div w:id="2141805192">
      <w:bodyDiv w:val="1"/>
      <w:marLeft w:val="0"/>
      <w:marRight w:val="0"/>
      <w:marTop w:val="0"/>
      <w:marBottom w:val="0"/>
      <w:divBdr>
        <w:top w:val="none" w:sz="0" w:space="0" w:color="auto"/>
        <w:left w:val="none" w:sz="0" w:space="0" w:color="auto"/>
        <w:bottom w:val="none" w:sz="0" w:space="0" w:color="auto"/>
        <w:right w:val="none" w:sz="0" w:space="0" w:color="auto"/>
      </w:divBdr>
    </w:div>
    <w:div w:id="2144763763">
      <w:bodyDiv w:val="1"/>
      <w:marLeft w:val="0"/>
      <w:marRight w:val="0"/>
      <w:marTop w:val="0"/>
      <w:marBottom w:val="0"/>
      <w:divBdr>
        <w:top w:val="none" w:sz="0" w:space="0" w:color="auto"/>
        <w:left w:val="none" w:sz="0" w:space="0" w:color="auto"/>
        <w:bottom w:val="none" w:sz="0" w:space="0" w:color="auto"/>
        <w:right w:val="none" w:sz="0" w:space="0" w:color="auto"/>
      </w:divBdr>
    </w:div>
    <w:div w:id="2146005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pegasus.javeriana.edu.co/~PI1830-1-ACT-CCTV"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jpeg"/><Relationship Id="rId38"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footer" Target="footer3.xml"/><Relationship Id="rId37" Type="http://schemas.openxmlformats.org/officeDocument/2006/relationships/image" Target="media/image22.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jpe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E:\Javeriana\Carrera\Formatos\Trabajo%20de%20Grado\2007\TGI\Plantilla%20MemoriaTG%20.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Sup15</b:Tag>
    <b:SourceType>Report</b:SourceType>
    <b:Guid>{4F8A1CEF-436F-4826-9AF8-1740578173F5}</b:Guid>
    <b:Author>
      <b:Author>
        <b:Corporate>SuperVigilancia</b:Corporate>
      </b:Author>
    </b:Author>
    <b:Title>Estado del Sector de Vigilancia y Seguridad Privada en Colombia</b:Title>
    <b:Year>2015</b:Year>
    <b:URL>https://drive.google.com/file/d/1b6Fptv_o57r8J6--9grHRsYT5PE_tXHR/view</b:URL>
    <b:RefOrder>1</b:RefOrder>
  </b:Source>
  <b:Source>
    <b:Tag>DAN15</b:Tag>
    <b:SourceType>Report</b:SourceType>
    <b:Guid>{C0ECF37A-A34D-446F-8D70-E023D706E679}</b:Guid>
    <b:Author>
      <b:Author>
        <b:Corporate>DANE</b:Corporate>
      </b:Author>
    </b:Author>
    <b:Title>Encuesta de convivencia y seguridad ciudadana</b:Title>
    <b:Year>2015</b:Year>
    <b:URL>https://www.dane.gov.co/index.php/estadisticas-por-tema/seguridad-y-defensa/encuesta-de-convivencia-y-seguridad-ciudadana-ecsc</b:URL>
    <b:RefOrder>14</b:RefOrder>
  </b:Source>
  <b:Source>
    <b:Tag>Vee17</b:Tag>
    <b:SourceType>Report</b:SourceType>
    <b:Guid>{C87472C2-1FC1-4832-A95E-A22E552D9BFF}</b:Guid>
    <b:Author>
      <b:Author>
        <b:Corporate>Veeduría Distrital</b:Corporate>
      </b:Author>
    </b:Author>
    <b:Title>Estado de la política pública de seguridad y convivencia de Bogotá D.C.</b:Title>
    <b:Year>2017</b:Year>
    <b:URL>http://veeduriadistrital.gov.co/sites/default/files/files/Estado%20de%20la%20Política%20Pública%20de%20Seguridad%20y%20Convivencia%20de%20Bogotá%20-2017%20(28%20abr%2017)VF.pdf</b:URL>
    <b:RefOrder>15</b:RefOrder>
  </b:Source>
  <b:Source>
    <b:Tag>Jos15</b:Tag>
    <b:SourceType>DocumentFromInternetSite</b:SourceType>
    <b:Guid>{58C2F496-F65A-4D19-8B1F-1DEDA43FA7C0}</b:Guid>
    <b:Author>
      <b:Author>
        <b:NameList>
          <b:Person>
            <b:Last>Ferenbok</b:Last>
            <b:First>Joseph </b:First>
          </b:Person>
          <b:Person>
            <b:Last>Clement</b:Last>
            <b:First>Andrew</b:First>
          </b:Person>
        </b:NameList>
      </b:Author>
    </b:Author>
    <b:Title>Hidden Changes: from CCTV to “Smart” video surveillance</b:Title>
    <b:Year>2015</b:Year>
    <b:YearAccessed>2018</b:YearAccessed>
    <b:MonthAccessed>noviembre</b:MonthAccessed>
    <b:DayAccessed>11</b:DayAccessed>
    <b:URL>https://www.yumpu.com/en/document/view/34561291/pdf-hidden-changes-from-cctv-to-smart-video-surveillance</b:URL>
    <b:RefOrder>3</b:RefOrder>
  </b:Source>
  <b:Source>
    <b:Tag>Lem03</b:Tag>
    <b:SourceType>JournalArticle</b:SourceType>
    <b:Guid>{725052EE-58D3-4D6B-825F-D28AA6FF4B4E}</b:Guid>
    <b:Title>The Myopic Panopticon: The Social Consequences of Policing Through the Lens</b:Title>
    <b:Year>2003</b:Year>
    <b:Author>
      <b:Author>
        <b:NameList>
          <b:Person>
            <b:Last>Leman-Langlois</b:Last>
            <b:First>Stéphane</b:First>
          </b:Person>
        </b:NameList>
      </b:Author>
    </b:Author>
    <b:JournalName>Policing and Society</b:JournalName>
    <b:Pages>44-58</b:Pages>
    <b:URL>https://drive.google.com/file/d/1OMQa-Ptu2z7obFzwi7QLeEcYXKWGNlIr/view</b:URL>
    <b:RefOrder>2</b:RefOrder>
  </b:Source>
  <b:Source>
    <b:Tag>Cri11</b:Tag>
    <b:SourceType>JournalArticle</b:SourceType>
    <b:Guid>{99C0408F-2217-4353-9092-99901F9A99B3}</b:Guid>
    <b:Title>Human Behavior Analysis in Video Surveillance: a Social Signal Processing Perspective</b:Title>
    <b:Year>2011</b:Year>
    <b:Month>Diciembre</b:Month>
    <b:Day>10</b:Day>
    <b:URL>https://drive.google.com/file/d/1gO6odZtvpvw74zpaZG_FyKMGyyn9Tzzw/view</b:URL>
    <b:JournalName>Neurocomputing Journal</b:JournalName>
    <b:Author>
      <b:Author>
        <b:NameList>
          <b:Person>
            <b:Last>Cristiani</b:Last>
            <b:First>Marco</b:First>
          </b:Person>
          <b:Person>
            <b:Last>Raghavendra</b:Last>
            <b:First>R.</b:First>
          </b:Person>
          <b:Person>
            <b:Last>Del Blue</b:Last>
            <b:First>Alessio</b:First>
          </b:Person>
          <b:Person>
            <b:Last>Murino</b:Last>
            <b:First>Vittorio</b:First>
          </b:Person>
        </b:NameList>
      </b:Author>
    </b:Author>
    <b:RefOrder>9</b:RefOrder>
  </b:Source>
  <b:Source>
    <b:Tag>Koo15</b:Tag>
    <b:SourceType>JournalArticle</b:SourceType>
    <b:Guid>{7CD53EFA-5890-43AA-B4B4-666D60FADB76}</b:Guid>
    <b:Title>Multi-modal human aggression detection</b:Title>
    <b:JournalName>Computer Vision and Image Understanding</b:JournalName>
    <b:Year>2015</b:Year>
    <b:Author>
      <b:Author>
        <b:NameList>
          <b:Person>
            <b:Last>Kooij</b:Last>
            <b:First>J.F.P.</b:First>
          </b:Person>
          <b:Person>
            <b:Last>Liem</b:Last>
            <b:First>M.C.</b:First>
          </b:Person>
          <b:Person>
            <b:Last>Krijnders</b:Last>
            <b:First>J.D.</b:First>
          </b:Person>
          <b:Person>
            <b:Last>Andringa</b:Last>
            <b:First>T.C.</b:First>
          </b:Person>
          <b:Person>
            <b:Last>Gavrilaa</b:Last>
            <b:First>D.M.</b:First>
          </b:Person>
        </b:NameList>
      </b:Author>
    </b:Author>
    <b:URL>https://drive.google.com/file/d/1_Z96Y0SACz2U8ZDva3UNw48pSNT8NIVv/view</b:URL>
    <b:RefOrder>19</b:RefOrder>
  </b:Source>
  <b:Source>
    <b:Tag>Fan13</b:Tag>
    <b:SourceType>JournalArticle</b:SourceType>
    <b:Guid>{016A84D6-7657-4F46-8577-CF0A883761D6}</b:Guid>
    <b:Title>A system based on sequence learning for event detection in surveillance video</b:Title>
    <b:JournalName>ICIP</b:JournalName>
    <b:Year>2013</b:Year>
    <b:Pages>3587-3591</b:Pages>
    <b:Author>
      <b:Author>
        <b:NameList>
          <b:Person>
            <b:Last>Fang</b:Last>
            <b:First>Xiaoyu</b:First>
          </b:Person>
          <b:Person>
            <b:Last>Xia</b:Last>
            <b:First>Ziwei</b:First>
          </b:Person>
          <b:Person>
            <b:Last>Su</b:Last>
            <b:First>Chi</b:First>
          </b:Person>
          <b:Person>
            <b:Last>Xu</b:Last>
            <b:First>Teng</b:First>
          </b:Person>
          <b:Person>
            <b:Last>Tian</b:Last>
            <b:First>Yonghong</b:First>
          </b:Person>
          <b:Person>
            <b:Last>Wang</b:Last>
            <b:First>Yaowei</b:First>
          </b:Person>
          <b:Person>
            <b:Last>Huang</b:Last>
            <b:First>Tiejun</b:First>
          </b:Person>
        </b:NameList>
      </b:Author>
    </b:Author>
    <b:URL>https://drive.google.com/file/d/0B4l-F71x7Ekob0pMalFnMk1yWW8/view</b:URL>
    <b:RefOrder>20</b:RefOrder>
  </b:Source>
  <b:Source>
    <b:Tag>Wei06</b:Tag>
    <b:SourceType>JournalArticle</b:SourceType>
    <b:Guid>{633A1047-64D2-4CAE-827E-C66614A4EB64}</b:Guid>
    <b:Title>Free viewpoint action recognition using motion history volumes</b:Title>
    <b:JournalName>Computer Vision and Image Understanding</b:JournalName>
    <b:Year>2006</b:Year>
    <b:Pages>249-257</b:Pages>
    <b:Issue>104</b:Issue>
    <b:Author>
      <b:Author>
        <b:NameList>
          <b:Person>
            <b:Last>Weinland</b:Last>
            <b:First>Daniel</b:First>
          </b:Person>
          <b:Person>
            <b:Last>Ronfard</b:Last>
            <b:First>Remi</b:First>
          </b:Person>
          <b:Person>
            <b:Last>Boyer</b:Last>
            <b:First>Edmond</b:First>
          </b:Person>
        </b:NameList>
      </b:Author>
    </b:Author>
    <b:URL>https://drive.google.com/file/d/19OTNpy4K6oA-0ehougsI9YsHJrSJ7Kyd/view</b:URL>
    <b:RefOrder>21</b:RefOrder>
  </b:Source>
  <b:Source>
    <b:Tag>Jen00</b:Tag>
    <b:SourceType>JournalArticle</b:SourceType>
    <b:Guid>{66AC6440-5287-47F8-8BC0-C6EB756DDA05}</b:Guid>
    <b:Title>On agent-based software engineering</b:Title>
    <b:JournalName>Artiﬁcial Intelligence</b:JournalName>
    <b:Year>2000</b:Year>
    <b:Pages>277–296</b:Pages>
    <b:Issue>117</b:Issue>
    <b:Author>
      <b:Author>
        <b:NameList>
          <b:Person>
            <b:Last>Jennings</b:Last>
            <b:Middle>R.</b:Middle>
            <b:First>Nicholas</b:First>
          </b:Person>
        </b:NameList>
      </b:Author>
    </b:Author>
    <b:URL>www2.econ.iastate.edu/tesfatsi/jennings.pdf</b:URL>
    <b:RefOrder>22</b:RefOrder>
  </b:Source>
  <b:Source>
    <b:Tag>SIE15</b:Tag>
    <b:SourceType>DocumentFromInternetSite</b:SourceType>
    <b:Guid>{1889D404-FB75-482C-AA11-2B655C882E72}</b:Guid>
    <b:Author>
      <b:Author>
        <b:Corporate>SIE</b:Corporate>
      </b:Author>
    </b:Author>
    <b:Title>El importante rol del sistema de CCTV en la Seguridad Privada</b:Title>
    <b:Year>2015</b:Year>
    <b:Month>julio</b:Month>
    <b:Day>6</b:Day>
    <b:YearAccessed>2018</b:YearAccessed>
    <b:MonthAccessed>noviembre</b:MonthAccessed>
    <b:DayAccessed>11</b:DayAccessed>
    <b:URL>https://siesa.com.ar/el-importante-rol-del-sistema-de-cctv-en-la-seguridad-privada/</b:URL>
    <b:RefOrder>17</b:RefOrder>
  </b:Source>
  <b:Source>
    <b:Tag>Eja12</b:Tag>
    <b:SourceType>JournalArticle</b:SourceType>
    <b:Guid>{D38AE613-1A5E-436E-8A39-245441E3B5F0}</b:Guid>
    <b:Title>A collaborative multi-agent framework for abnormal activity detection in crowded areas</b:Title>
    <b:JournalName>International Journal of Innovative Computing</b:JournalName>
    <b:Year>2012</b:Year>
    <b:Pages>4219-4234</b:Pages>
    <b:Volume>8</b:Volume>
    <b:Issue>6</b:Issue>
    <b:Author>
      <b:Author>
        <b:NameList>
          <b:Person>
            <b:Last>Ejaz</b:Last>
            <b:First>Naveed</b:First>
          </b:Person>
          <b:Person>
            <b:Last>Manzoor</b:Last>
            <b:First>Umar</b:First>
          </b:Person>
          <b:Person>
            <b:Last>Nefti</b:Last>
            <b:First>Samia</b:First>
          </b:Person>
          <b:Person>
            <b:Last>Wook</b:Last>
            <b:First>Sung</b:First>
          </b:Person>
        </b:NameList>
      </b:Author>
    </b:Author>
    <b:URL>https://drive.google.com/file/d/0B4l-F71x7EkoTUo2ZUs2QmpvNk0/view</b:URL>
    <b:RefOrder>4</b:RefOrder>
  </b:Source>
  <b:Source>
    <b:Tag>Bra17</b:Tag>
    <b:SourceType>JournalArticle</b:SourceType>
    <b:Guid>{C0FAD090-3960-45B8-9D84-D5FD6AA12A86}</b:Guid>
    <b:Title>Interactive Robotics Drama for Educational Purposes</b:Title>
    <b:JournalName>Ph.D. Research Proposal</b:JournalName>
    <b:Year>2017</b:Year>
    <b:Author>
      <b:Author>
        <b:NameList>
          <b:Person>
            <b:Last>Bravo</b:Last>
            <b:Middle>Ángela</b:Middle>
            <b:First>Flor</b:First>
          </b:Person>
        </b:NameList>
      </b:Author>
    </b:Author>
    <b:URL>https://drive.google.com/file/d/1Erbby1xPgftwC0bpJCaDPnbxbZpYMzwj/view</b:URL>
    <b:RefOrder>25</b:RefOrder>
  </b:Source>
  <b:Source>
    <b:Tag>Car18</b:Tag>
    <b:SourceType>Report</b:SourceType>
    <b:Guid>{E6592BF3-89E8-4635-AE40-51D4DF83B8B2}</b:Guid>
    <b:Author>
      <b:Author>
        <b:NameList>
          <b:Person>
            <b:Last>Vivien</b:Last>
            <b:First>Carli</b:First>
          </b:Person>
        </b:NameList>
      </b:Author>
    </b:Author>
    <b:Title>Valoración del CCTV como una Herramienta efectiva de manejo y seguridad para la resolución, prevención y reducción de crímenes</b:Title>
    <b:Year>2018</b:Year>
    <b:City>Montreal</b:City>
    <b:URL>http://www.crime-prevention-intl.org/fileadmin/user_upload/Publications/Valoracion_del_CCTV_como_una_Herramienta_efectiva_de_manejo_y_seguridad_ESP.pdf</b:URL>
    <b:RefOrder>16</b:RefOrder>
  </b:Source>
  <b:Source>
    <b:Tag>Bar13</b:Tag>
    <b:SourceType>InternetSite</b:SourceType>
    <b:Guid>{F33D1866-542C-4403-8625-21565651CD10}</b:Guid>
    <b:Title>One surveillance camera for every 11 people in Britain, says CCTV survey</b:Title>
    <b:Year>2013</b:Year>
    <b:Author>
      <b:Author>
        <b:NameList>
          <b:Person>
            <b:Last>Barret</b:Last>
            <b:First>David</b:First>
          </b:Person>
        </b:NameList>
      </b:Author>
    </b:Author>
    <b:Month>julio</b:Month>
    <b:Day>10</b:Day>
    <b:YearAccessed>2018</b:YearAccessed>
    <b:MonthAccessed>noviembre</b:MonthAccessed>
    <b:DayAccessed>11</b:DayAccessed>
    <b:URL>http://w3.salemstate.edu/~pglasser/One_surveillance_camera_for_every_11_people_in_Britain__says_CCTV_survey_-_Telegraph.pdf</b:URL>
    <b:RefOrder>27</b:RefOrder>
  </b:Source>
  <b:Source>
    <b:Tag>Kon18</b:Tag>
    <b:SourceType>JournalArticle</b:SourceType>
    <b:Guid>{201C922A-B6BE-491C-974E-25911C56C3BB}</b:Guid>
    <b:Title>Human Action Recognition and Prediction: A Survey</b:Title>
    <b:Year>2018</b:Year>
    <b:Author>
      <b:Author>
        <b:NameList>
          <b:Person>
            <b:Last>Kong</b:Last>
            <b:First>Yu</b:First>
          </b:Person>
          <b:Person>
            <b:Last>Fu</b:Last>
            <b:First>Yun</b:First>
          </b:Person>
        </b:NameList>
      </b:Author>
    </b:Author>
    <b:JournalName>JOURNAL OF LATEX CLASS FILES</b:JournalName>
    <b:Volume>13</b:Volume>
    <b:Issue>9</b:Issue>
    <b:RefOrder>29</b:RefOrder>
  </b:Source>
  <b:Source>
    <b:Tag>Saa13</b:Tag>
    <b:SourceType>JournalArticle</b:SourceType>
    <b:Guid>{91A4DE4A-2D26-403F-847D-762AA189F3A2}</b:Guid>
    <b:Title>SESRG-InViSS : Image and Video Data Set For Human Pose, Action, Activity and Behaviour</b:Title>
    <b:JournalName>2013 IEEE 3rd International Conference on System Engineering and Technology,</b:JournalName>
    <b:Year>2013</b:Year>
    <b:Pages>37-42</b:Pages>
    <b:Author>
      <b:Author>
        <b:NameList>
          <b:Person>
            <b:Last>Saad</b:Last>
            <b:First>Mohamad</b:First>
          </b:Person>
          <b:Person>
            <b:Last>Hussain</b:Last>
            <b:First>Aini</b:First>
          </b:Person>
          <b:Person>
            <b:Last>Kong</b:Last>
            <b:First>Win</b:First>
          </b:Person>
        </b:NameList>
      </b:Author>
    </b:Author>
    <b:URL>https://drive.google.com/file/d/0B4l-F71x7EkoeGowOUF6b2FUcG8/view</b:URL>
    <b:RefOrder>11</b:RefOrder>
  </b:Source>
  <b:Source>
    <b:Tag>Cha13</b:Tag>
    <b:SourceType>JournalArticle</b:SourceType>
    <b:Guid>{29D754AB-7151-4F69-AB00-34E58781E7C9}</b:Guid>
    <b:Title>Silhouette-based human action recognition using sequences of key poses</b:Title>
    <b:JournalName>Pattern Recognition Letters</b:JournalName>
    <b:Year>2013</b:Year>
    <b:Pages>1799-1807</b:Pages>
    <b:Issue>34</b:Issue>
    <b:URL>https://drive.google.com/file/d/0B4l-F71x7EkoaVVGTUQ3YXRUZFU/view?usp=sharing</b:URL>
    <b:Author>
      <b:Author>
        <b:NameList>
          <b:Person>
            <b:Last>Chaaraoui</b:Last>
            <b:Middle>Andre</b:Middle>
            <b:First>Alexandros</b:First>
          </b:Person>
          <b:Person>
            <b:Last>Climent-Pérez</b:Last>
            <b:First>Pau</b:First>
          </b:Person>
          <b:Person>
            <b:Last>Flórez-Revuelta</b:Last>
            <b:First>Francisco</b:First>
          </b:Person>
        </b:NameList>
      </b:Author>
    </b:Author>
    <b:RefOrder>52</b:RefOrder>
  </b:Source>
  <b:Source>
    <b:Tag>Fau17</b:Tag>
    <b:SourceType>JournalArticle</b:SourceType>
    <b:Guid>{AECFFB7E-8525-4901-8DCD-45DC6288E50B}</b:Guid>
    <b:Title>Identification of hand motion using background subtraction method and extraction of image binary with backpropagation neural network on skeleton model</b:Title>
    <b:JournalName>2nd International Conference on Computing and Applied Informatics </b:JournalName>
    <b:Year>2017</b:Year>
    <b:Pages>1-14</b:Pages>
    <b:Issue>978</b:Issue>
    <b:Author>
      <b:Author>
        <b:NameList>
          <b:Person>
            <b:Last>Fauziah</b:Last>
          </b:Person>
          <b:Person>
            <b:Last>Wibowo</b:Last>
            <b:First>E.P.</b:First>
          </b:Person>
          <b:Person>
            <b:Last>Madenda</b:Last>
            <b:First>S</b:First>
          </b:Person>
          <b:Person>
            <b:Last>Hustinawati</b:Last>
          </b:Person>
        </b:NameList>
      </b:Author>
    </b:Author>
    <b:RefOrder>33</b:RefOrder>
  </b:Source>
  <b:Source>
    <b:Tag>Kae01</b:Tag>
    <b:SourceType>JournalArticle</b:SourceType>
    <b:Guid>{589ECEE3-17A1-493E-8C7A-7D259E15437D}</b:Guid>
    <b:Title>An Improved Adaptive Background Mixture Model for Realtime Tracking with Shadow Detection</b:Title>
    <b:JournalName>2nd European Workshop on Advanced Video Based Surveillance Systems</b:JournalName>
    <b:Year>2001</b:Year>
    <b:Issue>02</b:Issue>
    <b:Author>
      <b:Author>
        <b:NameList>
          <b:Person>
            <b:Last>KaewTraKulPong </b:Last>
            <b:First>P.</b:First>
          </b:Person>
          <b:Person>
            <b:Last>Bowden</b:Last>
            <b:First>R.</b:First>
          </b:Person>
        </b:NameList>
      </b:Author>
    </b:Author>
    <b:URL>http://personal.ee.surrey.ac.uk/Personal/R.Bowden/publications/avbs01/avbs01.pdf</b:URL>
    <b:RefOrder>34</b:RefOrder>
  </b:Source>
  <b:Source>
    <b:Tag>Cha15</b:Tag>
    <b:SourceType>JournalArticle</b:SourceType>
    <b:Guid>{EE940D79-ADE5-440C-9410-1EE6E4433328}</b:Guid>
    <b:Title>Skin detection and tracking by monocular vision</b:Title>
    <b:JournalName>IEEE Xplore</b:JournalName>
    <b:Year>2015</b:Year>
    <b:Author>
      <b:Author>
        <b:NameList>
          <b:Person>
            <b:Last>Chateau</b:Last>
            <b:First>Thierry </b:First>
          </b:Person>
          <b:Person>
            <b:Last>Vacavant</b:Last>
            <b:First>Antoine</b:First>
          </b:Person>
          <b:Person>
            <b:Last>Lavest</b:Last>
            <b:Middle>Marc</b:Middle>
            <b:First>Jean</b:First>
          </b:Person>
        </b:NameList>
      </b:Author>
    </b:Author>
    <b:URL>https://www.researchgate.net/profile/Antoine_Vacavant/publication/4174144_Skin_Detection_and_Tracking_by_Monocular_Vision/links/0fcfd514866e332997000000.pdf</b:URL>
    <b:RefOrder>35</b:RefOrder>
  </b:Source>
  <b:Source>
    <b:Tag>Ope18</b:Tag>
    <b:SourceType>InternetSite</b:SourceType>
    <b:Guid>{A391E61D-0F58-49DF-9AB2-0B6854DEB11A}</b:Guid>
    <b:Author>
      <b:Author>
        <b:Corporate>OpenCV</b:Corporate>
      </b:Author>
    </b:Author>
    <b:Title>About</b:Title>
    <b:Year>2018</b:Year>
    <b:YearAccessed>2018</b:YearAccessed>
    <b:MonthAccessed>noviembre</b:MonthAccessed>
    <b:DayAccessed>11</b:DayAccessed>
    <b:URL>https://opencv.org/about.html</b:URL>
    <b:RefOrder>36</b:RefOrder>
  </b:Source>
  <b:Source>
    <b:Tag>Mag15</b:Tag>
    <b:SourceType>JournalArticle</b:SourceType>
    <b:Guid>{B1F5040A-6E8D-4355-A1F5-F2C17CDD1DD1}</b:Guid>
    <b:Title>A New Approach of Human Segmentation from Photo Images</b:Title>
    <b:Year>2015 ⬚</b:Year>
    <b:JournalName>International Journal of Scientific and Research Publications</b:JournalName>
    <b:Volume>5</b:Volume>
    <b:Issue>1</b:Issue>
    <b:Author>
      <b:Author>
        <b:NameList>
          <b:Person>
            <b:Last>Magar</b:Last>
            <b:First>Ashwini</b:First>
          </b:Person>
          <b:Person>
            <b:Last>Shinde</b:Last>
            <b:First>J.V.</b:First>
          </b:Person>
        </b:NameList>
      </b:Author>
    </b:Author>
    <b:URL>http://www.ijsrp.org/research-paper-0115/ijsrp-p3785.pdf</b:URL>
    <b:RefOrder>37</b:RefOrder>
  </b:Source>
  <b:Source>
    <b:Tag>Vio01</b:Tag>
    <b:SourceType>JournalArticle</b:SourceType>
    <b:Guid>{4980F0DC-0538-4047-8508-71664C2E08EB}</b:Guid>
    <b:Title>Rapid Object Detection Using a Boosted Cascade of Simple Features</b:Title>
    <b:JournalName>COMPUTER VISION AND PATTERN RECOGNITION</b:JournalName>
    <b:Year>2001</b:Year>
    <b:Author>
      <b:Author>
        <b:NameList>
          <b:Person>
            <b:Last>Viola</b:Last>
            <b:First>Paul</b:First>
          </b:Person>
          <b:Person>
            <b:Last>Jones</b:Last>
            <b:First>Michael</b:First>
          </b:Person>
        </b:NameList>
      </b:Author>
    </b:Author>
    <b:RefOrder>39</b:RefOrder>
  </b:Source>
  <b:Source>
    <b:Tag>Pen11</b:Tag>
    <b:SourceType>JournalArticle</b:SourceType>
    <b:Guid>{F16B7569-97BB-409F-9009-F43ADD64E8FA}</b:Guid>
    <b:Title>Cascade-based License Plate Localization with Line Segment Features and Haar-like Features</b:Title>
    <b:JournalName>Sixth International Conference on Image and Graphics</b:JournalName>
    <b:Year>2011</b:Year>
    <b:Pages>1023-1028</b:Pages>
    <b:Author>
      <b:Author>
        <b:NameList>
          <b:Person>
            <b:Last>Peng</b:Last>
            <b:First>Yu</b:First>
          </b:Person>
          <b:Person>
            <b:Last>Xu</b:Last>
            <b:First>Min</b:First>
          </b:Person>
          <b:Person>
            <b:Last>Jin</b:Last>
            <b:First>Jesse S.</b:First>
          </b:Person>
          <b:Person>
            <b:Last>Luio</b:Last>
            <b:First>Suhuai</b:First>
          </b:Person>
          <b:Person>
            <b:Last>Zhao</b:Last>
            <b:First>Gang</b:First>
          </b:Person>
        </b:NameList>
      </b:Author>
    </b:Author>
    <b:URL>https://drive.google.com/file/d/1IJ-KNe84CT7DSAXK_uqMJyRQS1z0VgR2/view</b:URL>
    <b:RefOrder>40</b:RefOrder>
  </b:Source>
  <b:Source>
    <b:Tag>Mic14</b:Tag>
    <b:SourceType>InternetSite</b:SourceType>
    <b:Guid>{CF23F585-A936-4011-9EBF-E0A35BB00CBF}</b:Guid>
    <b:Author>
      <b:Author>
        <b:Corporate>Microsoft</b:Corporate>
      </b:Author>
    </b:Author>
    <b:Title>Kinect for Windows SDK 2.0</b:Title>
    <b:Year>2014</b:Year>
    <b:Month>octubre</b:Month>
    <b:Day>20</b:Day>
    <b:YearAccessed>2018</b:YearAccessed>
    <b:MonthAccessed>noviembre</b:MonthAccessed>
    <b:DayAccessed>11</b:DayAccessed>
    <b:URL>https://docs.microsoft.com/en-us/previous-versions/windows/kinect/dn782025(v%3dieb.10)</b:URL>
    <b:RefOrder>44</b:RefOrder>
  </b:Source>
  <b:Source>
    <b:Tag>LeT13</b:Tag>
    <b:SourceType>JournalArticle</b:SourceType>
    <b:Guid>{5B250C4F-1F75-4176-A8C8-773261A96534}</b:Guid>
    <b:Title>Human posture recognition using human skeleton provided by Kinect</b:Title>
    <b:Year>2013</b:Year>
    <b:Author>
      <b:Author>
        <b:NameList>
          <b:Person>
            <b:Last>Le</b:Last>
            <b:First>Thi-Lan</b:First>
          </b:Person>
          <b:Person>
            <b:Last>Nguyen</b:Last>
            <b:First>Minh-Quoc</b:First>
          </b:Person>
          <b:Person>
            <b:Last>Nguyen</b:Last>
            <b:First>Thi-Thanh-Mai</b:First>
          </b:Person>
        </b:NameList>
      </b:Author>
    </b:Author>
    <b:Pages>340-345</b:Pages>
    <b:RefOrder>45</b:RefOrder>
  </b:Source>
  <b:Source>
    <b:Tag>CMU18</b:Tag>
    <b:SourceType>InternetSite</b:SourceType>
    <b:Guid>{2349337D-4455-4D18-B226-C193BB18178D}</b:Guid>
    <b:Author>
      <b:Author>
        <b:Corporate>CMU-Perceptual-Computing-Lab</b:Corporate>
      </b:Author>
    </b:Author>
    <b:Title>OpenPose: Real-time multi-person keypoint detection library for body, face, hands, and foot estimation</b:Title>
    <b:Year>2018</b:Year>
    <b:YearAccessed>2018</b:YearAccessed>
    <b:MonthAccessed>noviembre</b:MonthAccessed>
    <b:DayAccessed>11</b:DayAccessed>
    <b:URL>https://github.com/CMU-Perceptual-Computing-Lab/openpose</b:URL>
    <b:RefOrder>10</b:RefOrder>
  </b:Source>
  <b:Source>
    <b:Tag>Qia171</b:Tag>
    <b:SourceType>JournalArticle</b:SourceType>
    <b:Guid>{3E2F8555-1C34-4BEA-8A1E-E969A65CE0B0}</b:Guid>
    <b:Title>Real-Time Human Gesture Grading Based on OpenPose</b:Title>
    <b:JournalName>10th International Congress on Image and Signal Processing, BioMedical Engineering and Informatics</b:JournalName>
    <b:Year>2017</b:Year>
    <b:Author>
      <b:Author>
        <b:NameList>
          <b:Person>
            <b:Last>Qiao</b:Last>
            <b:First>Sen</b:First>
          </b:Person>
          <b:Person>
            <b:Last>Wang</b:Last>
            <b:First>Yilin</b:First>
          </b:Person>
          <b:Person>
            <b:Last>Li</b:Last>
            <b:First>Jian</b:First>
          </b:Person>
        </b:NameList>
      </b:Author>
    </b:Author>
    <b:RefOrder>46</b:RefOrder>
  </b:Source>
  <b:Source>
    <b:Tag>LiX10</b:Tag>
    <b:SourceType>JournalArticle</b:SourceType>
    <b:Guid>{D6BE3619-58FD-4680-9D45-053F52100B36}</b:Guid>
    <b:Title>A Multiple Object Tracking Method Using Kalman Filter</b:Title>
    <b:JournalName>IEEE International Conference on Information and Automation</b:JournalName>
    <b:Year>2010</b:Year>
    <b:URL>https://s3.amazonaws.com/academia.edu.documents/34327026/61380371-Multiple-Objetc-Tracking-Method-Using-Kalman-Filter.pdf?AWSAccessKeyId=AKIAIWOWYYGZ2Y53UL3A&amp;Expires=1541999358&amp;Signature=vlxVwj5kY0s3THjLzHtkj772pK8%3D&amp;response-content-disposition=inline%3</b:URL>
    <b:Author>
      <b:Author>
        <b:NameList>
          <b:Person>
            <b:Last>Li</b:Last>
            <b:First>Xin</b:First>
          </b:Person>
          <b:Person>
            <b:Last>Wang</b:Last>
            <b:First>Kejun</b:First>
          </b:Person>
          <b:Person>
            <b:Last>Wang</b:Last>
            <b:First>Wei</b:First>
          </b:Person>
          <b:Person>
            <b:Last>Li</b:Last>
            <b:First>Yang</b:First>
          </b:Person>
        </b:NameList>
      </b:Author>
    </b:Author>
    <b:RefOrder>47</b:RefOrder>
  </b:Source>
  <b:Source>
    <b:Tag>Mir12</b:Tag>
    <b:SourceType>JournalArticle</b:SourceType>
    <b:Guid>{30897F5D-0D2F-43F0-BD06-75C7B4710422}</b:Guid>
    <b:Title>People Tracking in Outdoor Environment Using Kalman Filter</b:Title>
    <b:JournalName>Third International Conference on Intelligent Systems Modelling and Simulation</b:JournalName>
    <b:Year>2012</b:Year>
    <b:Pages>303-307</b:Pages>
    <b:URL>https://drive.google.com/file/d/1vbdkH6RKzknPogxSa2kHXSfe5Rprx6a3/view?usp=sharing</b:URL>
    <b:Author>
      <b:Author>
        <b:NameList>
          <b:Person>
            <b:Last>Mirabi</b:Last>
            <b:First>Mahmoud</b:First>
          </b:Person>
          <b:Person>
            <b:Last>Javadi</b:Last>
            <b:First>Shahram</b:First>
          </b:Person>
        </b:NameList>
      </b:Author>
    </b:Author>
    <b:RefOrder>48</b:RefOrder>
  </b:Source>
  <b:Source>
    <b:Tag>Cai10</b:Tag>
    <b:SourceType>JournalArticle</b:SourceType>
    <b:Guid>{928DAF66-D7AA-43D3-9B7F-C3D8AFFE2F86}</b:Guid>
    <b:Title>Person Re-identiﬁcation Based on Global Color Context</b:Title>
    <b:JournalName>Computer Vision – ACCV Workshops</b:JournalName>
    <b:Year>2010</b:Year>
    <b:Pages>205-215</b:Pages>
    <b:Author>
      <b:Author>
        <b:NameList>
          <b:Person>
            <b:Last>Cai</b:Last>
            <b:First>Yinghao</b:First>
          </b:Person>
          <b:Person>
            <b:Last>Pietikainen</b:Last>
            <b:First>Matti</b:First>
          </b:Person>
        </b:NameList>
      </b:Author>
    </b:Author>
    <b:RefOrder>49</b:RefOrder>
  </b:Source>
  <b:Source>
    <b:Tag>Jan14</b:Tag>
    <b:SourceType>JournalArticle</b:SourceType>
    <b:Guid>{0D7D4C4E-48CB-4539-A3F2-2546FD2B9D3B}</b:Guid>
    <b:Title>Person Re-identification Based on Color Histogram and Spatial Configuration of Dominant Color Regions</b:Title>
    <b:Year>2014</b:Year>
    <b:Author>
      <b:Author>
        <b:NameList>
          <b:Person>
            <b:Last>Jang</b:Last>
            <b:First>Kwangchol</b:First>
          </b:Person>
          <b:Person>
            <b:Last>Han</b:Last>
            <b:First>Sokmin</b:First>
          </b:Person>
          <b:Person>
            <b:Last>Kim</b:Last>
            <b:First>Insong</b:First>
          </b:Person>
        </b:NameList>
      </b:Author>
    </b:Author>
    <b:URL>https://arxiv.org/ftp/arxiv/papers/1411/1411.3410.pdf</b:URL>
    <b:RefOrder>50</b:RefOrder>
  </b:Source>
  <b:Source>
    <b:Tag>Azi11</b:Tag>
    <b:SourceType>JournalArticle</b:SourceType>
    <b:Guid>{8F993324-7526-47E1-8412-38F562F16B2A}</b:Guid>
    <b:Title>People re-identification across multiple non-overlapping cameras system by appearance classification and silhouette part segmentation</b:Title>
    <b:Year>2011</b:Year>
    <b:Author>
      <b:Author>
        <b:NameList>
          <b:Person>
            <b:Last>Aziz</b:Last>
            <b:First>Kheir-Eddine</b:First>
          </b:Person>
          <b:Person>
            <b:Last>Merad</b:Last>
            <b:First>Djamel</b:First>
          </b:Person>
          <b:Person>
            <b:Last>Fertil</b:Last>
            <b:First>Bernard</b:First>
          </b:Person>
        </b:NameList>
      </b:Author>
    </b:Author>
    <b:RefOrder>51</b:RefOrder>
  </b:Source>
  <b:Source>
    <b:Tag>Kha06</b:Tag>
    <b:SourceType>JournalArticle</b:SourceType>
    <b:Guid>{B163A0F5-AA1E-435A-B9AC-6FAFCC1C095C}</b:Guid>
    <b:Title>A Multiview Approach to Tracking People in Crowded Scenes using a Planar Homography Constraint</b:Title>
    <b:Year>2006</b:Year>
    <b:URL>http://crcv.ucf.edu/papers/Khan_ECCV06.pdf</b:URL>
    <b:Author>
      <b:Author>
        <b:NameList>
          <b:Person>
            <b:Last>Khan</b:Last>
            <b:First>Saad M.</b:First>
          </b:Person>
          <b:Person>
            <b:Last>Shah</b:Last>
            <b:First>Mubarak</b:First>
          </b:Person>
        </b:NameList>
      </b:Author>
    </b:Author>
    <b:JournalName>European Conference on Computer Vision</b:JournalName>
    <b:RefOrder>55</b:RefOrder>
  </b:Source>
  <b:Source>
    <b:Tag>Zhu15</b:Tag>
    <b:SourceType>JournalArticle</b:SourceType>
    <b:Guid>{8CB950F7-76A6-4C1E-B396-48118DEDB58F}</b:Guid>
    <b:Title>AR-Weapon: Live Augmented Reality based First-Person Shooting System</b:Title>
    <b:JournalName>IEEE’s and PAMI­TC’s premier meeting on applications of computer vision</b:JournalName>
    <b:Year>2015</b:Year>
    <b:Author>
      <b:Author>
        <b:NameList>
          <b:Person>
            <b:Last>Zhu</b:Last>
            <b:First>Zhiwei</b:First>
          </b:Person>
          <b:Person>
            <b:Last>Branzoi</b:Last>
            <b:First>Vlad</b:First>
          </b:Person>
          <b:Person>
            <b:Last>Sizintsev</b:Last>
            <b:First>Mikhail</b:First>
          </b:Person>
          <b:Person>
            <b:Last>Vitovitch</b:Last>
            <b:First>Nicholas</b:First>
          </b:Person>
          <b:Person>
            <b:Last>Oskiper</b:Last>
            <b:First>Taragay</b:First>
          </b:Person>
        </b:NameList>
      </b:Author>
    </b:Author>
    <b:URL>http://www.zhiweizhu.com/papers/ARWeapon_WACV_2015.pdf</b:URL>
    <b:RefOrder>56</b:RefOrder>
  </b:Source>
  <b:Source>
    <b:Tag>Esh08</b:Tag>
    <b:SourceType>JournalArticle</b:SourceType>
    <b:Guid>{8BDF5F2F-BA1D-4D76-A33C-DD3486A0077A}</b:Guid>
    <b:Title>Homography Based Multiple Camera Detection and Tracking of People in a Dense Crowd</b:Title>
    <b:JournalName>EEE Conference on Computer Vision and Pattern Recognition</b:JournalName>
    <b:Year>2008</b:Year>
    <b:Author>
      <b:Author>
        <b:NameList>
          <b:Person>
            <b:Last>Eshel</b:Last>
            <b:First>Ran</b:First>
          </b:Person>
          <b:Person>
            <b:Last>Moses</b:Last>
            <b:First>Yael</b:First>
          </b:Person>
        </b:NameList>
      </b:Author>
    </b:Author>
    <b:URL>http://citeseerx.ist.psu.edu/viewdoc/download?doi=10.1.1.566.8804&amp;rep=rep1&amp;type=pdf</b:URL>
    <b:RefOrder>54</b:RefOrder>
  </b:Source>
  <b:Source>
    <b:Tag>NgL12</b:Tag>
    <b:SourceType>JournalArticle</b:SourceType>
    <b:Guid>{0AFEB1F2-E048-4EC5-A74A-DB1C79FD909E}</b:Guid>
    <b:Title>Vision-Based Activities Recognition by Trajectory Analysis for Parking Lot Surveillance</b:Title>
    <b:JournalName>IEEE International Conference on Circuits and Systems (ICCAS)</b:JournalName>
    <b:Year>2012</b:Year>
    <b:Pages>137-142</b:Pages>
    <b:Author>
      <b:Author>
        <b:NameList>
          <b:Person>
            <b:Last>Ng</b:Last>
            <b:First>Lih Lin</b:First>
          </b:Person>
          <b:Person>
            <b:Last>Chua</b:Last>
            <b:First>Hong Siang</b:First>
          </b:Person>
        </b:NameList>
      </b:Author>
    </b:Author>
    <b:RefOrder>57</b:RefOrder>
  </b:Source>
  <b:Source>
    <b:Tag>Hao12</b:Tag>
    <b:SourceType>JournalArticle</b:SourceType>
    <b:Guid>{6E53F109-9F4B-425B-B1BC-03F935CA5726}</b:Guid>
    <b:Title>A surveillance activity recognition model based on Hidden Markov Model</b:Title>
    <b:JournalName>International Conference on Automatic Control and Artificial Intelligence</b:JournalName>
    <b:Year>2012</b:Year>
    <b:Pages>305-308</b:Pages>
    <b:Author>
      <b:Author>
        <b:NameList>
          <b:Person>
            <b:Last>Hao-zhe</b:Last>
            <b:First>Liang</b:First>
          </b:Person>
          <b:Person>
            <b:Last>Kui-hua</b:Last>
            <b:First>Huang</b:First>
          </b:Person>
          <b:Person>
            <b:Last>Guo-hui</b:Last>
            <b:First>Li</b:First>
          </b:Person>
        </b:NameList>
      </b:Author>
    </b:Author>
    <b:URL>https://drive.google.com/file/d/10wd1Z1F6YTr3aVcAb6cjoJTmpyr_sgXg/view</b:URL>
    <b:RefOrder>58</b:RefOrder>
  </b:Source>
  <b:Source>
    <b:Tag>Cal11</b:Tag>
    <b:SourceType>JournalArticle</b:SourceType>
    <b:Guid>{DB9834EE-F455-440A-AE71-6BA4DD741DBE}</b:Guid>
    <b:Title>Detecting anomalies in people’s trajectories using spectral graph analysis</b:Title>
    <b:JournalName>Computer Vision and Image Understanding</b:JournalName>
    <b:Year>2011</b:Year>
    <b:Pages>1099-1111</b:Pages>
    <b:Author>
      <b:Author>
        <b:NameList>
          <b:Person>
            <b:Last>Calderara</b:Last>
            <b:First>Simone</b:First>
          </b:Person>
          <b:Person>
            <b:Last>Heinemann</b:Last>
            <b:First>Uri</b:First>
          </b:Person>
          <b:Person>
            <b:Last>Prati</b:Last>
            <b:First>Andrea</b:First>
          </b:Person>
          <b:Person>
            <b:Last>Cucchiara</b:Last>
            <b:First>Rita</b:First>
          </b:Person>
          <b:Person>
            <b:Last>Tishby</b:Last>
            <b:First>Naftali</b:First>
          </b:Person>
        </b:NameList>
      </b:Author>
    </b:Author>
    <b:RefOrder>30</b:RefOrder>
  </b:Source>
  <b:Source>
    <b:Tag>Ged17</b:Tag>
    <b:SourceType>JournalArticle</b:SourceType>
    <b:Guid>{E802C92C-7BF8-4D01-8835-AF4312DEDBCA}</b:Guid>
    <b:Title>Human Action Recognition with Hidden Markov Models and Neural Network Derived Poses</b:Title>
    <b:JournalName>IEEE 15th International Symposium on Intelligent Systems and Informatics</b:JournalName>
    <b:Year>2017</b:Year>
    <b:Pages>157-162</b:Pages>
    <b:Author>
      <b:Author>
        <b:NameList>
          <b:Person>
            <b:Last>Gedat</b:Last>
            <b:First>Egbert</b:First>
          </b:Person>
          <b:Person>
            <b:Last>Fechner</b:Last>
            <b:First>Pascal</b:First>
          </b:Person>
          <b:Person>
            <b:Last>Fiebelkorn</b:Last>
            <b:First>Richard</b:First>
          </b:Person>
          <b:Person>
            <b:Last>Vandenhouten</b:Last>
            <b:First>Ralf</b:First>
          </b:Person>
        </b:NameList>
      </b:Author>
    </b:Author>
    <b:URL>https://drive.google.com/file/d/1qfn-0LbovXUlarldRr5pxNZJraC14R5t/view</b:URL>
    <b:RefOrder>32</b:RefOrder>
  </b:Source>
  <b:Source>
    <b:Tag>DuY15</b:Tag>
    <b:SourceType>JournalArticle</b:SourceType>
    <b:Guid>{3F132545-9D49-419C-AF2F-F15DEAABBE3D}</b:Guid>
    <b:Title>Skeleton Based Action Recognition with Convolutional Neural Network</b:Title>
    <b:JournalName>3rd IAPR Asian Conference on Pattern Recognition</b:JournalName>
    <b:Year>2015</b:Year>
    <b:Author>
      <b:Author>
        <b:NameList>
          <b:Person>
            <b:Last>Du</b:Last>
            <b:First>Yong</b:First>
          </b:Person>
          <b:Person>
            <b:Last>Fu</b:Last>
            <b:First>Yun</b:First>
          </b:Person>
          <b:Person>
            <b:Last>Wang</b:Last>
            <b:First>Liang</b:First>
          </b:Person>
        </b:NameList>
      </b:Author>
    </b:Author>
    <b:RefOrder>31</b:RefOrder>
  </b:Source>
  <b:Source>
    <b:Tag>Bal16</b:Tag>
    <b:SourceType>JournalArticle</b:SourceType>
    <b:Guid>{526AFB37-30B8-4EED-BF56-DA7420B3F755}</b:Guid>
    <b:Title>On the Performance of GoogLeNet and AlexNet Applied to Sketches</b:Title>
    <b:JournalName>Proceedings of the Thirtieth AAAI Conference on Artificial Intelligence</b:JournalName>
    <b:Year>2016</b:Year>
    <b:Pages>1124-1128</b:Pages>
    <b:Author>
      <b:Author>
        <b:NameList>
          <b:Person>
            <b:Last>Ballester</b:Last>
            <b:First>Pedro</b:First>
          </b:Person>
          <b:Person>
            <b:Last>Matsumura</b:Last>
            <b:First>Ricardo</b:First>
          </b:Person>
        </b:NameList>
      </b:Author>
    </b:Author>
    <b:RefOrder>59</b:RefOrder>
  </b:Source>
  <b:Source>
    <b:Tag>Cha18</b:Tag>
    <b:SourceType>InternetSite</b:SourceType>
    <b:Guid>{80903958-E495-4055-A21F-9EAADAAD8B81}</b:Guid>
    <b:Title>ChaLearn Looking at People</b:Title>
    <b:Author>
      <b:Author>
        <b:Corporate>ChaLearn</b:Corporate>
      </b:Author>
    </b:Author>
    <b:YearAccessed>2018</b:YearAccessed>
    <b:MonthAccessed>noviembre</b:MonthAccessed>
    <b:DayAccessed>11</b:DayAccessed>
    <b:URL>http://gesture.chalearn.org/mmdata#Track2</b:URL>
    <b:RefOrder>60</b:RefOrder>
  </b:Source>
  <b:Source>
    <b:Tag>Xia12</b:Tag>
    <b:SourceType>JournalArticle</b:SourceType>
    <b:Guid>{689E5D62-A655-42DD-AC94-1FD181A92972}</b:Guid>
    <b:Title>View Invariant Human Action Recognition Using Histograms of 3D Joints</b:Title>
    <b:Year>2012</b:Year>
    <b:JournalName>IEEE Computer Society Conference on Computer Vision and Pattern Recognition Workshops</b:JournalName>
    <b:Author>
      <b:Author>
        <b:NameList>
          <b:Person>
            <b:Last>Xia</b:Last>
            <b:First>Lu</b:First>
          </b:Person>
          <b:Person>
            <b:Last>Chen</b:Last>
            <b:First>Chia-Chih</b:First>
          </b:Person>
          <b:Person>
            <b:Last>Aggarwal</b:Last>
            <b:First>J. K.</b:First>
          </b:Person>
        </b:NameList>
      </b:Author>
    </b:Author>
    <b:RefOrder>61</b:RefOrder>
  </b:Source>
  <b:Source>
    <b:Tag>mes18</b:Tag>
    <b:SourceType>InternetSite</b:SourceType>
    <b:Guid>{8B413E0C-4A11-48AE-B47E-8744E5421FB4}</b:Guid>
    <b:Author>
      <b:Author>
        <b:Corporate>Mestreacasa</b:Corporate>
      </b:Author>
    </b:Author>
    <b:Title>Transformaciones geométricas - Proyectividad y homografía, homología y afinidad, inversión</b:Title>
    <b:ProductionCompany>mestreacasa.gva.es</b:ProductionCompany>
    <b:YearAccessed>2018</b:YearAccessed>
    <b:MonthAccessed>noviembre</b:MonthAccessed>
    <b:DayAccessed>11</b:DayAccessed>
    <b:URL>http://mestreacasa.gva.es/c/document_library/get_file?folderId=500006275129&amp;name=DLFE-1000233.pdf</b:URL>
    <b:RefOrder>53</b:RefOrder>
  </b:Source>
  <b:Source>
    <b:Tag>Wan12</b:Tag>
    <b:SourceType>JournalArticle</b:SourceType>
    <b:Guid>{DD5F01E0-2FC5-4FCD-97A2-5773163F9FD6}</b:Guid>
    <b:Title>Intelligent multi-camera video surveillance: A review</b:Title>
    <b:JournalName>Pattern Recognition Letters</b:JournalName>
    <b:Year>2012</b:Year>
    <b:Author>
      <b:Author>
        <b:NameList>
          <b:Person>
            <b:Last>Wang</b:Last>
            <b:First>Xiaogang</b:First>
          </b:Person>
        </b:NameList>
      </b:Author>
    </b:Author>
    <b:URL>https://drive.google.com/file/d/174xJX26ykEXPCtcwtxp3HPiujKsERuy9/view</b:URL>
    <b:RefOrder>63</b:RefOrder>
  </b:Source>
  <b:Source>
    <b:Tag>Rem03</b:Tag>
    <b:SourceType>JournalArticle</b:SourceType>
    <b:Guid>{82E74A4D-F9B1-4152-ADE0-AD1A92B6BC5B}</b:Guid>
    <b:Title>Distributed intelligence for multi-camera visual surveillance</b:Title>
    <b:JournalName>Pattern Recognition</b:JournalName>
    <b:Year>2003</b:Year>
    <b:Pages>14</b:Pages>
    <b:Author>
      <b:Author>
        <b:NameList>
          <b:Person>
            <b:Last>Remagnino</b:Last>
            <b:First>P.</b:First>
          </b:Person>
          <b:Person>
            <b:Last>Shihab</b:Last>
            <b:First>A.I.</b:First>
          </b:Person>
          <b:Person>
            <b:Last>Jones</b:Last>
            <b:First>G.A.</b:First>
          </b:Person>
        </b:NameList>
      </b:Author>
    </b:Author>
    <b:URL>http://citeseerx.ist.psu.edu/viewdoc/download?doi=10.1.1.109.6082&amp;rep=rep1&amp;type=pdf</b:URL>
    <b:RefOrder>64</b:RefOrder>
  </b:Source>
  <b:Source>
    <b:Tag>Fos18</b:Tag>
    <b:SourceType>DocumentFromInternetSite</b:SourceType>
    <b:Guid>{99CCAEB8-6750-4DE7-8379-F2C467526A91}</b:Guid>
    <b:Author>
      <b:Author>
        <b:Corporate>Foscam</b:Corporate>
      </b:Author>
    </b:Author>
    <b:Title>IP Camera CGI V1.27</b:Title>
    <b:YearAccessed>2018</b:YearAccessed>
    <b:MonthAccessed>noviembre</b:MonthAccessed>
    <b:DayAccessed>11</b:DayAccessed>
    <b:URL>https://www.foscam.es/descarga/ipcam_cgi_sdk.pdf</b:URL>
    <b:RefOrder>66</b:RefOrder>
  </b:Source>
  <b:Source>
    <b:Tag>Cic18</b:Tag>
    <b:SourceType>JournalArticle</b:SourceType>
    <b:Guid>{85DF64AE-92F6-4052-B117-6B1507185141}</b:Guid>
    <b:Title>Multi-Agent Systems for Resource Allocation</b:Title>
    <b:Year>2018</b:Year>
    <b:URL>https://pdfs.semanticscholar.org/c6f1/d057eeb027565a3aec2993e4423c5db30277.pdf</b:URL>
    <b:JournalName>Technology and Economics of Smart Grids and Sustainable Energy</b:JournalName>
    <b:Pages>3-15</b:Pages>
    <b:Author>
      <b:Author>
        <b:NameList>
          <b:Person>
            <b:Last>Cicortas</b:Last>
            <b:First>Alexandru</b:First>
          </b:Person>
          <b:Person>
            <b:Last>Iordan</b:Last>
            <b:First>Victoria</b:First>
          </b:Person>
        </b:NameList>
      </b:Author>
    </b:Author>
    <b:RefOrder>5</b:RefOrder>
  </b:Source>
  <b:Source>
    <b:Tag>Mat04</b:Tag>
    <b:SourceType>JournalArticle</b:SourceType>
    <b:Guid>{23F8C288-DB65-4CA5-92BF-90F9582D4EEB}</b:Guid>
    <b:Title>Multi-agent Architectures for Concurrent Design and Manufacturing</b:Title>
    <b:Year>2004</b:Year>
    <b:Author>
      <b:Author>
        <b:NameList>
          <b:Person>
            <b:Last>Maturana</b:Last>
            <b:First>F.</b:First>
          </b:Person>
          <b:Person>
            <b:Last>Shen</b:Last>
            <b:First>W.</b:First>
          </b:Person>
          <b:Person>
            <b:Last>Hong</b:Last>
            <b:First>M.</b:First>
          </b:Person>
          <b:Person>
            <b:Last>Norrie</b:Last>
            <b:First>D.H.</b:First>
          </b:Person>
        </b:NameList>
      </b:Author>
    </b:Author>
    <b:RefOrder>6</b:RefOrder>
  </b:Source>
  <b:Source>
    <b:Tag>Pan04</b:Tag>
    <b:SourceType>JournalArticle</b:SourceType>
    <b:Guid>{834FE361-75B5-4132-B253-37CD5638663D}</b:Guid>
    <b:Title>Cooperative Multi-Agent Learning: The State of the Art</b:Title>
    <b:JournalName>Autonomous Agents and Multi-Agent Systems</b:JournalName>
    <b:Year>2004</b:Year>
    <b:Pages>387-434</b:Pages>
    <b:Author>
      <b:Author>
        <b:NameList>
          <b:Person>
            <b:Last>Panait</b:Last>
            <b:First>Liviu</b:First>
          </b:Person>
          <b:Person>
            <b:Last>Luke</b:Last>
            <b:First>Sean</b:First>
          </b:Person>
        </b:NameList>
      </b:Author>
    </b:Author>
    <b:RefOrder>7</b:RefOrder>
  </b:Source>
  <b:Source>
    <b:Tag>Sto00</b:Tag>
    <b:SourceType>JournalArticle</b:SourceType>
    <b:Guid>{6C629B0D-FBE5-4242-90B4-B290AACE87F3}</b:Guid>
    <b:Title>Multiagent Systems: A Survey from a Machine Learning Perspective</b:Title>
    <b:JournalName>Autonomous Robots</b:JournalName>
    <b:Year>2000</b:Year>
    <b:Pages>345–383</b:Pages>
    <b:Volume>8</b:Volume>
    <b:Author>
      <b:Author>
        <b:NameList>
          <b:Person>
            <b:Last>Stone</b:Last>
            <b:First>Peter</b:First>
          </b:Person>
          <b:Person>
            <b:Last>Veloso</b:Last>
            <b:First>Manuela</b:First>
          </b:Person>
        </b:NameList>
      </b:Author>
    </b:Author>
    <b:Issue>3</b:Issue>
    <b:URL>http://www.dtic.mil/dtic/tr/fulltext/u2/a333248.pdf</b:URL>
    <b:RefOrder>67</b:RefOrder>
  </b:Source>
  <b:Source>
    <b:Tag>Cai09</b:Tag>
    <b:SourceType>DocumentFromInternetSite</b:SourceType>
    <b:Guid>{4E3605ED-EDEA-45D0-80B8-4FF9648E582F}</b:Guid>
    <b:Title>JADE Tutorial - JADE programming for beginners</b:Title>
    <b:Year>2009</b:Year>
    <b:Author>
      <b:Author>
        <b:NameList>
          <b:Person>
            <b:Last>Caire</b:Last>
            <b:First>Giovanni</b:First>
          </b:Person>
        </b:NameList>
      </b:Author>
    </b:Author>
    <b:Month>junio</b:Month>
    <b:Day>30</b:Day>
    <b:YearAccessed>2018</b:YearAccessed>
    <b:MonthAccessed>noviembre</b:MonthAccessed>
    <b:DayAccessed>11</b:DayAccessed>
    <b:URL>http://jade.tilab.com/doc/tutorials/JADEProgramming-Tutorial-for-beginners.pdf</b:URL>
    <b:RefOrder>68</b:RefOrder>
  </b:Source>
  <b:Source>
    <b:Tag>Gon06</b:Tag>
    <b:SourceType>JournalArticle</b:SourceType>
    <b:Guid>{70C51230-AA8F-4692-829C-547C248E6E21}</b:Guid>
    <b:Title>AOPOA: Organizational Approach for Agent Oriented Programming</b:Title>
    <b:Year>2006</b:Year>
    <b:Author>
      <b:Author>
        <b:NameList>
          <b:Person>
            <b:Last>González</b:Last>
            <b:First>Enrique</b:First>
          </b:Person>
          <b:Person>
            <b:Last>Torres</b:Last>
            <b:First>Miguel</b:First>
          </b:Person>
        </b:NameList>
      </b:Author>
    </b:Author>
    <b:JournalName>Proceedings of the Eighth International Conference on Enterprise Information Systems</b:JournalName>
    <b:RefOrder>24</b:RefOrder>
  </b:Source>
  <b:Source>
    <b:Tag>Rod07</b:Tag>
    <b:SourceType>JournalArticle</b:SourceType>
    <b:Guid>{57DC5B1A-E493-4EBA-81B4-981217557A74}</b:Guid>
    <b:Title>The AOPOA Methodology</b:Title>
    <b:JournalName>Revista Avances en Sistemas e Informática,</b:JournalName>
    <b:Year>2007</b:Year>
    <b:Volume>4</b:Volume>
    <b:Issue>2</b:Issue>
    <b:Author>
      <b:Author>
        <b:NameList>
          <b:Person>
            <b:Last>Rodríguez</b:Last>
            <b:First>Julián</b:First>
          </b:Person>
          <b:Person>
            <b:Last>Torres</b:Last>
            <b:First>Miguel</b:First>
          </b:Person>
          <b:Person>
            <b:Last>González</b:Last>
            <b:First>Enrique</b:First>
          </b:Person>
        </b:NameList>
      </b:Author>
    </b:Author>
    <b:URL>https://drive.google.com/file/d/0B4l-F71x7EkoQVlTb0QxSE9Gb2c/view</b:URL>
    <b:RefOrder>69</b:RefOrder>
  </b:Source>
  <b:Source>
    <b:Tag>Net18</b:Tag>
    <b:SourceType>InternetSite</b:SourceType>
    <b:Guid>{B286452C-2C67-4C26-87BB-F7EC1B577DCC}</b:Guid>
    <b:Author>
      <b:Author>
        <b:Corporate>Network Time Foundation</b:Corporate>
      </b:Author>
    </b:Author>
    <b:Title>NTP Project</b:Title>
    <b:YearAccessed>2018</b:YearAccessed>
    <b:MonthAccessed>noviembre</b:MonthAccessed>
    <b:DayAccessed>11</b:DayAccessed>
    <b:URL>https://www.nwtime.org/projects/ntp/</b:URL>
    <b:RefOrder>70</b:RefOrder>
  </b:Source>
  <b:Source>
    <b:Tag>Kan13</b:Tag>
    <b:SourceType>DocumentFromInternetSite</b:SourceType>
    <b:Guid>{E5E5FBD8-6BA3-4C8A-B82F-D46BF09370D7}</b:Guid>
    <b:Title>Chapter 3: Distributed Systems: Synchronization</b:Title>
    <b:Year>2013</b:Year>
    <b:YearAccessed>2018</b:YearAccessed>
    <b:MonthAccessed>noviembre</b:MonthAccessed>
    <b:DayAccessed>11</b:DayAccessed>
    <b:URL>https://www.cs.helsinki.fi/webfm_send/1232</b:URL>
    <b:Author>
      <b:Author>
        <b:NameList>
          <b:Person>
            <b:Last>Kangasharju</b:Last>
            <b:First>Jussi</b:First>
          </b:Person>
        </b:NameList>
      </b:Author>
    </b:Author>
    <b:RefOrder>71</b:RefOrder>
  </b:Source>
  <b:Source>
    <b:Tag>Iow18</b:Tag>
    <b:SourceType>DocumentFromInternetSite</b:SourceType>
    <b:Guid>{7AC87A27-F269-4C15-A0A0-C84764D4C5DA}</b:Guid>
    <b:Author>
      <b:Author>
        <b:Corporate>Iowa State University</b:Corporate>
      </b:Author>
    </b:Author>
    <b:Title>Election Algorithms</b:Title>
    <b:YearAccessed>2018</b:YearAccessed>
    <b:MonthAccessed>noviembre</b:MonthAccessed>
    <b:DayAccessed>11</b:DayAccessed>
    <b:URL>http://web.cs.iastate.edu/~cs554/NOTES/Ch6-Election.pdf</b:URL>
    <b:RefOrder>72</b:RefOrder>
  </b:Source>
  <b:Source>
    <b:Tag>Erc18</b:Tag>
    <b:SourceType>InternetSite</b:SourceType>
    <b:Guid>{3486E445-30A7-425F-9E4B-B8A034492404}</b:Guid>
    <b:Title>Color Extractor</b:Title>
    <b:YearAccessed>2018</b:YearAccessed>
    <b:MonthAccessed>noviembre</b:MonthAccessed>
    <b:DayAccessed>11</b:DayAccessed>
    <b:URL>https://github.com/algolia/color-extractor</b:URL>
    <b:Author>
      <b:Author>
        <b:NameList>
          <b:Person>
            <b:Last>Ercolanelli</b:Last>
            <b:First>Leo</b:First>
          </b:Person>
        </b:NameList>
      </b:Author>
    </b:Author>
    <b:RefOrder>77</b:RefOrder>
  </b:Source>
  <b:Source>
    <b:Tag>New18</b:Tag>
    <b:SourceType>InternetSite</b:SourceType>
    <b:Guid>{E1F9C963-C342-4CE8-A025-39C7F97FFC90}</b:Guid>
    <b:Author>
      <b:Author>
        <b:Corporate>New Mexico Tech Computer Center</b:Corporate>
      </b:Author>
    </b:Author>
    <b:Title>The hue-saturation-value (HSV) color model</b:Title>
    <b:YearAccessed>2018</b:YearAccessed>
    <b:MonthAccessed>noviembre</b:MonthAccessed>
    <b:DayAccessed>11</b:DayAccessed>
    <b:URL>http://infohost.nmt.edu/tcc/help/pubs/colortheory/web/hsv.html</b:URL>
    <b:RefOrder>76</b:RefOrder>
  </b:Source>
  <b:Source>
    <b:Tag>Pot18</b:Tag>
    <b:SourceType>InternetSite</b:SourceType>
    <b:Guid>{C6A40A71-53C9-426F-ADC5-81986CEE0F9E}</b:Guid>
    <b:Title>SingularityNET</b:Title>
    <b:Year>2018</b:Year>
    <b:Month>mayo</b:Month>
    <b:Day>14</b:Day>
    <b:YearAccessed>2018</b:YearAccessed>
    <b:MonthAccessed>noviembre</b:MonthAccessed>
    <b:DayAccessed>11</b:DayAccessed>
    <b:URL>https://blog.singularitynet.io/can-deep-networks-learn-invariants-1e06a5052555</b:URL>
    <b:Author>
      <b:Author>
        <b:NameList>
          <b:Person>
            <b:Last>Potavov</b:Last>
            <b:First>Alexey</b:First>
          </b:Person>
        </b:NameList>
      </b:Author>
    </b:Author>
    <b:RefOrder>92</b:RefOrder>
  </b:Source>
  <b:Source>
    <b:Tag>Die00</b:Tag>
    <b:SourceType>JournalArticle</b:SourceType>
    <b:Guid>{65778E8D-669C-4365-9943-521ED8DD6C93}</b:Guid>
    <b:Title>Ensemble Methods in Machine Learning</b:Title>
    <b:Year>2000</b:Year>
    <b:Author>
      <b:Author>
        <b:NameList>
          <b:Person>
            <b:Last>Dietterich</b:Last>
            <b:First>Thomas G.</b:First>
          </b:Person>
        </b:NameList>
      </b:Author>
    </b:Author>
    <b:JournalName>International workshop on multiple classifier systems</b:JournalName>
    <b:RefOrder>12</b:RefOrder>
  </b:Source>
  <b:Source>
    <b:Tag>Ram97</b:Tag>
    <b:SourceType>JournalArticle</b:SourceType>
    <b:Guid>{797F49AC-516C-439D-B555-97F4B660CE71}</b:Guid>
    <b:Title>Pipeline Architecture</b:Title>
    <b:JournalName>Petitioner Apple Inc</b:JournalName>
    <b:Year>1997</b:Year>
    <b:Author>
      <b:Author>
        <b:NameList>
          <b:Person>
            <b:Last>Ramamoorthy</b:Last>
            <b:First>C.V.</b:First>
          </b:Person>
        </b:NameList>
      </b:Author>
    </b:Author>
    <b:URL>https://www.docketalarm.com/cases/PTAB/IPR2015-00963/Inter_Partes_Review_of_U.S._Pat._6977649/03-28-2015-Petitioner/Exhibit-1008-Ramamoorthy_et_al___Pipeline_Architecture_1977/</b:URL>
    <b:RefOrder>8</b:RefOrder>
  </b:Source>
  <b:Source>
    <b:Tag>Int18</b:Tag>
    <b:SourceType>InternetSite</b:SourceType>
    <b:Guid>{D8907A96-45A2-4B8E-9524-22C52123D84E}</b:Guid>
    <b:Title>Intel Movidius Neural Compute Stick</b:Title>
    <b:Author>
      <b:Author>
        <b:Corporate>Intel</b:Corporate>
      </b:Author>
    </b:Author>
    <b:YearAccessed>2018</b:YearAccessed>
    <b:MonthAccessed>noviembre</b:MonthAccessed>
    <b:DayAccessed>12</b:DayAccessed>
    <b:URL>https://software.intel.com/en-us/neural-compute-stick</b:URL>
    <b:RefOrder>13</b:RefOrder>
  </b:Source>
  <b:Source>
    <b:Tag>Cip16</b:Tag>
    <b:SourceType>JournalArticle</b:SourceType>
    <b:Guid>{A6E932B5-9338-4FCD-A334-76373E8DC58D}</b:Guid>
    <b:Title>Evaluation of a skeleton-based method for human activity recognition on a large-scale RGB-D dataset</b:Title>
    <b:Year>2016</b:Year>
    <b:URL>https://drive.google.com/file/d/1Y8O9ztfCCrh80FJ151APtNcK5MIMUpJu/view</b:URL>
    <b:Author>
      <b:Author>
        <b:NameList>
          <b:Person>
            <b:Last>Cippitelli</b:Last>
            <b:First>Enea</b:First>
          </b:Person>
          <b:Person>
            <b:Last>Gambi</b:Last>
            <b:First>Ennio</b:First>
          </b:Person>
          <b:Person>
            <b:Last>Spinsante</b:Last>
            <b:First>Susanna</b:First>
          </b:Person>
          <b:Person>
            <b:Last>Flórez-Revuelta</b:Last>
            <b:First>Francisco</b:First>
          </b:Person>
        </b:NameList>
      </b:Author>
    </b:Author>
    <b:JournalName>2nd IET International Conference on Technologies for Active and Assisted Living</b:JournalName>
    <b:RefOrder>79</b:RefOrder>
  </b:Source>
  <b:Source>
    <b:Tag>Don09</b:Tag>
    <b:SourceType>JournalArticle</b:SourceType>
    <b:Guid>{643FE623-8B8D-4CE3-9140-E51FD3DDFA1C}</b:Guid>
    <b:Title>Optimized Image Resizing Using Seam Carving and Scaling</b:Title>
    <b:JournalName>ACM Transactions on Graphics, Association for Computing Machinery</b:JournalName>
    <b:Year>2009</b:Year>
    <b:Pages>10 p</b:Pages>
    <b:Volume>29</b:Volume>
    <b:Issue>5</b:Issue>
    <b:Author>
      <b:Author>
        <b:NameList>
          <b:Person>
            <b:Last>Dong</b:Last>
            <b:First>Weiming</b:First>
          </b:Person>
          <b:Person>
            <b:Last>Zhou</b:Last>
            <b:First>Ning</b:First>
          </b:Person>
          <b:Person>
            <b:Last>Paul</b:Last>
            <b:First>Jean-Claude</b:First>
          </b:Person>
          <b:Person>
            <b:Last>Zhang</b:Last>
            <b:First>Xiaopeng</b:First>
          </b:Person>
        </b:NameList>
      </b:Author>
    </b:Author>
    <b:RefOrder>81</b:RefOrder>
  </b:Source>
  <b:Source>
    <b:Tag>Liu16</b:Tag>
    <b:SourceType>JournalArticle</b:SourceType>
    <b:Guid>{35ACE18F-51FD-47C8-8847-7ED4A3EC4ABF}</b:Guid>
    <b:Title>From action to activity: Sensor-based activity recognition</b:Title>
    <b:JournalName>Neurocomputing</b:JournalName>
    <b:Year>2016</b:Year>
    <b:Pages>108-115</b:Pages>
    <b:Volume>191</b:Volume>
    <b:Author>
      <b:Author>
        <b:NameList>
          <b:Person>
            <b:Last>Liu</b:Last>
            <b:First>Ye</b:First>
          </b:Person>
          <b:Person>
            <b:Last>Nie</b:Last>
            <b:First>Liqiang</b:First>
          </b:Person>
          <b:Person>
            <b:Last>Liu</b:Last>
            <b:First>Li</b:First>
          </b:Person>
          <b:Person>
            <b:Last>Rosenblum</b:Last>
            <b:First>David S.</b:First>
          </b:Person>
        </b:NameList>
      </b:Author>
    </b:Author>
    <b:URL>https://drive.google.com/file/d/1GhLyC80MsbkbEedtar9fQrXDOxMV0k9e/view</b:URL>
    <b:RefOrder>62</b:RefOrder>
  </b:Source>
  <b:Source>
    <b:Tag>Pit06</b:Tag>
    <b:SourceType>JournalArticle</b:SourceType>
    <b:Guid>{9C3C4A0C-3FC0-498A-A937-8F42F2976883}</b:Guid>
    <b:Title>Voting in Multi-Agent Systems</b:Title>
    <b:JournalName>The Computer Journal</b:JournalName>
    <b:Year>2006</b:Year>
    <b:Pages>156-170</b:Pages>
    <b:Volume>49</b:Volume>
    <b:Issue>2</b:Issue>
    <b:Author>
      <b:Author>
        <b:NameList>
          <b:Person>
            <b:Last>Pitt</b:Last>
            <b:First>Jeremy</b:First>
          </b:Person>
          <b:Person>
            <b:Last>Kamara</b:Last>
            <b:First>Lloyd</b:First>
          </b:Person>
          <b:Person>
            <b:Last>Sergot</b:Last>
            <b:First>Marek</b:First>
          </b:Person>
          <b:Person>
            <b:Last>Artikis</b:Last>
            <b:First>Alexander</b:First>
          </b:Person>
        </b:NameList>
      </b:Author>
    </b:Author>
    <b:RefOrder>82</b:RefOrder>
  </b:Source>
  <b:Source>
    <b:Tag>Che11</b:Tag>
    <b:SourceType>DocumentFromInternetSite</b:SourceType>
    <b:Guid>{78FFDDCE-A248-4098-896D-BD0D1545CFB2}</b:Guid>
    <b:Title>Voting Protocols</b:Title>
    <b:Year>2011</b:Year>
    <b:Author>
      <b:Author>
        <b:NameList>
          <b:Person>
            <b:Last>Chen</b:Last>
            <b:First>Yiling</b:First>
          </b:Person>
        </b:NameList>
      </b:Author>
    </b:Author>
    <b:Month>septiembre</b:Month>
    <b:Day>14</b:Day>
    <b:YearAccessed>2018</b:YearAccessed>
    <b:MonthAccessed>noviembre</b:MonthAccessed>
    <b:DayAccessed>12</b:DayAccessed>
    <b:URL>http://www.eecs.harvard.edu/cs286r/courses/fall11/slides/lec4-w.pdf</b:URL>
    <b:RefOrder>83</b:RefOrder>
  </b:Source>
  <b:Source>
    <b:Tag>Rom96</b:Tag>
    <b:SourceType>JournalArticle</b:SourceType>
    <b:Guid>{B5419E16-EFEA-47D0-B220-5BB1B1B7485D}</b:Guid>
    <b:Title>The Structure and Performance of Interpreters</b:Title>
    <b:Year>1996</b:Year>
    <b:Author>
      <b:Author>
        <b:NameList>
          <b:Person>
            <b:Last>Romer</b:Last>
            <b:First>Theodore H.</b:First>
          </b:Person>
          <b:Person>
            <b:Last>Lee</b:Last>
            <b:First>Denis</b:First>
          </b:Person>
          <b:Person>
            <b:Last>Voelker</b:Last>
            <b:First>Geoffrey M.</b:First>
          </b:Person>
          <b:Person>
            <b:Last>Wolman</b:Last>
            <b:First>Alec</b:First>
          </b:Person>
          <b:Person>
            <b:Last>Wong</b:Last>
            <b:First>Wayne A.</b:First>
          </b:Person>
        </b:NameList>
      </b:Author>
    </b:Author>
    <b:JournalName>ASPLOS VII Proceedings of the seventh international conference on Architectural support for programming languages and operating systems</b:JournalName>
    <b:RefOrder>86</b:RefOrder>
  </b:Source>
  <b:Source>
    <b:Tag>Jan18</b:Tag>
    <b:SourceType>InternetSite</b:SourceType>
    <b:Guid>{7D20B163-9A2C-4A14-AA6A-120932CAE13E}</b:Guid>
    <b:Author>
      <b:Author>
        <b:NameList>
          <b:Person>
            <b:Last>Janajk</b:Last>
          </b:Person>
        </b:NameList>
      </b:Author>
    </b:Author>
    <b:Title>MJPEG Streaming Utilities for Python 3.x</b:Title>
    <b:ProductionCompany>GitHub</b:ProductionCompany>
    <b:YearAccessed>2018</b:YearAccessed>
    <b:MonthAccessed>noviembre</b:MonthAccessed>
    <b:DayAccessed>12</b:DayAccessed>
    <b:URL>https://github.com/janakj/py-mjpeg/</b:URL>
    <b:RefOrder>74</b:RefOrder>
  </b:Source>
  <b:Source>
    <b:Tag>CMU181</b:Tag>
    <b:SourceType>InternetSite</b:SourceType>
    <b:Guid>{EF3CB5F6-9DAD-4D63-A0B5-D7296DDB5448}</b:Guid>
    <b:Author>
      <b:Author>
        <b:NameList>
          <b:Person>
            <b:Last>CMU-Perceptual-Computing-Lab</b:Last>
          </b:Person>
        </b:NameList>
      </b:Author>
    </b:Author>
    <b:Title>OpenPose 1.1.0 benchmark</b:Title>
    <b:YearAccessed>2018</b:YearAccessed>
    <b:MonthAccessed>noviembre</b:MonthAccessed>
    <b:DayAccessed>12</b:DayAccessed>
    <b:URL>https://docs.google.com/spreadsheets/d/1-DynFGvoScvfWDA1P4jDInCkbD4lg0IKOYbXgEq0sK0/edit#gid=0</b:URL>
    <b:RefOrder>75</b:RefOrder>
  </b:Source>
  <b:Source>
    <b:Tag>pyt18</b:Tag>
    <b:SourceType>InternetSite</b:SourceType>
    <b:Guid>{4773F810-AB9B-4C92-B699-AB7362227794}</b:Guid>
    <b:Author>
      <b:Author>
        <b:Corporate>Python-colormath</b:Corporate>
      </b:Author>
    </b:Author>
    <b:ProductionCompany>readthedocs.io</b:ProductionCompany>
    <b:YearAccessed>2018</b:YearAccessed>
    <b:MonthAccessed>noviembre</b:MonthAccessed>
    <b:DayAccessed>12</b:DayAccessed>
    <b:URL>https://python-colormath.readthedocs.io/en/latest/</b:URL>
    <b:RefOrder>88</b:RefOrder>
  </b:Source>
  <b:Source>
    <b:Tag>sci18</b:Tag>
    <b:SourceType>InternetSite</b:SourceType>
    <b:Guid>{D007E235-53B3-458A-AD57-B1A313530A1F}</b:Guid>
    <b:Author>
      <b:Author>
        <b:Corporate>Scikit-learn</b:Corporate>
      </b:Author>
    </b:Author>
    <b:Title>Machine Learning in Python</b:Title>
    <b:YearAccessed>2018</b:YearAccessed>
    <b:MonthAccessed>noviembre</b:MonthAccessed>
    <b:DayAccessed>12</b:DayAccessed>
    <b:URL>https://scikit-learn.org/stable/</b:URL>
    <b:RefOrder>87</b:RefOrder>
  </b:Source>
  <b:Source>
    <b:Tag>HMM18</b:Tag>
    <b:SourceType>InternetSite</b:SourceType>
    <b:Guid>{678C1907-FEEE-42D6-848A-9241AA56B15B}</b:Guid>
    <b:Author>
      <b:Author>
        <b:Corporate>HMMLearn</b:Corporate>
      </b:Author>
    </b:Author>
    <b:Title>readthedocs.io</b:Title>
    <b:YearAccessed>2018</b:YearAccessed>
    <b:MonthAccessed>noviembre</b:MonthAccessed>
    <b:DayAccessed>12</b:DayAccessed>
    <b:URL>https://hmmlearn.readthedocs.io/en/latest/</b:URL>
    <b:RefOrder>89</b:RefOrder>
  </b:Source>
  <b:Source>
    <b:Tag>Gal11</b:Tag>
    <b:SourceType>JournalArticle</b:SourceType>
    <b:Guid>{BA14F2E9-97A8-4DB9-9E3C-D0D7EC95ACCF}</b:Guid>
    <b:Title>An overview of ensemble methods for binary classifiers in multi-class</b:Title>
    <b:Year>2011</b:Year>
    <b:URL>https://drive.google.com/file/d/1eHldfv1OFcgyRLrVIvkYFsWP4RR5QS47/view</b:URL>
    <b:Author>
      <b:Author>
        <b:NameList>
          <b:Person>
            <b:Last>Galar</b:Last>
            <b:First>Mikel</b:First>
          </b:Person>
          <b:Person>
            <b:Last>Fernández</b:Last>
            <b:First>Alberto</b:First>
          </b:Person>
          <b:Person>
            <b:Last>Barrenechea</b:Last>
            <b:First>Edurne</b:First>
          </b:Person>
          <b:Person>
            <b:Last>Bustince</b:Last>
            <b:First>Humberto</b:First>
          </b:Person>
          <b:Person>
            <b:Last>Herrera</b:Last>
            <b:First>Francisco</b:First>
          </b:Person>
        </b:NameList>
      </b:Author>
    </b:Author>
    <b:JournalName>Pattern Recognition</b:JournalName>
    <b:Pages>1761-1776</b:Pages>
    <b:Volume>44</b:Volume>
    <b:RefOrder>90</b:RefOrder>
  </b:Source>
  <b:Source>
    <b:Tag>Pyt16</b:Tag>
    <b:SourceType>InternetSite</b:SourceType>
    <b:Guid>{8D386752-A4F9-4006-B826-23B33CB4721E}</b:Guid>
    <b:Author>
      <b:Author>
        <b:Corporate>Python Software Foundation</b:Corporate>
      </b:Author>
    </b:Author>
    <b:Title>Python 3.6.0</b:Title>
    <b:Year>2016</b:Year>
    <b:Month>diciembre</b:Month>
    <b:Day>23</b:Day>
    <b:YearAccessed>2018</b:YearAccessed>
    <b:MonthAccessed>noviembre</b:MonthAccessed>
    <b:DayAccessed>12</b:DayAccessed>
    <b:URL>https://www.python.org/downloads/release/python-360/</b:URL>
    <b:RefOrder>91</b:RefOrder>
  </b:Source>
  <b:Source>
    <b:Tag>AlT18</b:Tag>
    <b:SourceType>DocumentFromInternetSite</b:SourceType>
    <b:Guid>{6BE9F61E-CCD5-4543-A95B-5AA25A15FBC3}</b:Guid>
    <b:Title>Motion JPEG Streaming Server</b:Title>
    <b:YearAccessed>2018</b:YearAccessed>
    <b:MonthAccessed>noviembre</b:MonthAccessed>
    <b:DayAccessed>12</b:DayAccessed>
    <b:URL>https://www.codeproject.com/Articles/371955/Motion-JPEG-Streaming-Server</b:URL>
    <b:Author>
      <b:Author>
        <b:NameList>
          <b:Person>
            <b:Last>Al-Tayeb</b:Last>
            <b:First>Ragheed</b:First>
          </b:Person>
        </b:NameList>
      </b:Author>
    </b:Author>
    <b:RefOrder>73</b:RefOrder>
  </b:Source>
  <b:Source>
    <b:Tag>Joh03</b:Tag>
    <b:SourceType>JournalArticle</b:SourceType>
    <b:Guid>{87470592-7CE5-4F43-805F-B9B6E063F97B}</b:Guid>
    <b:Title>A Top Down Description of S-CIELAB and CIEDE2000</b:Title>
    <b:Year>2003</b:Year>
    <b:URL>http://www.cis.rit.edu/people/faculty/johnson/pub/ciede_scielab.pdf</b:URL>
    <b:Author>
      <b:Author>
        <b:NameList>
          <b:Person>
            <b:Last>Johnson</b:Last>
            <b:First>Garret M.</b:First>
          </b:Person>
          <b:Person>
            <b:Last>Fairchild</b:Last>
            <b:First>Mark D.</b:First>
          </b:Person>
        </b:NameList>
      </b:Author>
    </b:Author>
    <b:JournalName>Wiley InterScience</b:JournalName>
    <b:Pages>425-435</b:Pages>
    <b:Volume>28</b:Volume>
    <b:Issue>6</b:Issue>
    <b:RefOrder>78</b:RefOrder>
  </b:Source>
  <b:Source>
    <b:Tag>Cue17</b:Tag>
    <b:SourceType>ArticleInAPeriodical</b:SourceType>
    <b:Guid>{0F0ADC26-A7E9-4F65-A8AC-03F409A38EF2}</b:Guid>
    <b:Title>Peñalosa anuncia la instalación de 1.500 cámaras nuevas de seguridad en toda Bogotá</b:Title>
    <b:Year>2017</b:Year>
    <b:PeriodicalTitle>Alcaldía Mayor de Bogotá</b:PeriodicalTitle>
    <b:Month>febrero</b:Month>
    <b:Day>14</b:Day>
    <b:Author>
      <b:Author>
        <b:NameList>
          <b:Person>
            <b:Last>Cuevas</b:Last>
            <b:First>A.</b:First>
          </b:Person>
        </b:NameList>
      </b:Author>
    </b:Author>
    <b:URL>http://www.bogota.gov.co/content/temas-de-ciudad/gobierno-seguridad-y-convivencia/instalacion-1500-camaras-nuevas-seguridad-bogota</b:URL>
    <b:RefOrder>28</b:RefOrder>
  </b:Source>
  <b:Source>
    <b:Tag>Tur08</b:Tag>
    <b:SourceType>JournalArticle</b:SourceType>
    <b:Guid>{AFD3DA7B-0491-440C-8537-E6C1BC1855FF}</b:Guid>
    <b:Title>Machine Recognition of Human Activities: A Survey</b:Title>
    <b:Year>2008</b:Year>
    <b:Pages>1473-1488</b:Pages>
    <b:Author>
      <b:Author>
        <b:NameList>
          <b:Person>
            <b:Last>Turaga</b:Last>
            <b:First>Pavan</b:First>
          </b:Person>
          <b:Person>
            <b:Last>Chellapa</b:Last>
            <b:First>Rama</b:First>
          </b:Person>
          <b:Person>
            <b:Last>Subrahmanian</b:Last>
            <b:First>V.S.</b:First>
          </b:Person>
          <b:Person>
            <b:Last>Udrea</b:Last>
            <b:First>Octavian</b:First>
          </b:Person>
        </b:NameList>
      </b:Author>
    </b:Author>
    <b:Volume>18</b:Volume>
    <b:Issue>11</b:Issue>
    <b:URL>http://citeseerx.ist.psu.edu/viewdoc/download?doi=10.1.1.319.4930&amp;rep=rep1&amp;type=pdf</b:URL>
    <b:JournalName>IEEE Transactions on circuits and systems for Video Technology</b:JournalName>
    <b:RefOrder>18</b:RefOrder>
  </b:Source>
  <b:Source>
    <b:Tag>Kim05</b:Tag>
    <b:SourceType>JournalArticle</b:SourceType>
    <b:Guid>{9E0F094C-3B2C-4C86-A24B-085E2EE6E3F0}</b:Guid>
    <b:Title>Real-time foreground–background segmentation using codebook model</b:Title>
    <b:JournalName>Real-Time Imaging</b:JournalName>
    <b:Year>2005</b:Year>
    <b:Pages>172-185</b:Pages>
    <b:Volume>11</b:Volume>
    <b:Issue>3</b:Issue>
    <b:URL>https://core.ac.uk/download/pdf/30439194.pdf</b:URL>
    <b:Author>
      <b:Author>
        <b:NameList>
          <b:Person>
            <b:Last>Kim</b:Last>
            <b:First>Kyungnam</b:First>
          </b:Person>
          <b:Person>
            <b:Last>Chalidabhongse</b:Last>
            <b:First>Thanarat H</b:First>
          </b:Person>
          <b:Person>
            <b:Last>Harwood</b:Last>
            <b:First>David</b:First>
          </b:Person>
          <b:Person>
            <b:Last>Davis</b:Last>
            <b:First>Larry</b:First>
          </b:Person>
        </b:NameList>
      </b:Author>
    </b:Author>
    <b:RefOrder>38</b:RefOrder>
  </b:Source>
  <b:Source>
    <b:Tag>Con18</b:Tag>
    <b:SourceType>InternetSite</b:SourceType>
    <b:Guid>{CB8A6F21-66CD-41AC-B8D3-EB45745A560A}</b:Guid>
    <b:Author>
      <b:Author>
        <b:Corporate>Controles Inteligentes</b:Corporate>
      </b:Author>
    </b:Author>
    <b:Title>Sistema de Guiado Vehicular</b:Title>
    <b:YearAccessed>2018</b:YearAccessed>
    <b:MonthAccessed>noviembre</b:MonthAccessed>
    <b:DayAccessed>12</b:DayAccessed>
    <b:URL>http://www.ci24.com/automatizacion-de-parqueaderos/sistema-de-guiado-con-camaras/</b:URL>
    <b:RefOrder>23</b:RefOrder>
  </b:Source>
  <b:Source>
    <b:Tag>IHS16</b:Tag>
    <b:SourceType>DocumentFromInternetSite</b:SourceType>
    <b:Guid>{9079F693-C8E7-4128-BBF1-DB9B08101E0C}</b:Guid>
    <b:Author>
      <b:Author>
        <b:Corporate>IHS Market</b:Corporate>
      </b:Author>
    </b:Author>
    <b:Title>Top Video Surveillance Trends for 2016</b:Title>
    <b:Year>2016</b:Year>
    <b:YearAccessed>2018</b:YearAccessed>
    <b:MonthAccessed>noviembre</b:MonthAccessed>
    <b:DayAccessed>12</b:DayAccessed>
    <b:URL>https://technology.ihs.com/api/binary/572252</b:URL>
    <b:RefOrder>26</b:RefOrder>
  </b:Source>
  <b:Source>
    <b:Tag>Pan09</b:Tag>
    <b:SourceType>JournalArticle</b:SourceType>
    <b:Guid>{794A0534-9F1A-4989-BD47-B2114D6B6B88}</b:Guid>
    <b:Title>Ensemble Voting System for Anomaly Based Network Intrusion Detection </b:Title>
    <b:Year>2009</b:Year>
    <b:Author>
      <b:Author>
        <b:NameList>
          <b:Person>
            <b:Last>Panda</b:Last>
            <b:First>Mrutyunjaya</b:First>
          </b:Person>
          <b:Person>
            <b:Last>Patra</b:Last>
            <b:Middle>Ranjan</b:Middle>
            <b:First>Manas</b:First>
          </b:Person>
        </b:NameList>
      </b:Author>
    </b:Author>
    <b:JournalName>International Journal of Recent Trends in Engineering</b:JournalName>
    <b:Pages>8-13</b:Pages>
    <b:Volume>2</b:Volume>
    <b:Issue>5</b:Issue>
    <b:RefOrder>65</b:RefOrder>
  </b:Source>
  <b:Source>
    <b:Tag>KoJ13</b:Tag>
    <b:SourceType>JournalArticle</b:SourceType>
    <b:Guid>{EE505B90-D7E3-4645-A8B0-944BDE8AC154}</b:Guid>
    <b:Title>Rectified Trajectory Analysis based Abnormal Loitering Detection for Video Surveillance</b:Title>
    <b:JournalName>First International Conference on Artificial Intelligence, Modelling &amp; Simulation</b:JournalName>
    <b:Year>2013</b:Year>
    <b:Pages>254-258</b:Pages>
    <b:Author>
      <b:Author>
        <b:NameList>
          <b:Person>
            <b:Last>Ko</b:Last>
            <b:First>Jong-Gook</b:First>
          </b:Person>
          <b:Person>
            <b:Last>Yoo</b:Last>
            <b:First>Jang-Hee</b:First>
          </b:Person>
        </b:NameList>
      </b:Author>
    </b:Author>
    <b:RefOrder>80</b:RefOrder>
  </b:Source>
  <b:Source>
    <b:Tag>Ros18</b:Tag>
    <b:SourceType>InternetSite</b:SourceType>
    <b:Guid>{50B09D47-562C-4163-BE08-408C73C446A5}</b:Guid>
    <b:Title>Real-time object detection on the Raspberry Pi with the Movidius NCS</b:Title>
    <b:Year>2018</b:Year>
    <b:Month>febrero</b:Month>
    <b:Day>19</b:Day>
    <b:YearAccessed>2018</b:YearAccessed>
    <b:MonthAccessed>noviembre</b:MonthAccessed>
    <b:DayAccessed>12</b:DayAccessed>
    <b:URL>https://www.pyimagesearch.com/2018/02/19/real-time-object-detection-on-the-raspberry-pi-with-the-movidius-ncs/</b:URL>
    <b:Author>
      <b:Author>
        <b:NameList>
          <b:Person>
            <b:Last>Rosebrock</b:Last>
            <b:First>Adrian</b:First>
          </b:Person>
        </b:NameList>
      </b:Author>
    </b:Author>
    <b:RefOrder>93</b:RefOrder>
  </b:Source>
  <b:Source>
    <b:Tag>Blo15</b:Tag>
    <b:SourceType>JournalArticle</b:SourceType>
    <b:Guid>{212099BC-5919-4494-94A6-1BF34B8D670F}</b:Guid>
    <b:Title>Multi-modal Background Model Initialization</b:Title>
    <b:Year>2015</b:Year>
    <b:URL>https://vision.unipv.it/CV/materiale2015-16/sixthchoice/92810059.pdf</b:URL>
    <b:Author>
      <b:Author>
        <b:NameList>
          <b:Person>
            <b:Last>Bloisi</b:Last>
            <b:First>Domenico D</b:First>
          </b:Person>
          <b:Person>
            <b:Last>Grillo</b:Last>
            <b:First>Alfonso</b:First>
          </b:Person>
          <b:Person>
            <b:Last>Pennisi</b:Last>
            <b:First>Andrea</b:First>
          </b:Person>
        </b:NameList>
      </b:Author>
    </b:Author>
    <b:JournalName>Scene Background Modeling and Initialization Workshop</b:JournalName>
    <b:RefOrder>94</b:RefOrder>
  </b:Source>
  <b:Source>
    <b:Tag>Zee16</b:Tag>
    <b:SourceType>InternetSite</b:SourceType>
    <b:Guid>{4D8FAA99-57DB-473C-B023-5573A069B911}</b:Guid>
    <b:Title>The BackgroundSubtractorCNT project (CNT stands for 'CouNT)</b:Title>
    <b:Year>2016</b:Year>
    <b:Author>
      <b:Author>
        <b:NameList>
          <b:Person>
            <b:Last>Zeevi</b:Last>
            <b:First>Sagi</b:First>
          </b:Person>
        </b:NameList>
      </b:Author>
    </b:Author>
    <b:YearAccessed>2018</b:YearAccessed>
    <b:MonthAccessed>noviembre</b:MonthAccessed>
    <b:DayAccessed>24</b:DayAccessed>
    <b:URL>https://github.com/sagi-z/BackgroundSubtractorCNT</b:URL>
    <b:RefOrder>42</b:RefOrder>
  </b:Source>
  <b:Source xmlns:b="http://schemas.openxmlformats.org/officeDocument/2006/bibliography">
    <b:Tag>Ang15</b:Tag>
    <b:SourceType>JournalArticle</b:SourceType>
    <b:Guid>{5D102E60-1D72-452C-BB2B-114ACB2B7B53}</b:Guid>
    <b:Title>Real-Time Pedestrian Detection With Deep Network Cascades</b:Title>
    <b:Year>2015</b:Year>
    <b:Pages>12</b:Pages>
    <b:URL>https://drive.google.com/file/d/1d6NMWtyunrisjytC4kEaEJIarWufM3rZ/view?usp=sharing</b:URL>
    <b:Author>
      <b:Author>
        <b:NameList>
          <b:Person>
            <b:Last>Angelova</b:Last>
            <b:First>Anelia</b:First>
          </b:Person>
          <b:Person>
            <b:Last>Krizhevsky</b:Last>
            <b:First>Alex</b:First>
          </b:Person>
          <b:Person>
            <b:Last>Ogale</b:Last>
            <b:First>Abhijit</b:First>
          </b:Person>
          <b:Person>
            <b:Last>Ferguson</b:Last>
            <b:First>Dave</b:First>
          </b:Person>
        </b:NameList>
      </b:Author>
    </b:Author>
    <b:RefOrder>43</b:RefOrder>
  </b:Source>
  <b:Source xmlns:b="http://schemas.openxmlformats.org/officeDocument/2006/bibliography">
    <b:Tag>Sia09</b:Tag>
    <b:SourceType>JournalArticle</b:SourceType>
    <b:Guid>{24ABAC0B-96A8-4F82-82BF-5C7BDF57D42B}</b:Guid>
    <b:Title>People detection in complex scene using a cascade of Boosted classifiers based on Haar-like-features</b:Title>
    <b:Year>2009</b:Year>
    <b:Author>
      <b:Author>
        <b:NameList>
          <b:Person>
            <b:Last>Siala</b:Last>
            <b:First>M.</b:First>
          </b:Person>
          <b:Person>
            <b:Last>Khlifa</b:Last>
            <b:First>N.</b:First>
          </b:Person>
          <b:Person>
            <b:Last>Bremond</b:Last>
            <b:First>F.</b:First>
          </b:Person>
          <b:Person>
            <b:Last>Hamrouni</b:Last>
            <b:First>K.</b:First>
          </b:Person>
        </b:NameList>
      </b:Author>
    </b:Author>
    <b:URL>https://drive.google.com/file/d/1Zruy25dqN3Kyopj76VRr7P_EIIIkT90u/view?usp=sharing</b:URL>
    <b:RefOrder>41</b:RefOrder>
  </b:Source>
  <b:Source>
    <b:Tag>Bha18</b:Tag>
    <b:SourceType>JournalArticle</b:SourceType>
    <b:Guid>{D660574E-71D6-4551-9A7A-599573E7FB6C}</b:Guid>
    <b:Title>Multi-Camera Human Activity Recognition in Visual Surveillance — Recent Advances</b:Title>
    <b:JournalName>Jour of Adv Research in Dynamical &amp; Control Systems</b:JournalName>
    <b:Year>2018</b:Year>
    <b:Volume>10</b:Volume>
    <b:Issue>9</b:Issue>
    <b:Author>
      <b:Author>
        <b:NameList>
          <b:Person>
            <b:Last>Bharathi</b:Last>
            <b:First>B.</b:First>
          </b:Person>
          <b:Person>
            <b:Last>Vaniya</b:Last>
            <b:First>Sandipkumar M</b:First>
          </b:Person>
        </b:NameList>
      </b:Author>
    </b:Author>
    <b:URL>http://jardcs.org/papers/v10/sp/e2018156.pdf</b:URL>
    <b:RefOrder>84</b:RefOrder>
  </b:Source>
  <b:Source>
    <b:Tag>MaB12</b:Tag>
    <b:SourceType>JournalArticle</b:SourceType>
    <b:Guid>{79748AD6-69F1-46EA-93C8-DB809657C1F6}</b:Guid>
    <b:Title>BiCov: a novel image representation for person re-identification and face verification</b:Title>
    <b:JournalName>British Machive Vision Conference</b:JournalName>
    <b:Year>2012</b:Year>
    <b:Author>
      <b:Author>
        <b:NameList>
          <b:Person>
            <b:Last>Ma</b:Last>
            <b:First>Bingpeng</b:First>
          </b:Person>
          <b:Person>
            <b:Last>Su</b:Last>
            <b:First>Yu</b:First>
          </b:Person>
          <b:Person>
            <b:Last>Jurie</b:Last>
            <b:First>Frédéric</b:First>
          </b:Person>
        </b:NameList>
      </b:Author>
    </b:Author>
    <b:RefOrder>85</b:RefOrder>
  </b:Source>
</b:Sources>
</file>

<file path=customXml/itemProps1.xml><?xml version="1.0" encoding="utf-8"?>
<ds:datastoreItem xmlns:ds="http://schemas.openxmlformats.org/officeDocument/2006/customXml" ds:itemID="{00297F30-CE76-4931-A1E6-A7232554F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MemoriaTG .dot</Template>
  <TotalTime>605</TotalTime>
  <Pages>80</Pages>
  <Words>32431</Words>
  <Characters>178371</Characters>
  <Application>Microsoft Office Word</Application>
  <DocSecurity>0</DocSecurity>
  <Lines>1486</Lines>
  <Paragraphs>420</Paragraphs>
  <ScaleCrop>false</ScaleCrop>
  <HeadingPairs>
    <vt:vector size="2" baseType="variant">
      <vt:variant>
        <vt:lpstr>Título</vt:lpstr>
      </vt:variant>
      <vt:variant>
        <vt:i4>1</vt:i4>
      </vt:variant>
    </vt:vector>
  </HeadingPairs>
  <TitlesOfParts>
    <vt:vector size="1" baseType="lpstr">
      <vt:lpstr>Propuesta para Trabajo de Grado</vt:lpstr>
    </vt:vector>
  </TitlesOfParts>
  <Manager>Nombre asesor</Manager>
  <Company>Pontificia Universidad Javeriana</Company>
  <LinksUpToDate>false</LinksUpToDate>
  <CharactersWithSpaces>210382</CharactersWithSpaces>
  <SharedDoc>false</SharedDoc>
  <HLinks>
    <vt:vector size="192" baseType="variant">
      <vt:variant>
        <vt:i4>7340142</vt:i4>
      </vt:variant>
      <vt:variant>
        <vt:i4>180</vt:i4>
      </vt:variant>
      <vt:variant>
        <vt:i4>0</vt:i4>
      </vt:variant>
      <vt:variant>
        <vt:i4>5</vt:i4>
      </vt:variant>
      <vt:variant>
        <vt:lpwstr>http://www.lightbluetouchpaper.org/2007/03/14/how-not-to-write-an-abstract/</vt:lpwstr>
      </vt:variant>
      <vt:variant>
        <vt:lpwstr/>
      </vt:variant>
      <vt:variant>
        <vt:i4>4063249</vt:i4>
      </vt:variant>
      <vt:variant>
        <vt:i4>177</vt:i4>
      </vt:variant>
      <vt:variant>
        <vt:i4>0</vt:i4>
      </vt:variant>
      <vt:variant>
        <vt:i4>5</vt:i4>
      </vt:variant>
      <vt:variant>
        <vt:lpwstr>http://www.galaxygoo.org/resources/abstract_writing.html</vt:lpwstr>
      </vt:variant>
      <vt:variant>
        <vt:lpwstr/>
      </vt:variant>
      <vt:variant>
        <vt:i4>7340142</vt:i4>
      </vt:variant>
      <vt:variant>
        <vt:i4>174</vt:i4>
      </vt:variant>
      <vt:variant>
        <vt:i4>0</vt:i4>
      </vt:variant>
      <vt:variant>
        <vt:i4>5</vt:i4>
      </vt:variant>
      <vt:variant>
        <vt:lpwstr>http://www.lightbluetouchpaper.org/2007/03/14/how-not-to-write-an-abstract/</vt:lpwstr>
      </vt:variant>
      <vt:variant>
        <vt:lpwstr/>
      </vt:variant>
      <vt:variant>
        <vt:i4>4063249</vt:i4>
      </vt:variant>
      <vt:variant>
        <vt:i4>171</vt:i4>
      </vt:variant>
      <vt:variant>
        <vt:i4>0</vt:i4>
      </vt:variant>
      <vt:variant>
        <vt:i4>5</vt:i4>
      </vt:variant>
      <vt:variant>
        <vt:lpwstr>http://www.galaxygoo.org/resources/abstract_writing.html</vt:lpwstr>
      </vt:variant>
      <vt:variant>
        <vt:lpwstr/>
      </vt:variant>
      <vt:variant>
        <vt:i4>1703991</vt:i4>
      </vt:variant>
      <vt:variant>
        <vt:i4>164</vt:i4>
      </vt:variant>
      <vt:variant>
        <vt:i4>0</vt:i4>
      </vt:variant>
      <vt:variant>
        <vt:i4>5</vt:i4>
      </vt:variant>
      <vt:variant>
        <vt:lpwstr/>
      </vt:variant>
      <vt:variant>
        <vt:lpwstr>_Toc195523123</vt:lpwstr>
      </vt:variant>
      <vt:variant>
        <vt:i4>1703991</vt:i4>
      </vt:variant>
      <vt:variant>
        <vt:i4>158</vt:i4>
      </vt:variant>
      <vt:variant>
        <vt:i4>0</vt:i4>
      </vt:variant>
      <vt:variant>
        <vt:i4>5</vt:i4>
      </vt:variant>
      <vt:variant>
        <vt:lpwstr/>
      </vt:variant>
      <vt:variant>
        <vt:lpwstr>_Toc195523122</vt:lpwstr>
      </vt:variant>
      <vt:variant>
        <vt:i4>1703991</vt:i4>
      </vt:variant>
      <vt:variant>
        <vt:i4>152</vt:i4>
      </vt:variant>
      <vt:variant>
        <vt:i4>0</vt:i4>
      </vt:variant>
      <vt:variant>
        <vt:i4>5</vt:i4>
      </vt:variant>
      <vt:variant>
        <vt:lpwstr/>
      </vt:variant>
      <vt:variant>
        <vt:lpwstr>_Toc195523121</vt:lpwstr>
      </vt:variant>
      <vt:variant>
        <vt:i4>1703991</vt:i4>
      </vt:variant>
      <vt:variant>
        <vt:i4>146</vt:i4>
      </vt:variant>
      <vt:variant>
        <vt:i4>0</vt:i4>
      </vt:variant>
      <vt:variant>
        <vt:i4>5</vt:i4>
      </vt:variant>
      <vt:variant>
        <vt:lpwstr/>
      </vt:variant>
      <vt:variant>
        <vt:lpwstr>_Toc195523120</vt:lpwstr>
      </vt:variant>
      <vt:variant>
        <vt:i4>1638455</vt:i4>
      </vt:variant>
      <vt:variant>
        <vt:i4>140</vt:i4>
      </vt:variant>
      <vt:variant>
        <vt:i4>0</vt:i4>
      </vt:variant>
      <vt:variant>
        <vt:i4>5</vt:i4>
      </vt:variant>
      <vt:variant>
        <vt:lpwstr/>
      </vt:variant>
      <vt:variant>
        <vt:lpwstr>_Toc195523119</vt:lpwstr>
      </vt:variant>
      <vt:variant>
        <vt:i4>1638455</vt:i4>
      </vt:variant>
      <vt:variant>
        <vt:i4>134</vt:i4>
      </vt:variant>
      <vt:variant>
        <vt:i4>0</vt:i4>
      </vt:variant>
      <vt:variant>
        <vt:i4>5</vt:i4>
      </vt:variant>
      <vt:variant>
        <vt:lpwstr/>
      </vt:variant>
      <vt:variant>
        <vt:lpwstr>_Toc195523118</vt:lpwstr>
      </vt:variant>
      <vt:variant>
        <vt:i4>1638455</vt:i4>
      </vt:variant>
      <vt:variant>
        <vt:i4>128</vt:i4>
      </vt:variant>
      <vt:variant>
        <vt:i4>0</vt:i4>
      </vt:variant>
      <vt:variant>
        <vt:i4>5</vt:i4>
      </vt:variant>
      <vt:variant>
        <vt:lpwstr/>
      </vt:variant>
      <vt:variant>
        <vt:lpwstr>_Toc195523117</vt:lpwstr>
      </vt:variant>
      <vt:variant>
        <vt:i4>1638455</vt:i4>
      </vt:variant>
      <vt:variant>
        <vt:i4>122</vt:i4>
      </vt:variant>
      <vt:variant>
        <vt:i4>0</vt:i4>
      </vt:variant>
      <vt:variant>
        <vt:i4>5</vt:i4>
      </vt:variant>
      <vt:variant>
        <vt:lpwstr/>
      </vt:variant>
      <vt:variant>
        <vt:lpwstr>_Toc195523116</vt:lpwstr>
      </vt:variant>
      <vt:variant>
        <vt:i4>1638455</vt:i4>
      </vt:variant>
      <vt:variant>
        <vt:i4>116</vt:i4>
      </vt:variant>
      <vt:variant>
        <vt:i4>0</vt:i4>
      </vt:variant>
      <vt:variant>
        <vt:i4>5</vt:i4>
      </vt:variant>
      <vt:variant>
        <vt:lpwstr/>
      </vt:variant>
      <vt:variant>
        <vt:lpwstr>_Toc195523115</vt:lpwstr>
      </vt:variant>
      <vt:variant>
        <vt:i4>1638455</vt:i4>
      </vt:variant>
      <vt:variant>
        <vt:i4>110</vt:i4>
      </vt:variant>
      <vt:variant>
        <vt:i4>0</vt:i4>
      </vt:variant>
      <vt:variant>
        <vt:i4>5</vt:i4>
      </vt:variant>
      <vt:variant>
        <vt:lpwstr/>
      </vt:variant>
      <vt:variant>
        <vt:lpwstr>_Toc195523114</vt:lpwstr>
      </vt:variant>
      <vt:variant>
        <vt:i4>1638455</vt:i4>
      </vt:variant>
      <vt:variant>
        <vt:i4>104</vt:i4>
      </vt:variant>
      <vt:variant>
        <vt:i4>0</vt:i4>
      </vt:variant>
      <vt:variant>
        <vt:i4>5</vt:i4>
      </vt:variant>
      <vt:variant>
        <vt:lpwstr/>
      </vt:variant>
      <vt:variant>
        <vt:lpwstr>_Toc195523113</vt:lpwstr>
      </vt:variant>
      <vt:variant>
        <vt:i4>1638455</vt:i4>
      </vt:variant>
      <vt:variant>
        <vt:i4>98</vt:i4>
      </vt:variant>
      <vt:variant>
        <vt:i4>0</vt:i4>
      </vt:variant>
      <vt:variant>
        <vt:i4>5</vt:i4>
      </vt:variant>
      <vt:variant>
        <vt:lpwstr/>
      </vt:variant>
      <vt:variant>
        <vt:lpwstr>_Toc195523112</vt:lpwstr>
      </vt:variant>
      <vt:variant>
        <vt:i4>1638455</vt:i4>
      </vt:variant>
      <vt:variant>
        <vt:i4>92</vt:i4>
      </vt:variant>
      <vt:variant>
        <vt:i4>0</vt:i4>
      </vt:variant>
      <vt:variant>
        <vt:i4>5</vt:i4>
      </vt:variant>
      <vt:variant>
        <vt:lpwstr/>
      </vt:variant>
      <vt:variant>
        <vt:lpwstr>_Toc195523111</vt:lpwstr>
      </vt:variant>
      <vt:variant>
        <vt:i4>1638455</vt:i4>
      </vt:variant>
      <vt:variant>
        <vt:i4>86</vt:i4>
      </vt:variant>
      <vt:variant>
        <vt:i4>0</vt:i4>
      </vt:variant>
      <vt:variant>
        <vt:i4>5</vt:i4>
      </vt:variant>
      <vt:variant>
        <vt:lpwstr/>
      </vt:variant>
      <vt:variant>
        <vt:lpwstr>_Toc195523110</vt:lpwstr>
      </vt:variant>
      <vt:variant>
        <vt:i4>1572919</vt:i4>
      </vt:variant>
      <vt:variant>
        <vt:i4>80</vt:i4>
      </vt:variant>
      <vt:variant>
        <vt:i4>0</vt:i4>
      </vt:variant>
      <vt:variant>
        <vt:i4>5</vt:i4>
      </vt:variant>
      <vt:variant>
        <vt:lpwstr/>
      </vt:variant>
      <vt:variant>
        <vt:lpwstr>_Toc195523109</vt:lpwstr>
      </vt:variant>
      <vt:variant>
        <vt:i4>1572919</vt:i4>
      </vt:variant>
      <vt:variant>
        <vt:i4>74</vt:i4>
      </vt:variant>
      <vt:variant>
        <vt:i4>0</vt:i4>
      </vt:variant>
      <vt:variant>
        <vt:i4>5</vt:i4>
      </vt:variant>
      <vt:variant>
        <vt:lpwstr/>
      </vt:variant>
      <vt:variant>
        <vt:lpwstr>_Toc195523108</vt:lpwstr>
      </vt:variant>
      <vt:variant>
        <vt:i4>1572919</vt:i4>
      </vt:variant>
      <vt:variant>
        <vt:i4>68</vt:i4>
      </vt:variant>
      <vt:variant>
        <vt:i4>0</vt:i4>
      </vt:variant>
      <vt:variant>
        <vt:i4>5</vt:i4>
      </vt:variant>
      <vt:variant>
        <vt:lpwstr/>
      </vt:variant>
      <vt:variant>
        <vt:lpwstr>_Toc195523107</vt:lpwstr>
      </vt:variant>
      <vt:variant>
        <vt:i4>1572919</vt:i4>
      </vt:variant>
      <vt:variant>
        <vt:i4>62</vt:i4>
      </vt:variant>
      <vt:variant>
        <vt:i4>0</vt:i4>
      </vt:variant>
      <vt:variant>
        <vt:i4>5</vt:i4>
      </vt:variant>
      <vt:variant>
        <vt:lpwstr/>
      </vt:variant>
      <vt:variant>
        <vt:lpwstr>_Toc195523106</vt:lpwstr>
      </vt:variant>
      <vt:variant>
        <vt:i4>1572919</vt:i4>
      </vt:variant>
      <vt:variant>
        <vt:i4>56</vt:i4>
      </vt:variant>
      <vt:variant>
        <vt:i4>0</vt:i4>
      </vt:variant>
      <vt:variant>
        <vt:i4>5</vt:i4>
      </vt:variant>
      <vt:variant>
        <vt:lpwstr/>
      </vt:variant>
      <vt:variant>
        <vt:lpwstr>_Toc195523105</vt:lpwstr>
      </vt:variant>
      <vt:variant>
        <vt:i4>1572919</vt:i4>
      </vt:variant>
      <vt:variant>
        <vt:i4>50</vt:i4>
      </vt:variant>
      <vt:variant>
        <vt:i4>0</vt:i4>
      </vt:variant>
      <vt:variant>
        <vt:i4>5</vt:i4>
      </vt:variant>
      <vt:variant>
        <vt:lpwstr/>
      </vt:variant>
      <vt:variant>
        <vt:lpwstr>_Toc195523104</vt:lpwstr>
      </vt:variant>
      <vt:variant>
        <vt:i4>1572919</vt:i4>
      </vt:variant>
      <vt:variant>
        <vt:i4>44</vt:i4>
      </vt:variant>
      <vt:variant>
        <vt:i4>0</vt:i4>
      </vt:variant>
      <vt:variant>
        <vt:i4>5</vt:i4>
      </vt:variant>
      <vt:variant>
        <vt:lpwstr/>
      </vt:variant>
      <vt:variant>
        <vt:lpwstr>_Toc195523103</vt:lpwstr>
      </vt:variant>
      <vt:variant>
        <vt:i4>1572919</vt:i4>
      </vt:variant>
      <vt:variant>
        <vt:i4>38</vt:i4>
      </vt:variant>
      <vt:variant>
        <vt:i4>0</vt:i4>
      </vt:variant>
      <vt:variant>
        <vt:i4>5</vt:i4>
      </vt:variant>
      <vt:variant>
        <vt:lpwstr/>
      </vt:variant>
      <vt:variant>
        <vt:lpwstr>_Toc195523102</vt:lpwstr>
      </vt:variant>
      <vt:variant>
        <vt:i4>1572919</vt:i4>
      </vt:variant>
      <vt:variant>
        <vt:i4>32</vt:i4>
      </vt:variant>
      <vt:variant>
        <vt:i4>0</vt:i4>
      </vt:variant>
      <vt:variant>
        <vt:i4>5</vt:i4>
      </vt:variant>
      <vt:variant>
        <vt:lpwstr/>
      </vt:variant>
      <vt:variant>
        <vt:lpwstr>_Toc195523101</vt:lpwstr>
      </vt:variant>
      <vt:variant>
        <vt:i4>1572919</vt:i4>
      </vt:variant>
      <vt:variant>
        <vt:i4>26</vt:i4>
      </vt:variant>
      <vt:variant>
        <vt:i4>0</vt:i4>
      </vt:variant>
      <vt:variant>
        <vt:i4>5</vt:i4>
      </vt:variant>
      <vt:variant>
        <vt:lpwstr/>
      </vt:variant>
      <vt:variant>
        <vt:lpwstr>_Toc195523100</vt:lpwstr>
      </vt:variant>
      <vt:variant>
        <vt:i4>1114166</vt:i4>
      </vt:variant>
      <vt:variant>
        <vt:i4>20</vt:i4>
      </vt:variant>
      <vt:variant>
        <vt:i4>0</vt:i4>
      </vt:variant>
      <vt:variant>
        <vt:i4>5</vt:i4>
      </vt:variant>
      <vt:variant>
        <vt:lpwstr/>
      </vt:variant>
      <vt:variant>
        <vt:lpwstr>_Toc195523099</vt:lpwstr>
      </vt:variant>
      <vt:variant>
        <vt:i4>1114166</vt:i4>
      </vt:variant>
      <vt:variant>
        <vt:i4>14</vt:i4>
      </vt:variant>
      <vt:variant>
        <vt:i4>0</vt:i4>
      </vt:variant>
      <vt:variant>
        <vt:i4>5</vt:i4>
      </vt:variant>
      <vt:variant>
        <vt:lpwstr/>
      </vt:variant>
      <vt:variant>
        <vt:lpwstr>_Toc195523098</vt:lpwstr>
      </vt:variant>
      <vt:variant>
        <vt:i4>1114166</vt:i4>
      </vt:variant>
      <vt:variant>
        <vt:i4>8</vt:i4>
      </vt:variant>
      <vt:variant>
        <vt:i4>0</vt:i4>
      </vt:variant>
      <vt:variant>
        <vt:i4>5</vt:i4>
      </vt:variant>
      <vt:variant>
        <vt:lpwstr/>
      </vt:variant>
      <vt:variant>
        <vt:lpwstr>_Toc195523097</vt:lpwstr>
      </vt:variant>
      <vt:variant>
        <vt:i4>1114166</vt:i4>
      </vt:variant>
      <vt:variant>
        <vt:i4>2</vt:i4>
      </vt:variant>
      <vt:variant>
        <vt:i4>0</vt:i4>
      </vt:variant>
      <vt:variant>
        <vt:i4>5</vt:i4>
      </vt:variant>
      <vt:variant>
        <vt:lpwstr/>
      </vt:variant>
      <vt:variant>
        <vt:lpwstr>_Toc195523096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para Trabajo de Grado</dc:title>
  <dc:subject>Proyecto de Investigación</dc:subject>
  <dc:creator>John Mendoza Garcia</dc:creator>
  <cp:keywords>Trabajo de Grado</cp:keywords>
  <dc:description>Documento base para la propuesta de trabajo de grado. Ingeniería de Sistemas - Pontificia Universidad Javeriana - Bogotá</dc:description>
  <cp:lastModifiedBy>Eder Mauricio Abello Rodríguez</cp:lastModifiedBy>
  <cp:revision>15</cp:revision>
  <cp:lastPrinted>2018-11-30T12:35:00Z</cp:lastPrinted>
  <dcterms:created xsi:type="dcterms:W3CDTF">2018-11-25T06:37:00Z</dcterms:created>
  <dcterms:modified xsi:type="dcterms:W3CDTF">2018-11-30T12:36:00Z</dcterms:modified>
  <cp:category>Propuesta</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xOneVersion">
    <vt:lpwstr>2.0</vt:lpwstr>
  </property>
  <property fmtid="{D5CDD505-2E9C-101B-9397-08002B2CF9AE}" pid="3" name="CxOneTemplateNotice">
    <vt:lpwstr>Portions Copyright © 2001 Construx Software Builders, Inc.</vt:lpwstr>
  </property>
</Properties>
</file>